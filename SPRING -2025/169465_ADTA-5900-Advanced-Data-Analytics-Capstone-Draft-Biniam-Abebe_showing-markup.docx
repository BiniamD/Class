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F5A917" w14:textId="77777777" w:rsidR="00114E38" w:rsidRPr="00524F1B" w:rsidRDefault="00114E38">
      <w:pPr>
        <w:pStyle w:val="paragraph"/>
        <w:spacing w:before="0" w:beforeAutospacing="0" w:after="0" w:afterAutospacing="0" w:line="480" w:lineRule="auto"/>
        <w:ind w:firstLine="720"/>
        <w:rPr>
          <w:rStyle w:val="normaltextrun"/>
          <w:rFonts w:asciiTheme="minorHAnsi" w:eastAsiaTheme="minorHAnsi" w:hAnsiTheme="minorHAnsi" w:cstheme="minorBidi"/>
          <w:sz w:val="22"/>
          <w:szCs w:val="22"/>
        </w:rPr>
        <w:pPrChange w:id="0" w:author="Art Milch" w:date="2025-04-17T14:48:00Z" w16du:dateUtc="2025-04-17T18:48:00Z">
          <w:pPr>
            <w:pStyle w:val="paragraph"/>
            <w:spacing w:before="0" w:beforeAutospacing="0" w:after="0" w:afterAutospacing="0"/>
            <w:jc w:val="both"/>
          </w:pPr>
        </w:pPrChange>
      </w:pPr>
      <w:bookmarkStart w:id="1" w:name="_Hlk194675279"/>
      <w:bookmarkEnd w:id="1"/>
    </w:p>
    <w:p w14:paraId="456499F7" w14:textId="77777777" w:rsidR="00114E38" w:rsidRPr="00524F1B" w:rsidRDefault="00114E38">
      <w:pPr>
        <w:spacing w:line="480" w:lineRule="auto"/>
        <w:ind w:firstLine="720"/>
        <w:rPr>
          <w:rFonts w:ascii="Times New Roman" w:eastAsia="Times New Roman" w:hAnsi="Times New Roman" w:cs="Times New Roman"/>
          <w:sz w:val="24"/>
          <w:szCs w:val="24"/>
        </w:rPr>
        <w:pPrChange w:id="2" w:author="Art Milch" w:date="2025-04-17T14:48:00Z" w16du:dateUtc="2025-04-17T18:48:00Z">
          <w:pPr>
            <w:jc w:val="both"/>
          </w:pPr>
        </w:pPrChange>
      </w:pPr>
    </w:p>
    <w:p w14:paraId="3F7384ED" w14:textId="77777777" w:rsidR="00114E38" w:rsidRPr="00524F1B" w:rsidRDefault="00114E38">
      <w:pPr>
        <w:spacing w:line="480" w:lineRule="auto"/>
        <w:ind w:firstLine="720"/>
        <w:rPr>
          <w:rFonts w:ascii="Times New Roman" w:eastAsia="Times New Roman" w:hAnsi="Times New Roman" w:cs="Times New Roman"/>
          <w:sz w:val="24"/>
          <w:szCs w:val="24"/>
        </w:rPr>
        <w:pPrChange w:id="3" w:author="Art Milch" w:date="2025-04-17T14:48:00Z" w16du:dateUtc="2025-04-17T18:48:00Z">
          <w:pPr>
            <w:jc w:val="both"/>
          </w:pPr>
        </w:pPrChange>
      </w:pPr>
    </w:p>
    <w:p w14:paraId="4DBF5D07" w14:textId="77777777" w:rsidR="00114E38" w:rsidRPr="00524F1B" w:rsidRDefault="00114E38">
      <w:pPr>
        <w:spacing w:line="480" w:lineRule="auto"/>
        <w:ind w:firstLine="720"/>
        <w:rPr>
          <w:rFonts w:ascii="Times New Roman" w:eastAsia="Times New Roman" w:hAnsi="Times New Roman" w:cs="Times New Roman"/>
          <w:sz w:val="24"/>
          <w:szCs w:val="24"/>
          <w:rPrChange w:id="4" w:author="Art Milch" w:date="2025-04-19T08:50:00Z" w16du:dateUtc="2025-04-19T12:50:00Z">
            <w:rPr>
              <w:rFonts w:ascii="Times New Roman" w:eastAsia="Times New Roman" w:hAnsi="Times New Roman" w:cs="Times New Roman"/>
              <w:sz w:val="32"/>
              <w:szCs w:val="32"/>
            </w:rPr>
          </w:rPrChange>
        </w:rPr>
        <w:pPrChange w:id="5" w:author="Art Milch" w:date="2025-04-17T14:48:00Z" w16du:dateUtc="2025-04-17T18:48:00Z">
          <w:pPr>
            <w:jc w:val="center"/>
          </w:pPr>
        </w:pPrChange>
      </w:pPr>
    </w:p>
    <w:p w14:paraId="4160A2B8" w14:textId="77777777" w:rsidR="00114E38" w:rsidRPr="00524F1B" w:rsidRDefault="00114E38">
      <w:pPr>
        <w:spacing w:line="480" w:lineRule="auto"/>
        <w:ind w:firstLine="720"/>
        <w:jc w:val="center"/>
        <w:rPr>
          <w:rFonts w:ascii="Times New Roman" w:eastAsia="Times New Roman" w:hAnsi="Times New Roman" w:cs="Times New Roman"/>
          <w:sz w:val="24"/>
          <w:szCs w:val="24"/>
          <w:rPrChange w:id="6" w:author="Art Milch" w:date="2025-04-19T08:50:00Z" w16du:dateUtc="2025-04-19T12:50:00Z">
            <w:rPr>
              <w:rFonts w:ascii="Times New Roman" w:eastAsia="Times New Roman" w:hAnsi="Times New Roman" w:cs="Times New Roman"/>
              <w:b/>
              <w:bCs/>
              <w:sz w:val="28"/>
              <w:szCs w:val="28"/>
            </w:rPr>
          </w:rPrChange>
        </w:rPr>
        <w:pPrChange w:id="7" w:author="Art Milch" w:date="2025-04-17T14:48:00Z" w16du:dateUtc="2025-04-17T18:48:00Z">
          <w:pPr>
            <w:jc w:val="center"/>
          </w:pPr>
        </w:pPrChange>
      </w:pPr>
      <w:commentRangeStart w:id="8"/>
      <w:r w:rsidRPr="00524F1B">
        <w:rPr>
          <w:rFonts w:ascii="Times New Roman" w:eastAsia="Times New Roman" w:hAnsi="Times New Roman" w:cs="Times New Roman"/>
          <w:sz w:val="24"/>
          <w:szCs w:val="24"/>
          <w:rPrChange w:id="9" w:author="Art Milch" w:date="2025-04-19T08:50:00Z" w16du:dateUtc="2025-04-19T12:50:00Z">
            <w:rPr>
              <w:rFonts w:ascii="Times New Roman" w:eastAsia="Times New Roman" w:hAnsi="Times New Roman" w:cs="Times New Roman"/>
              <w:b/>
              <w:bCs/>
              <w:sz w:val="28"/>
              <w:szCs w:val="28"/>
            </w:rPr>
          </w:rPrChange>
        </w:rPr>
        <w:t>ADTA</w:t>
      </w:r>
      <w:commentRangeEnd w:id="8"/>
      <w:r w:rsidR="004928F7" w:rsidRPr="00524F1B">
        <w:rPr>
          <w:rStyle w:val="CommentReference"/>
        </w:rPr>
        <w:commentReference w:id="8"/>
      </w:r>
      <w:r w:rsidRPr="00524F1B">
        <w:rPr>
          <w:rFonts w:ascii="Times New Roman" w:eastAsia="Times New Roman" w:hAnsi="Times New Roman" w:cs="Times New Roman"/>
          <w:sz w:val="24"/>
          <w:szCs w:val="24"/>
          <w:rPrChange w:id="10" w:author="Art Milch" w:date="2025-04-19T08:50:00Z" w16du:dateUtc="2025-04-19T12:50:00Z">
            <w:rPr>
              <w:rFonts w:ascii="Times New Roman" w:eastAsia="Times New Roman" w:hAnsi="Times New Roman" w:cs="Times New Roman"/>
              <w:b/>
              <w:bCs/>
              <w:sz w:val="28"/>
              <w:szCs w:val="28"/>
            </w:rPr>
          </w:rPrChange>
        </w:rPr>
        <w:t xml:space="preserve"> 5900 - Advanced Data Analytics Capstone Experience</w:t>
      </w:r>
    </w:p>
    <w:p w14:paraId="334F4A21" w14:textId="77777777" w:rsidR="00114E38" w:rsidRPr="00524F1B" w:rsidRDefault="00114E38">
      <w:pPr>
        <w:spacing w:line="480" w:lineRule="auto"/>
        <w:ind w:firstLine="720"/>
        <w:jc w:val="center"/>
        <w:rPr>
          <w:rFonts w:ascii="Times New Roman" w:eastAsia="Times New Roman" w:hAnsi="Times New Roman" w:cs="Times New Roman"/>
          <w:b/>
          <w:bCs/>
          <w:sz w:val="24"/>
          <w:szCs w:val="24"/>
          <w:rPrChange w:id="11" w:author="Art Milch" w:date="2025-04-19T08:50:00Z" w16du:dateUtc="2025-04-19T12:50:00Z">
            <w:rPr>
              <w:rFonts w:ascii="Times New Roman" w:eastAsia="Times New Roman" w:hAnsi="Times New Roman" w:cs="Times New Roman"/>
              <w:b/>
              <w:bCs/>
              <w:sz w:val="28"/>
              <w:szCs w:val="28"/>
            </w:rPr>
          </w:rPrChange>
        </w:rPr>
        <w:pPrChange w:id="12" w:author="Art Milch" w:date="2025-04-17T14:48:00Z" w16du:dateUtc="2025-04-17T18:48:00Z">
          <w:pPr>
            <w:jc w:val="center"/>
          </w:pPr>
        </w:pPrChange>
      </w:pPr>
      <w:r w:rsidRPr="00524F1B">
        <w:rPr>
          <w:rFonts w:ascii="Times New Roman" w:hAnsi="Times New Roman" w:cs="Times New Roman"/>
          <w:sz w:val="24"/>
          <w:szCs w:val="24"/>
          <w:rPrChange w:id="13" w:author="Art Milch" w:date="2025-04-19T08:50:00Z" w16du:dateUtc="2025-04-19T12:50:00Z">
            <w:rPr>
              <w:rFonts w:ascii="Times New Roman" w:hAnsi="Times New Roman" w:cs="Times New Roman"/>
              <w:sz w:val="28"/>
              <w:szCs w:val="28"/>
            </w:rPr>
          </w:rPrChange>
        </w:rPr>
        <w:br/>
      </w:r>
    </w:p>
    <w:p w14:paraId="03DBB34D" w14:textId="00F78573" w:rsidR="00114E38" w:rsidRPr="00524F1B" w:rsidRDefault="00114E38">
      <w:pPr>
        <w:pStyle w:val="paragraph"/>
        <w:spacing w:before="0" w:beforeAutospacing="0" w:after="0" w:afterAutospacing="0" w:line="480" w:lineRule="auto"/>
        <w:ind w:firstLine="720"/>
        <w:jc w:val="center"/>
        <w:rPr>
          <w:rPrChange w:id="14" w:author="Art Milch" w:date="2025-04-19T08:50:00Z" w16du:dateUtc="2025-04-19T12:50:00Z">
            <w:rPr>
              <w:sz w:val="28"/>
              <w:szCs w:val="28"/>
            </w:rPr>
          </w:rPrChange>
        </w:rPr>
        <w:pPrChange w:id="15" w:author="Art Milch" w:date="2025-04-17T14:48:00Z" w16du:dateUtc="2025-04-17T18:48:00Z">
          <w:pPr>
            <w:pStyle w:val="paragraph"/>
            <w:spacing w:before="0" w:beforeAutospacing="0" w:after="0" w:afterAutospacing="0"/>
            <w:jc w:val="center"/>
          </w:pPr>
        </w:pPrChange>
      </w:pPr>
      <w:r w:rsidRPr="00524F1B">
        <w:rPr>
          <w:b/>
          <w:bCs/>
          <w:kern w:val="2"/>
          <w14:ligatures w14:val="standardContextual"/>
          <w:rPrChange w:id="16" w:author="Art Milch" w:date="2025-04-19T08:50:00Z" w16du:dateUtc="2025-04-19T12:50:00Z">
            <w:rPr>
              <w:b/>
              <w:bCs/>
              <w:kern w:val="2"/>
              <w:sz w:val="28"/>
              <w:szCs w:val="28"/>
              <w14:ligatures w14:val="standardContextual"/>
            </w:rPr>
          </w:rPrChange>
        </w:rPr>
        <w:t>Deep Learning for Enhanced Trading</w:t>
      </w:r>
      <w:commentRangeStart w:id="17"/>
      <w:ins w:id="18" w:author="Art Milch" w:date="2025-04-19T15:37:00Z" w16du:dateUtc="2025-04-19T19:37:00Z">
        <w:r w:rsidR="00BF5D6A">
          <w:rPr>
            <w:b/>
            <w:bCs/>
            <w:kern w:val="2"/>
            <w14:ligatures w14:val="standardContextual"/>
          </w:rPr>
          <w:t>-</w:t>
        </w:r>
      </w:ins>
      <w:commentRangeEnd w:id="17"/>
      <w:ins w:id="19" w:author="Art Milch" w:date="2025-04-19T15:39:00Z" w16du:dateUtc="2025-04-19T19:39:00Z">
        <w:r w:rsidR="004D246E">
          <w:rPr>
            <w:rStyle w:val="CommentReference"/>
            <w:rFonts w:asciiTheme="minorHAnsi" w:eastAsiaTheme="minorHAnsi" w:hAnsiTheme="minorHAnsi" w:cstheme="minorBidi"/>
          </w:rPr>
          <w:commentReference w:id="17"/>
        </w:r>
      </w:ins>
      <w:del w:id="20" w:author="Art Milch" w:date="2025-04-19T15:37:00Z" w16du:dateUtc="2025-04-19T19:37:00Z">
        <w:r w:rsidRPr="00524F1B" w:rsidDel="00BF5D6A">
          <w:rPr>
            <w:b/>
            <w:bCs/>
            <w:kern w:val="2"/>
            <w14:ligatures w14:val="standardContextual"/>
            <w:rPrChange w:id="21" w:author="Art Milch" w:date="2025-04-19T08:50:00Z" w16du:dateUtc="2025-04-19T12:50:00Z">
              <w:rPr>
                <w:b/>
                <w:bCs/>
                <w:kern w:val="2"/>
                <w:sz w:val="28"/>
                <w:szCs w:val="28"/>
                <w14:ligatures w14:val="standardContextual"/>
              </w:rPr>
            </w:rPrChange>
          </w:rPr>
          <w:delText xml:space="preserve"> </w:delText>
        </w:r>
      </w:del>
      <w:r w:rsidRPr="00524F1B">
        <w:rPr>
          <w:b/>
          <w:bCs/>
          <w:kern w:val="2"/>
          <w14:ligatures w14:val="standardContextual"/>
          <w:rPrChange w:id="22" w:author="Art Milch" w:date="2025-04-19T08:50:00Z" w16du:dateUtc="2025-04-19T12:50:00Z">
            <w:rPr>
              <w:b/>
              <w:bCs/>
              <w:kern w:val="2"/>
              <w:sz w:val="28"/>
              <w:szCs w:val="28"/>
              <w14:ligatures w14:val="standardContextual"/>
            </w:rPr>
          </w:rPrChange>
        </w:rPr>
        <w:t xml:space="preserve">Signal Generation: </w:t>
      </w:r>
      <w:r w:rsidRPr="00524F1B">
        <w:rPr>
          <w:b/>
          <w:bCs/>
          <w:kern w:val="2"/>
          <w14:ligatures w14:val="standardContextual"/>
          <w:rPrChange w:id="23" w:author="Art Milch" w:date="2025-04-19T08:50:00Z" w16du:dateUtc="2025-04-19T12:50:00Z">
            <w:rPr>
              <w:b/>
              <w:bCs/>
              <w:kern w:val="2"/>
              <w:sz w:val="28"/>
              <w:szCs w:val="28"/>
              <w14:ligatures w14:val="standardContextual"/>
            </w:rPr>
          </w:rPrChange>
        </w:rPr>
        <w:br/>
      </w:r>
      <w:r w:rsidR="00141F64" w:rsidRPr="00524F1B">
        <w:rPr>
          <w:b/>
          <w:bCs/>
          <w:kern w:val="2"/>
          <w14:ligatures w14:val="standardContextual"/>
          <w:rPrChange w:id="24" w:author="Art Milch" w:date="2025-04-19T08:50:00Z" w16du:dateUtc="2025-04-19T12:50:00Z">
            <w:rPr>
              <w:b/>
              <w:bCs/>
              <w:kern w:val="2"/>
              <w:sz w:val="28"/>
              <w:szCs w:val="28"/>
              <w14:ligatures w14:val="standardContextual"/>
            </w:rPr>
          </w:rPrChange>
        </w:rPr>
        <w:t>A Hybrid CNN-BiLSTM Model with Attention Mechanism for Stock Market Prediction and Trading</w:t>
      </w:r>
      <w:ins w:id="25" w:author="Art Milch" w:date="2025-04-19T15:37:00Z" w16du:dateUtc="2025-04-19T19:37:00Z">
        <w:r w:rsidR="00BF5D6A">
          <w:rPr>
            <w:b/>
            <w:bCs/>
            <w:kern w:val="2"/>
            <w14:ligatures w14:val="standardContextual"/>
          </w:rPr>
          <w:t>-</w:t>
        </w:r>
      </w:ins>
      <w:del w:id="26" w:author="Art Milch" w:date="2025-04-19T15:37:00Z" w16du:dateUtc="2025-04-19T19:37:00Z">
        <w:r w:rsidR="00141F64" w:rsidRPr="00524F1B" w:rsidDel="00BF5D6A">
          <w:rPr>
            <w:b/>
            <w:bCs/>
            <w:kern w:val="2"/>
            <w14:ligatures w14:val="standardContextual"/>
            <w:rPrChange w:id="27" w:author="Art Milch" w:date="2025-04-19T08:50:00Z" w16du:dateUtc="2025-04-19T12:50:00Z">
              <w:rPr>
                <w:b/>
                <w:bCs/>
                <w:kern w:val="2"/>
                <w:sz w:val="28"/>
                <w:szCs w:val="28"/>
                <w14:ligatures w14:val="standardContextual"/>
              </w:rPr>
            </w:rPrChange>
          </w:rPr>
          <w:delText xml:space="preserve"> </w:delText>
        </w:r>
      </w:del>
      <w:r w:rsidR="00141F64" w:rsidRPr="00524F1B">
        <w:rPr>
          <w:b/>
          <w:bCs/>
          <w:kern w:val="2"/>
          <w14:ligatures w14:val="standardContextual"/>
          <w:rPrChange w:id="28" w:author="Art Milch" w:date="2025-04-19T08:50:00Z" w16du:dateUtc="2025-04-19T12:50:00Z">
            <w:rPr>
              <w:b/>
              <w:bCs/>
              <w:kern w:val="2"/>
              <w:sz w:val="28"/>
              <w:szCs w:val="28"/>
              <w14:ligatures w14:val="standardContextual"/>
            </w:rPr>
          </w:rPrChange>
        </w:rPr>
        <w:t>Signal Generation</w:t>
      </w:r>
    </w:p>
    <w:p w14:paraId="1E7A4640" w14:textId="77777777" w:rsidR="00114E38" w:rsidRPr="00524F1B" w:rsidRDefault="00114E38">
      <w:pPr>
        <w:pStyle w:val="paragraph"/>
        <w:spacing w:before="0" w:beforeAutospacing="0" w:after="0" w:afterAutospacing="0" w:line="480" w:lineRule="auto"/>
        <w:ind w:firstLine="720"/>
        <w:jc w:val="center"/>
        <w:rPr>
          <w:rPrChange w:id="29" w:author="Art Milch" w:date="2025-04-19T08:50:00Z" w16du:dateUtc="2025-04-19T12:50:00Z">
            <w:rPr>
              <w:sz w:val="28"/>
              <w:szCs w:val="28"/>
            </w:rPr>
          </w:rPrChange>
        </w:rPr>
        <w:pPrChange w:id="30" w:author="Art Milch" w:date="2025-04-17T14:48:00Z" w16du:dateUtc="2025-04-17T18:48:00Z">
          <w:pPr>
            <w:pStyle w:val="paragraph"/>
            <w:spacing w:before="0" w:beforeAutospacing="0" w:after="0" w:afterAutospacing="0"/>
            <w:jc w:val="both"/>
          </w:pPr>
        </w:pPrChange>
      </w:pPr>
    </w:p>
    <w:p w14:paraId="53E5BE58" w14:textId="6162CED9" w:rsidR="00114E38" w:rsidRPr="00524F1B" w:rsidDel="00C17F02" w:rsidRDefault="00114E38">
      <w:pPr>
        <w:pStyle w:val="paragraph"/>
        <w:spacing w:before="0" w:beforeAutospacing="0" w:after="0" w:afterAutospacing="0" w:line="480" w:lineRule="auto"/>
        <w:ind w:firstLine="720"/>
        <w:rPr>
          <w:del w:id="31" w:author="Art Milch" w:date="2025-04-17T14:58:00Z" w16du:dateUtc="2025-04-17T18:58:00Z"/>
          <w:rPrChange w:id="32" w:author="Art Milch" w:date="2025-04-19T08:50:00Z" w16du:dateUtc="2025-04-19T12:50:00Z">
            <w:rPr>
              <w:del w:id="33" w:author="Art Milch" w:date="2025-04-17T14:58:00Z" w16du:dateUtc="2025-04-17T18:58:00Z"/>
              <w:sz w:val="28"/>
              <w:szCs w:val="28"/>
            </w:rPr>
          </w:rPrChange>
        </w:rPr>
        <w:pPrChange w:id="34" w:author="Art Milch" w:date="2025-04-17T14:48:00Z" w16du:dateUtc="2025-04-17T18:48:00Z">
          <w:pPr>
            <w:pStyle w:val="paragraph"/>
            <w:spacing w:before="0" w:beforeAutospacing="0" w:after="0" w:afterAutospacing="0"/>
            <w:jc w:val="both"/>
          </w:pPr>
        </w:pPrChange>
      </w:pPr>
    </w:p>
    <w:p w14:paraId="2FC41F8B" w14:textId="48C7ED0E" w:rsidR="00114E38" w:rsidRPr="00524F1B" w:rsidDel="00C17F02" w:rsidRDefault="00114E38">
      <w:pPr>
        <w:pStyle w:val="paragraph"/>
        <w:spacing w:before="0" w:beforeAutospacing="0" w:after="0" w:afterAutospacing="0" w:line="480" w:lineRule="auto"/>
        <w:ind w:firstLine="720"/>
        <w:rPr>
          <w:del w:id="35" w:author="Art Milch" w:date="2025-04-17T14:58:00Z" w16du:dateUtc="2025-04-17T18:58:00Z"/>
          <w:rPrChange w:id="36" w:author="Art Milch" w:date="2025-04-19T08:50:00Z" w16du:dateUtc="2025-04-19T12:50:00Z">
            <w:rPr>
              <w:del w:id="37" w:author="Art Milch" w:date="2025-04-17T14:58:00Z" w16du:dateUtc="2025-04-17T18:58:00Z"/>
              <w:sz w:val="28"/>
              <w:szCs w:val="28"/>
            </w:rPr>
          </w:rPrChange>
        </w:rPr>
        <w:pPrChange w:id="38" w:author="Art Milch" w:date="2025-04-17T14:48:00Z" w16du:dateUtc="2025-04-17T18:48:00Z">
          <w:pPr>
            <w:pStyle w:val="paragraph"/>
            <w:spacing w:before="0" w:beforeAutospacing="0" w:after="0" w:afterAutospacing="0"/>
            <w:jc w:val="both"/>
          </w:pPr>
        </w:pPrChange>
      </w:pPr>
    </w:p>
    <w:p w14:paraId="11FAEEB7" w14:textId="62B54148" w:rsidR="00114E38" w:rsidRPr="00524F1B" w:rsidDel="00C17F02" w:rsidRDefault="00114E38">
      <w:pPr>
        <w:pStyle w:val="paragraph"/>
        <w:spacing w:before="0" w:beforeAutospacing="0" w:after="0" w:afterAutospacing="0" w:line="480" w:lineRule="auto"/>
        <w:ind w:firstLine="720"/>
        <w:rPr>
          <w:del w:id="39" w:author="Art Milch" w:date="2025-04-17T14:58:00Z" w16du:dateUtc="2025-04-17T18:58:00Z"/>
          <w:rPrChange w:id="40" w:author="Art Milch" w:date="2025-04-19T08:50:00Z" w16du:dateUtc="2025-04-19T12:50:00Z">
            <w:rPr>
              <w:del w:id="41" w:author="Art Milch" w:date="2025-04-17T14:58:00Z" w16du:dateUtc="2025-04-17T18:58:00Z"/>
              <w:sz w:val="28"/>
              <w:szCs w:val="28"/>
            </w:rPr>
          </w:rPrChange>
        </w:rPr>
        <w:pPrChange w:id="42" w:author="Art Milch" w:date="2025-04-17T14:48:00Z" w16du:dateUtc="2025-04-17T18:48:00Z">
          <w:pPr>
            <w:pStyle w:val="paragraph"/>
            <w:spacing w:before="0" w:beforeAutospacing="0" w:after="0" w:afterAutospacing="0"/>
            <w:jc w:val="both"/>
          </w:pPr>
        </w:pPrChange>
      </w:pPr>
    </w:p>
    <w:p w14:paraId="62A4A670" w14:textId="03BA9DBA" w:rsidR="00114E38" w:rsidRPr="00524F1B" w:rsidDel="00C17F02" w:rsidRDefault="00114E38">
      <w:pPr>
        <w:pStyle w:val="paragraph"/>
        <w:spacing w:before="0" w:beforeAutospacing="0" w:after="0" w:afterAutospacing="0" w:line="480" w:lineRule="auto"/>
        <w:ind w:firstLine="720"/>
        <w:rPr>
          <w:del w:id="43" w:author="Art Milch" w:date="2025-04-17T14:58:00Z" w16du:dateUtc="2025-04-17T18:58:00Z"/>
          <w:rPrChange w:id="44" w:author="Art Milch" w:date="2025-04-19T08:50:00Z" w16du:dateUtc="2025-04-19T12:50:00Z">
            <w:rPr>
              <w:del w:id="45" w:author="Art Milch" w:date="2025-04-17T14:58:00Z" w16du:dateUtc="2025-04-17T18:58:00Z"/>
              <w:sz w:val="28"/>
              <w:szCs w:val="28"/>
            </w:rPr>
          </w:rPrChange>
        </w:rPr>
        <w:pPrChange w:id="46" w:author="Art Milch" w:date="2025-04-17T14:48:00Z" w16du:dateUtc="2025-04-17T18:48:00Z">
          <w:pPr>
            <w:pStyle w:val="paragraph"/>
            <w:spacing w:before="0" w:beforeAutospacing="0" w:after="0" w:afterAutospacing="0"/>
            <w:jc w:val="both"/>
          </w:pPr>
        </w:pPrChange>
      </w:pPr>
    </w:p>
    <w:p w14:paraId="61920D39" w14:textId="6E34A926" w:rsidR="00114E38" w:rsidRPr="00524F1B" w:rsidDel="00C17F02" w:rsidRDefault="00114E38">
      <w:pPr>
        <w:pStyle w:val="paragraph"/>
        <w:spacing w:before="0" w:beforeAutospacing="0" w:after="0" w:afterAutospacing="0" w:line="480" w:lineRule="auto"/>
        <w:ind w:firstLine="720"/>
        <w:rPr>
          <w:del w:id="47" w:author="Art Milch" w:date="2025-04-17T14:58:00Z" w16du:dateUtc="2025-04-17T18:58:00Z"/>
          <w:rPrChange w:id="48" w:author="Art Milch" w:date="2025-04-19T08:50:00Z" w16du:dateUtc="2025-04-19T12:50:00Z">
            <w:rPr>
              <w:del w:id="49" w:author="Art Milch" w:date="2025-04-17T14:58:00Z" w16du:dateUtc="2025-04-17T18:58:00Z"/>
              <w:sz w:val="28"/>
              <w:szCs w:val="28"/>
            </w:rPr>
          </w:rPrChange>
        </w:rPr>
        <w:pPrChange w:id="50" w:author="Art Milch" w:date="2025-04-17T14:48:00Z" w16du:dateUtc="2025-04-17T18:48:00Z">
          <w:pPr>
            <w:pStyle w:val="paragraph"/>
            <w:spacing w:before="0" w:beforeAutospacing="0" w:after="0" w:afterAutospacing="0"/>
            <w:jc w:val="both"/>
          </w:pPr>
        </w:pPrChange>
      </w:pPr>
    </w:p>
    <w:p w14:paraId="3B122B2F" w14:textId="70C3B7FE" w:rsidR="00BA56D7" w:rsidRPr="00524F1B" w:rsidDel="00C17F02" w:rsidRDefault="00BA56D7">
      <w:pPr>
        <w:pStyle w:val="paragraph"/>
        <w:spacing w:before="0" w:beforeAutospacing="0" w:after="0" w:afterAutospacing="0" w:line="480" w:lineRule="auto"/>
        <w:ind w:firstLine="720"/>
        <w:rPr>
          <w:del w:id="51" w:author="Art Milch" w:date="2025-04-17T14:58:00Z" w16du:dateUtc="2025-04-17T18:58:00Z"/>
          <w:rPrChange w:id="52" w:author="Art Milch" w:date="2025-04-19T08:50:00Z" w16du:dateUtc="2025-04-19T12:50:00Z">
            <w:rPr>
              <w:del w:id="53" w:author="Art Milch" w:date="2025-04-17T14:58:00Z" w16du:dateUtc="2025-04-17T18:58:00Z"/>
              <w:sz w:val="28"/>
              <w:szCs w:val="28"/>
            </w:rPr>
          </w:rPrChange>
        </w:rPr>
        <w:pPrChange w:id="54" w:author="Art Milch" w:date="2025-04-17T14:48:00Z" w16du:dateUtc="2025-04-17T18:48:00Z">
          <w:pPr>
            <w:pStyle w:val="paragraph"/>
            <w:spacing w:before="0" w:beforeAutospacing="0" w:after="0" w:afterAutospacing="0"/>
            <w:jc w:val="both"/>
          </w:pPr>
        </w:pPrChange>
      </w:pPr>
    </w:p>
    <w:p w14:paraId="446163E5" w14:textId="26BC5D57" w:rsidR="00BA56D7" w:rsidRPr="00524F1B" w:rsidDel="00C17F02" w:rsidRDefault="00BA56D7">
      <w:pPr>
        <w:pStyle w:val="paragraph"/>
        <w:spacing w:before="0" w:beforeAutospacing="0" w:after="0" w:afterAutospacing="0" w:line="480" w:lineRule="auto"/>
        <w:ind w:firstLine="720"/>
        <w:rPr>
          <w:del w:id="55" w:author="Art Milch" w:date="2025-04-17T14:58:00Z" w16du:dateUtc="2025-04-17T18:58:00Z"/>
          <w:rPrChange w:id="56" w:author="Art Milch" w:date="2025-04-19T08:50:00Z" w16du:dateUtc="2025-04-19T12:50:00Z">
            <w:rPr>
              <w:del w:id="57" w:author="Art Milch" w:date="2025-04-17T14:58:00Z" w16du:dateUtc="2025-04-17T18:58:00Z"/>
              <w:sz w:val="28"/>
              <w:szCs w:val="28"/>
            </w:rPr>
          </w:rPrChange>
        </w:rPr>
        <w:pPrChange w:id="58" w:author="Art Milch" w:date="2025-04-17T14:48:00Z" w16du:dateUtc="2025-04-17T18:48:00Z">
          <w:pPr>
            <w:pStyle w:val="paragraph"/>
            <w:spacing w:before="0" w:beforeAutospacing="0" w:after="0" w:afterAutospacing="0"/>
            <w:jc w:val="both"/>
          </w:pPr>
        </w:pPrChange>
      </w:pPr>
    </w:p>
    <w:p w14:paraId="02A4403C" w14:textId="77777777" w:rsidR="00D84E1D" w:rsidRPr="00524F1B" w:rsidRDefault="00D84E1D">
      <w:pPr>
        <w:pStyle w:val="paragraph"/>
        <w:spacing w:before="0" w:beforeAutospacing="0" w:after="0" w:afterAutospacing="0" w:line="480" w:lineRule="auto"/>
        <w:ind w:firstLine="720"/>
        <w:rPr>
          <w:rPrChange w:id="59" w:author="Art Milch" w:date="2025-04-19T08:50:00Z" w16du:dateUtc="2025-04-19T12:50:00Z">
            <w:rPr>
              <w:sz w:val="28"/>
              <w:szCs w:val="28"/>
            </w:rPr>
          </w:rPrChange>
        </w:rPr>
        <w:pPrChange w:id="60" w:author="Art Milch" w:date="2025-04-17T14:48:00Z" w16du:dateUtc="2025-04-17T18:48:00Z">
          <w:pPr>
            <w:pStyle w:val="paragraph"/>
            <w:spacing w:before="0" w:beforeAutospacing="0" w:after="0" w:afterAutospacing="0"/>
            <w:jc w:val="both"/>
          </w:pPr>
        </w:pPrChange>
      </w:pPr>
    </w:p>
    <w:p w14:paraId="6742343C" w14:textId="77777777" w:rsidR="00BA56D7" w:rsidRPr="00524F1B" w:rsidRDefault="00BA56D7">
      <w:pPr>
        <w:spacing w:line="480" w:lineRule="auto"/>
        <w:ind w:firstLine="720"/>
        <w:jc w:val="center"/>
        <w:rPr>
          <w:rFonts w:ascii="Times New Roman" w:hAnsi="Times New Roman" w:cs="Times New Roman"/>
          <w:sz w:val="24"/>
          <w:szCs w:val="24"/>
          <w:rPrChange w:id="61" w:author="Art Milch" w:date="2025-04-19T08:50:00Z" w16du:dateUtc="2025-04-19T12:50:00Z">
            <w:rPr>
              <w:rFonts w:ascii="Times New Roman" w:hAnsi="Times New Roman" w:cs="Times New Roman"/>
              <w:b/>
              <w:bCs/>
              <w:sz w:val="28"/>
              <w:szCs w:val="28"/>
            </w:rPr>
          </w:rPrChange>
        </w:rPr>
        <w:pPrChange w:id="62" w:author="Art Milch" w:date="2025-04-17T14:48:00Z" w16du:dateUtc="2025-04-17T18:48:00Z">
          <w:pPr>
            <w:jc w:val="center"/>
          </w:pPr>
        </w:pPrChange>
      </w:pPr>
      <w:r w:rsidRPr="00524F1B">
        <w:rPr>
          <w:rFonts w:ascii="Times New Roman" w:hAnsi="Times New Roman" w:cs="Times New Roman"/>
          <w:sz w:val="24"/>
          <w:szCs w:val="24"/>
          <w:rPrChange w:id="63" w:author="Art Milch" w:date="2025-04-19T08:50:00Z" w16du:dateUtc="2025-04-19T12:50:00Z">
            <w:rPr>
              <w:rFonts w:ascii="Times New Roman" w:hAnsi="Times New Roman" w:cs="Times New Roman"/>
              <w:b/>
              <w:bCs/>
              <w:sz w:val="28"/>
              <w:szCs w:val="28"/>
            </w:rPr>
          </w:rPrChange>
        </w:rPr>
        <w:t>Biniam Abebe</w:t>
      </w:r>
    </w:p>
    <w:p w14:paraId="71DADF26" w14:textId="0EA4DF53" w:rsidR="00BA56D7" w:rsidRPr="00524F1B" w:rsidRDefault="00BA56D7">
      <w:pPr>
        <w:spacing w:line="480" w:lineRule="auto"/>
        <w:ind w:firstLine="720"/>
        <w:jc w:val="center"/>
        <w:rPr>
          <w:rFonts w:ascii="Times New Roman" w:hAnsi="Times New Roman" w:cs="Times New Roman"/>
          <w:sz w:val="24"/>
          <w:szCs w:val="24"/>
          <w:rPrChange w:id="64" w:author="Art Milch" w:date="2025-04-19T08:50:00Z" w16du:dateUtc="2025-04-19T12:50:00Z">
            <w:rPr>
              <w:rFonts w:ascii="Times New Roman" w:hAnsi="Times New Roman" w:cs="Times New Roman"/>
              <w:b/>
              <w:bCs/>
              <w:sz w:val="28"/>
              <w:szCs w:val="28"/>
            </w:rPr>
          </w:rPrChange>
        </w:rPr>
        <w:pPrChange w:id="65" w:author="Art Milch" w:date="2025-04-17T14:48:00Z" w16du:dateUtc="2025-04-17T18:48:00Z">
          <w:pPr>
            <w:jc w:val="center"/>
          </w:pPr>
        </w:pPrChange>
      </w:pPr>
      <w:r w:rsidRPr="00524F1B">
        <w:rPr>
          <w:rFonts w:ascii="Times New Roman" w:eastAsia="Times New Roman" w:hAnsi="Times New Roman" w:cs="Times New Roman"/>
          <w:sz w:val="24"/>
          <w:szCs w:val="24"/>
          <w:rPrChange w:id="66" w:author="Art Milch" w:date="2025-04-19T08:50:00Z" w16du:dateUtc="2025-04-19T12:50:00Z">
            <w:rPr>
              <w:rFonts w:ascii="Times New Roman" w:eastAsia="Times New Roman" w:hAnsi="Times New Roman" w:cs="Times New Roman"/>
              <w:b/>
              <w:bCs/>
              <w:sz w:val="28"/>
              <w:szCs w:val="28"/>
            </w:rPr>
          </w:rPrChange>
        </w:rPr>
        <w:t>University of North Texas</w:t>
      </w:r>
    </w:p>
    <w:p w14:paraId="74AFB095" w14:textId="77777777" w:rsidR="00BA56D7" w:rsidRPr="00524F1B" w:rsidRDefault="00BA56D7">
      <w:pPr>
        <w:spacing w:line="480" w:lineRule="auto"/>
        <w:ind w:firstLine="720"/>
        <w:jc w:val="center"/>
        <w:rPr>
          <w:rFonts w:ascii="Times New Roman" w:hAnsi="Times New Roman" w:cs="Times New Roman"/>
          <w:sz w:val="24"/>
          <w:szCs w:val="24"/>
          <w:rPrChange w:id="67" w:author="Art Milch" w:date="2025-04-19T08:50:00Z" w16du:dateUtc="2025-04-19T12:50:00Z">
            <w:rPr>
              <w:rFonts w:ascii="Times New Roman" w:hAnsi="Times New Roman" w:cs="Times New Roman"/>
              <w:b/>
              <w:bCs/>
              <w:sz w:val="28"/>
              <w:szCs w:val="28"/>
            </w:rPr>
          </w:rPrChange>
        </w:rPr>
        <w:pPrChange w:id="68" w:author="Art Milch" w:date="2025-04-17T14:48:00Z" w16du:dateUtc="2025-04-17T18:48:00Z">
          <w:pPr>
            <w:jc w:val="center"/>
          </w:pPr>
        </w:pPrChange>
      </w:pPr>
      <w:r w:rsidRPr="00524F1B">
        <w:rPr>
          <w:rFonts w:ascii="Times New Roman" w:hAnsi="Times New Roman" w:cs="Times New Roman"/>
          <w:sz w:val="24"/>
          <w:szCs w:val="24"/>
          <w:rPrChange w:id="69" w:author="Art Milch" w:date="2025-04-19T08:50:00Z" w16du:dateUtc="2025-04-19T12:50:00Z">
            <w:rPr>
              <w:rFonts w:ascii="Times New Roman" w:hAnsi="Times New Roman" w:cs="Times New Roman"/>
              <w:b/>
              <w:bCs/>
              <w:sz w:val="28"/>
              <w:szCs w:val="28"/>
            </w:rPr>
          </w:rPrChange>
        </w:rPr>
        <w:t>Denton, Texas</w:t>
      </w:r>
    </w:p>
    <w:p w14:paraId="13164708" w14:textId="0C351858" w:rsidR="00BA56D7" w:rsidRPr="00524F1B" w:rsidDel="00C17F02" w:rsidRDefault="00BA56D7">
      <w:pPr>
        <w:pStyle w:val="paragraph"/>
        <w:spacing w:before="0" w:beforeAutospacing="0" w:after="0" w:afterAutospacing="0" w:line="480" w:lineRule="auto"/>
        <w:ind w:firstLine="720"/>
        <w:rPr>
          <w:del w:id="70" w:author="Art Milch" w:date="2025-04-17T14:58:00Z" w16du:dateUtc="2025-04-17T18:58:00Z"/>
          <w:rPrChange w:id="71" w:author="Art Milch" w:date="2025-04-19T08:50:00Z" w16du:dateUtc="2025-04-19T12:50:00Z">
            <w:rPr>
              <w:del w:id="72" w:author="Art Milch" w:date="2025-04-17T14:58:00Z" w16du:dateUtc="2025-04-17T18:58:00Z"/>
              <w:sz w:val="28"/>
              <w:szCs w:val="28"/>
            </w:rPr>
          </w:rPrChange>
        </w:rPr>
        <w:pPrChange w:id="73" w:author="Art Milch" w:date="2025-04-17T14:48:00Z" w16du:dateUtc="2025-04-17T18:48:00Z">
          <w:pPr>
            <w:pStyle w:val="paragraph"/>
            <w:spacing w:before="0" w:beforeAutospacing="0" w:after="0" w:afterAutospacing="0"/>
            <w:jc w:val="both"/>
          </w:pPr>
        </w:pPrChange>
      </w:pPr>
    </w:p>
    <w:p w14:paraId="58AFBDF8" w14:textId="5633DB8C" w:rsidR="00BA56D7" w:rsidRPr="00524F1B" w:rsidDel="00C17F02" w:rsidRDefault="00BA56D7">
      <w:pPr>
        <w:pStyle w:val="paragraph"/>
        <w:spacing w:before="0" w:beforeAutospacing="0" w:after="0" w:afterAutospacing="0" w:line="480" w:lineRule="auto"/>
        <w:ind w:firstLine="720"/>
        <w:rPr>
          <w:del w:id="74" w:author="Art Milch" w:date="2025-04-17T14:58:00Z" w16du:dateUtc="2025-04-17T18:58:00Z"/>
          <w:rPrChange w:id="75" w:author="Art Milch" w:date="2025-04-19T08:50:00Z" w16du:dateUtc="2025-04-19T12:50:00Z">
            <w:rPr>
              <w:del w:id="76" w:author="Art Milch" w:date="2025-04-17T14:58:00Z" w16du:dateUtc="2025-04-17T18:58:00Z"/>
              <w:sz w:val="28"/>
              <w:szCs w:val="28"/>
            </w:rPr>
          </w:rPrChange>
        </w:rPr>
        <w:pPrChange w:id="77" w:author="Art Milch" w:date="2025-04-17T14:48:00Z" w16du:dateUtc="2025-04-17T18:48:00Z">
          <w:pPr>
            <w:pStyle w:val="paragraph"/>
            <w:spacing w:before="0" w:beforeAutospacing="0" w:after="0" w:afterAutospacing="0"/>
            <w:jc w:val="both"/>
          </w:pPr>
        </w:pPrChange>
      </w:pPr>
    </w:p>
    <w:p w14:paraId="6917B88B" w14:textId="77777777" w:rsidR="00BA56D7" w:rsidRPr="00524F1B" w:rsidRDefault="00BA56D7">
      <w:pPr>
        <w:pStyle w:val="paragraph"/>
        <w:spacing w:before="0" w:beforeAutospacing="0" w:after="0" w:afterAutospacing="0" w:line="480" w:lineRule="auto"/>
        <w:ind w:firstLine="720"/>
        <w:rPr>
          <w:rPrChange w:id="78" w:author="Art Milch" w:date="2025-04-19T08:50:00Z" w16du:dateUtc="2025-04-19T12:50:00Z">
            <w:rPr>
              <w:sz w:val="28"/>
              <w:szCs w:val="28"/>
            </w:rPr>
          </w:rPrChange>
        </w:rPr>
        <w:pPrChange w:id="79" w:author="Art Milch" w:date="2025-04-17T14:48:00Z" w16du:dateUtc="2025-04-17T18:48:00Z">
          <w:pPr>
            <w:pStyle w:val="paragraph"/>
            <w:spacing w:before="0" w:beforeAutospacing="0" w:after="0" w:afterAutospacing="0"/>
            <w:jc w:val="both"/>
          </w:pPr>
        </w:pPrChange>
      </w:pPr>
    </w:p>
    <w:p w14:paraId="4E0FAA73" w14:textId="77777777" w:rsidR="00BA56D7" w:rsidRPr="00524F1B" w:rsidRDefault="00BA56D7">
      <w:pPr>
        <w:pStyle w:val="paragraph"/>
        <w:spacing w:before="0" w:beforeAutospacing="0" w:after="0" w:afterAutospacing="0" w:line="480" w:lineRule="auto"/>
        <w:ind w:firstLine="720"/>
        <w:rPr>
          <w:rPrChange w:id="80" w:author="Art Milch" w:date="2025-04-19T08:50:00Z" w16du:dateUtc="2025-04-19T12:50:00Z">
            <w:rPr>
              <w:sz w:val="28"/>
              <w:szCs w:val="28"/>
            </w:rPr>
          </w:rPrChange>
        </w:rPr>
        <w:pPrChange w:id="81" w:author="Art Milch" w:date="2025-04-17T14:48:00Z" w16du:dateUtc="2025-04-17T18:48:00Z">
          <w:pPr>
            <w:pStyle w:val="paragraph"/>
            <w:spacing w:before="0" w:beforeAutospacing="0" w:after="0" w:afterAutospacing="0"/>
            <w:jc w:val="both"/>
          </w:pPr>
        </w:pPrChange>
      </w:pPr>
    </w:p>
    <w:p w14:paraId="4A0AE494" w14:textId="77777777" w:rsidR="00BA56D7" w:rsidRPr="00524F1B" w:rsidRDefault="00BA56D7">
      <w:pPr>
        <w:pStyle w:val="paragraph"/>
        <w:spacing w:before="0" w:beforeAutospacing="0" w:after="0" w:afterAutospacing="0" w:line="480" w:lineRule="auto"/>
        <w:ind w:firstLine="720"/>
        <w:rPr>
          <w:rPrChange w:id="82" w:author="Art Milch" w:date="2025-04-19T08:50:00Z" w16du:dateUtc="2025-04-19T12:50:00Z">
            <w:rPr>
              <w:sz w:val="28"/>
              <w:szCs w:val="28"/>
            </w:rPr>
          </w:rPrChange>
        </w:rPr>
        <w:pPrChange w:id="83" w:author="Art Milch" w:date="2025-04-17T14:48:00Z" w16du:dateUtc="2025-04-17T18:48:00Z">
          <w:pPr>
            <w:pStyle w:val="paragraph"/>
            <w:spacing w:before="0" w:beforeAutospacing="0" w:after="0" w:afterAutospacing="0"/>
            <w:jc w:val="both"/>
          </w:pPr>
        </w:pPrChange>
      </w:pPr>
    </w:p>
    <w:p w14:paraId="1EEFE3B3" w14:textId="77777777" w:rsidR="00BA56D7" w:rsidRPr="00524F1B" w:rsidRDefault="00BA56D7">
      <w:pPr>
        <w:pStyle w:val="paragraph"/>
        <w:spacing w:before="0" w:beforeAutospacing="0" w:after="0" w:afterAutospacing="0" w:line="480" w:lineRule="auto"/>
        <w:ind w:firstLine="720"/>
        <w:rPr>
          <w:rPrChange w:id="84" w:author="Art Milch" w:date="2025-04-19T08:50:00Z" w16du:dateUtc="2025-04-19T12:50:00Z">
            <w:rPr>
              <w:sz w:val="28"/>
              <w:szCs w:val="28"/>
            </w:rPr>
          </w:rPrChange>
        </w:rPr>
        <w:pPrChange w:id="85" w:author="Art Milch" w:date="2025-04-17T14:48:00Z" w16du:dateUtc="2025-04-17T18:48:00Z">
          <w:pPr>
            <w:pStyle w:val="paragraph"/>
            <w:spacing w:before="0" w:beforeAutospacing="0" w:after="0" w:afterAutospacing="0"/>
            <w:jc w:val="both"/>
          </w:pPr>
        </w:pPrChange>
      </w:pPr>
    </w:p>
    <w:p w14:paraId="73FF0D03" w14:textId="77777777" w:rsidR="00BA56D7" w:rsidRPr="00524F1B" w:rsidRDefault="00BA56D7">
      <w:pPr>
        <w:spacing w:line="480" w:lineRule="auto"/>
        <w:ind w:firstLine="720"/>
        <w:jc w:val="center"/>
        <w:rPr>
          <w:rFonts w:ascii="Times New Roman" w:hAnsi="Times New Roman" w:cs="Times New Roman"/>
          <w:b/>
          <w:bCs/>
          <w:sz w:val="24"/>
          <w:szCs w:val="24"/>
          <w:rPrChange w:id="86" w:author="Art Milch" w:date="2025-04-19T08:50:00Z" w16du:dateUtc="2025-04-19T12:50:00Z">
            <w:rPr>
              <w:rFonts w:ascii="Times New Roman" w:hAnsi="Times New Roman" w:cs="Times New Roman"/>
              <w:b/>
              <w:bCs/>
              <w:sz w:val="28"/>
              <w:szCs w:val="28"/>
            </w:rPr>
          </w:rPrChange>
        </w:rPr>
        <w:pPrChange w:id="87" w:author="Art Milch" w:date="2025-04-17T14:48:00Z" w16du:dateUtc="2025-04-17T18:48:00Z">
          <w:pPr>
            <w:jc w:val="center"/>
          </w:pPr>
        </w:pPrChange>
      </w:pPr>
      <w:r w:rsidRPr="00524F1B">
        <w:rPr>
          <w:rFonts w:ascii="Times New Roman" w:hAnsi="Times New Roman" w:cs="Times New Roman"/>
          <w:b/>
          <w:bCs/>
          <w:sz w:val="24"/>
          <w:szCs w:val="24"/>
          <w:rPrChange w:id="88" w:author="Art Milch" w:date="2025-04-19T08:50:00Z" w16du:dateUtc="2025-04-19T12:50:00Z">
            <w:rPr>
              <w:rFonts w:ascii="Times New Roman" w:hAnsi="Times New Roman" w:cs="Times New Roman"/>
              <w:b/>
              <w:bCs/>
              <w:sz w:val="28"/>
              <w:szCs w:val="28"/>
            </w:rPr>
          </w:rPrChange>
        </w:rPr>
        <w:t>Author Note</w:t>
      </w:r>
    </w:p>
    <w:p w14:paraId="1AA314C4" w14:textId="77777777" w:rsidR="00BA56D7" w:rsidRPr="00524F1B" w:rsidRDefault="00BA56D7">
      <w:pPr>
        <w:spacing w:line="480" w:lineRule="auto"/>
        <w:ind w:firstLine="720"/>
        <w:jc w:val="center"/>
        <w:rPr>
          <w:rFonts w:ascii="Times New Roman" w:hAnsi="Times New Roman" w:cs="Times New Roman"/>
          <w:b/>
          <w:bCs/>
          <w:sz w:val="24"/>
          <w:szCs w:val="24"/>
          <w:rPrChange w:id="89" w:author="Art Milch" w:date="2025-04-19T08:50:00Z" w16du:dateUtc="2025-04-19T12:50:00Z">
            <w:rPr>
              <w:rFonts w:ascii="Times New Roman" w:hAnsi="Times New Roman" w:cs="Times New Roman"/>
              <w:b/>
              <w:bCs/>
              <w:sz w:val="28"/>
              <w:szCs w:val="28"/>
            </w:rPr>
          </w:rPrChange>
        </w:rPr>
        <w:pPrChange w:id="90" w:author="Art Milch" w:date="2025-04-17T14:48:00Z" w16du:dateUtc="2025-04-17T18:48:00Z">
          <w:pPr>
            <w:jc w:val="center"/>
          </w:pPr>
        </w:pPrChange>
      </w:pPr>
      <w:r w:rsidRPr="00524F1B">
        <w:rPr>
          <w:rFonts w:ascii="Times New Roman" w:hAnsi="Times New Roman" w:cs="Times New Roman"/>
          <w:sz w:val="24"/>
          <w:szCs w:val="24"/>
          <w:rPrChange w:id="91" w:author="Art Milch" w:date="2025-04-19T08:50:00Z" w16du:dateUtc="2025-04-19T12:50:00Z">
            <w:rPr>
              <w:rFonts w:ascii="Times New Roman" w:hAnsi="Times New Roman" w:cs="Times New Roman"/>
              <w:sz w:val="28"/>
              <w:szCs w:val="28"/>
            </w:rPr>
          </w:rPrChange>
        </w:rPr>
        <w:t xml:space="preserve">Biniam Abebe, </w:t>
      </w:r>
      <w:r w:rsidRPr="00524F1B">
        <w:rPr>
          <w:rFonts w:ascii="Times New Roman" w:eastAsia="Times New Roman" w:hAnsi="Times New Roman" w:cs="Times New Roman"/>
          <w:bCs/>
          <w:sz w:val="24"/>
          <w:szCs w:val="24"/>
          <w:rPrChange w:id="92" w:author="Art Milch" w:date="2025-04-19T08:50:00Z" w16du:dateUtc="2025-04-19T12:50:00Z">
            <w:rPr>
              <w:rFonts w:ascii="Times New Roman" w:eastAsia="Times New Roman" w:hAnsi="Times New Roman" w:cs="Times New Roman"/>
              <w:bCs/>
              <w:sz w:val="28"/>
              <w:szCs w:val="28"/>
            </w:rPr>
          </w:rPrChange>
        </w:rPr>
        <w:t>University of North Texas</w:t>
      </w:r>
      <w:r w:rsidRPr="00524F1B">
        <w:rPr>
          <w:rFonts w:ascii="Times New Roman" w:hAnsi="Times New Roman" w:cs="Times New Roman"/>
          <w:bCs/>
          <w:sz w:val="24"/>
          <w:szCs w:val="24"/>
          <w:rPrChange w:id="93" w:author="Art Milch" w:date="2025-04-19T08:50:00Z" w16du:dateUtc="2025-04-19T12:50:00Z">
            <w:rPr>
              <w:rFonts w:ascii="Times New Roman" w:hAnsi="Times New Roman" w:cs="Times New Roman"/>
              <w:bCs/>
              <w:sz w:val="28"/>
              <w:szCs w:val="28"/>
            </w:rPr>
          </w:rPrChange>
        </w:rPr>
        <w:t>,</w:t>
      </w:r>
      <w:r w:rsidRPr="00524F1B">
        <w:rPr>
          <w:rFonts w:ascii="Times New Roman" w:hAnsi="Times New Roman" w:cs="Times New Roman"/>
          <w:sz w:val="24"/>
          <w:szCs w:val="24"/>
          <w:rPrChange w:id="94" w:author="Art Milch" w:date="2025-04-19T08:50:00Z" w16du:dateUtc="2025-04-19T12:50:00Z">
            <w:rPr>
              <w:rFonts w:ascii="Times New Roman" w:hAnsi="Times New Roman" w:cs="Times New Roman"/>
              <w:sz w:val="28"/>
              <w:szCs w:val="28"/>
            </w:rPr>
          </w:rPrChange>
        </w:rPr>
        <w:t xml:space="preserve"> Toulouse Graduate School</w:t>
      </w:r>
    </w:p>
    <w:p w14:paraId="7D607399" w14:textId="77777777" w:rsidR="00BA56D7" w:rsidRPr="00524F1B" w:rsidRDefault="00BA56D7">
      <w:pPr>
        <w:spacing w:line="480" w:lineRule="auto"/>
        <w:ind w:firstLine="720"/>
        <w:jc w:val="center"/>
        <w:rPr>
          <w:rFonts w:ascii="Times New Roman" w:hAnsi="Times New Roman" w:cs="Times New Roman"/>
          <w:sz w:val="24"/>
          <w:szCs w:val="24"/>
          <w:rPrChange w:id="95" w:author="Art Milch" w:date="2025-04-19T08:50:00Z" w16du:dateUtc="2025-04-19T12:50:00Z">
            <w:rPr>
              <w:rFonts w:ascii="Times New Roman" w:hAnsi="Times New Roman" w:cs="Times New Roman"/>
              <w:sz w:val="28"/>
              <w:szCs w:val="28"/>
            </w:rPr>
          </w:rPrChange>
        </w:rPr>
        <w:pPrChange w:id="96" w:author="Art Milch" w:date="2025-04-17T14:48:00Z" w16du:dateUtc="2025-04-17T18:48:00Z">
          <w:pPr>
            <w:jc w:val="center"/>
          </w:pPr>
        </w:pPrChange>
      </w:pPr>
      <w:r w:rsidRPr="00524F1B">
        <w:rPr>
          <w:rFonts w:ascii="Times New Roman" w:hAnsi="Times New Roman" w:cs="Times New Roman"/>
          <w:sz w:val="24"/>
          <w:szCs w:val="24"/>
          <w:rPrChange w:id="97" w:author="Art Milch" w:date="2025-04-19T08:50:00Z" w16du:dateUtc="2025-04-19T12:50:00Z">
            <w:rPr>
              <w:rFonts w:ascii="Times New Roman" w:hAnsi="Times New Roman" w:cs="Times New Roman"/>
              <w:sz w:val="28"/>
              <w:szCs w:val="28"/>
            </w:rPr>
          </w:rPrChange>
        </w:rPr>
        <w:t>Submitted 2025</w:t>
      </w:r>
    </w:p>
    <w:p w14:paraId="783FB0F6" w14:textId="77777777" w:rsidR="00BA56D7" w:rsidRPr="00524F1B" w:rsidRDefault="00BA56D7">
      <w:pPr>
        <w:spacing w:line="480" w:lineRule="auto"/>
        <w:ind w:firstLine="720"/>
        <w:rPr>
          <w:rFonts w:ascii="Times New Roman" w:hAnsi="Times New Roman" w:cs="Times New Roman"/>
          <w:sz w:val="24"/>
          <w:szCs w:val="24"/>
          <w:rPrChange w:id="98" w:author="Art Milch" w:date="2025-04-19T08:50:00Z" w16du:dateUtc="2025-04-19T12:50:00Z">
            <w:rPr/>
          </w:rPrChange>
        </w:rPr>
        <w:pPrChange w:id="99" w:author="Art Milch" w:date="2025-04-17T14:48:00Z" w16du:dateUtc="2025-04-17T18:48:00Z">
          <w:pPr>
            <w:jc w:val="center"/>
          </w:pPr>
        </w:pPrChange>
      </w:pPr>
    </w:p>
    <w:p w14:paraId="3E74BB4A" w14:textId="546371AF" w:rsidR="00BA56D7" w:rsidRPr="00524F1B" w:rsidDel="00C17F02" w:rsidRDefault="00BA56D7">
      <w:pPr>
        <w:pStyle w:val="paragraph"/>
        <w:spacing w:before="0" w:beforeAutospacing="0" w:after="0" w:afterAutospacing="0" w:line="480" w:lineRule="auto"/>
        <w:ind w:firstLine="720"/>
        <w:rPr>
          <w:del w:id="100" w:author="Art Milch" w:date="2025-04-17T14:59:00Z" w16du:dateUtc="2025-04-17T18:59:00Z"/>
        </w:rPr>
        <w:pPrChange w:id="101" w:author="Art Milch" w:date="2025-04-17T14:48:00Z" w16du:dateUtc="2025-04-17T18:48:00Z">
          <w:pPr>
            <w:pStyle w:val="paragraph"/>
            <w:spacing w:before="0" w:beforeAutospacing="0" w:after="0" w:afterAutospacing="0"/>
            <w:jc w:val="both"/>
          </w:pPr>
        </w:pPrChange>
      </w:pPr>
    </w:p>
    <w:p w14:paraId="1F41CB58" w14:textId="11A2B712" w:rsidR="00BA56D7" w:rsidRPr="00524F1B" w:rsidDel="00C17F02" w:rsidRDefault="00BA56D7">
      <w:pPr>
        <w:pStyle w:val="paragraph"/>
        <w:spacing w:before="0" w:beforeAutospacing="0" w:after="0" w:afterAutospacing="0" w:line="480" w:lineRule="auto"/>
        <w:ind w:firstLine="720"/>
        <w:rPr>
          <w:del w:id="102" w:author="Art Milch" w:date="2025-04-17T14:59:00Z" w16du:dateUtc="2025-04-17T18:59:00Z"/>
        </w:rPr>
        <w:pPrChange w:id="103" w:author="Art Milch" w:date="2025-04-17T14:48:00Z" w16du:dateUtc="2025-04-17T18:48:00Z">
          <w:pPr>
            <w:pStyle w:val="paragraph"/>
            <w:spacing w:before="0" w:beforeAutospacing="0" w:after="0" w:afterAutospacing="0"/>
            <w:jc w:val="both"/>
          </w:pPr>
        </w:pPrChange>
      </w:pPr>
    </w:p>
    <w:p w14:paraId="3A22B10E" w14:textId="1EA8A7D5" w:rsidR="00BA56D7" w:rsidRPr="00524F1B" w:rsidDel="00C17F02" w:rsidRDefault="00BA56D7">
      <w:pPr>
        <w:pStyle w:val="paragraph"/>
        <w:spacing w:before="0" w:beforeAutospacing="0" w:after="0" w:afterAutospacing="0" w:line="480" w:lineRule="auto"/>
        <w:ind w:firstLine="720"/>
        <w:rPr>
          <w:del w:id="104" w:author="Art Milch" w:date="2025-04-17T14:59:00Z" w16du:dateUtc="2025-04-17T18:59:00Z"/>
        </w:rPr>
        <w:pPrChange w:id="105" w:author="Art Milch" w:date="2025-04-17T14:48:00Z" w16du:dateUtc="2025-04-17T18:48:00Z">
          <w:pPr>
            <w:pStyle w:val="paragraph"/>
            <w:spacing w:before="0" w:beforeAutospacing="0" w:after="0" w:afterAutospacing="0"/>
            <w:jc w:val="both"/>
          </w:pPr>
        </w:pPrChange>
      </w:pPr>
    </w:p>
    <w:p w14:paraId="5FEF47DE" w14:textId="03CDA9D3" w:rsidR="00114E38" w:rsidRPr="00524F1B" w:rsidDel="00C17F02" w:rsidRDefault="00114E38">
      <w:pPr>
        <w:pStyle w:val="paragraph"/>
        <w:spacing w:before="0" w:beforeAutospacing="0" w:after="0" w:afterAutospacing="0" w:line="480" w:lineRule="auto"/>
        <w:ind w:firstLine="720"/>
        <w:rPr>
          <w:del w:id="106" w:author="Art Milch" w:date="2025-04-17T14:59:00Z" w16du:dateUtc="2025-04-17T18:59:00Z"/>
          <w:rStyle w:val="normaltextrun"/>
          <w:rFonts w:asciiTheme="minorHAnsi" w:eastAsiaTheme="minorHAnsi" w:hAnsiTheme="minorHAnsi" w:cstheme="minorBidi"/>
          <w:sz w:val="22"/>
          <w:szCs w:val="22"/>
          <w:u w:val="single"/>
        </w:rPr>
        <w:pPrChange w:id="107" w:author="Art Milch" w:date="2025-04-17T14:48:00Z" w16du:dateUtc="2025-04-17T18:48:00Z">
          <w:pPr>
            <w:pStyle w:val="paragraph"/>
            <w:spacing w:before="0" w:beforeAutospacing="0" w:after="0" w:afterAutospacing="0"/>
            <w:jc w:val="both"/>
          </w:pPr>
        </w:pPrChange>
      </w:pPr>
    </w:p>
    <w:p w14:paraId="79A4EB0F" w14:textId="4E4E9015" w:rsidR="00114E38" w:rsidRPr="00524F1B" w:rsidDel="00C17F02" w:rsidRDefault="00114E38">
      <w:pPr>
        <w:pStyle w:val="paragraph"/>
        <w:spacing w:before="0" w:beforeAutospacing="0" w:after="0" w:afterAutospacing="0" w:line="480" w:lineRule="auto"/>
        <w:ind w:firstLine="720"/>
        <w:rPr>
          <w:del w:id="108" w:author="Art Milch" w:date="2025-04-17T14:59:00Z" w16du:dateUtc="2025-04-17T18:59:00Z"/>
          <w:rStyle w:val="normaltextrun"/>
          <w:rFonts w:asciiTheme="minorHAnsi" w:eastAsiaTheme="minorHAnsi" w:hAnsiTheme="minorHAnsi" w:cstheme="minorBidi"/>
          <w:sz w:val="22"/>
          <w:szCs w:val="22"/>
          <w:u w:val="single"/>
        </w:rPr>
        <w:pPrChange w:id="109" w:author="Art Milch" w:date="2025-04-17T14:48:00Z" w16du:dateUtc="2025-04-17T18:48:00Z">
          <w:pPr>
            <w:pStyle w:val="paragraph"/>
            <w:spacing w:before="0" w:beforeAutospacing="0" w:after="0" w:afterAutospacing="0"/>
            <w:jc w:val="both"/>
          </w:pPr>
        </w:pPrChange>
      </w:pPr>
    </w:p>
    <w:p w14:paraId="636B7815" w14:textId="77777777" w:rsidR="005E7610" w:rsidRPr="00524F1B" w:rsidRDefault="005E7610">
      <w:pPr>
        <w:spacing w:line="480" w:lineRule="auto"/>
        <w:ind w:firstLine="720"/>
        <w:jc w:val="center"/>
        <w:outlineLvl w:val="1"/>
        <w:rPr>
          <w:ins w:id="110" w:author="Art Milch" w:date="2025-04-17T14:46:00Z" w16du:dateUtc="2025-04-17T18:46:00Z"/>
          <w:rFonts w:ascii="Times New Roman" w:eastAsia="Times New Roman" w:hAnsi="Times New Roman" w:cs="Times New Roman"/>
          <w:b/>
          <w:bCs/>
          <w:sz w:val="24"/>
          <w:szCs w:val="24"/>
        </w:rPr>
        <w:pPrChange w:id="111" w:author="Art Milch" w:date="2025-04-17T14:48:00Z" w16du:dateUtc="2025-04-17T18:48:00Z">
          <w:pPr>
            <w:jc w:val="center"/>
            <w:outlineLvl w:val="1"/>
          </w:pPr>
        </w:pPrChange>
      </w:pPr>
      <w:bookmarkStart w:id="112" w:name="_Toc194830268"/>
    </w:p>
    <w:p w14:paraId="46DA8F5E" w14:textId="3AB6CE9A" w:rsidR="00BA56D7" w:rsidRPr="00524F1B" w:rsidRDefault="00BA56D7">
      <w:pPr>
        <w:spacing w:line="480" w:lineRule="auto"/>
        <w:ind w:firstLine="720"/>
        <w:jc w:val="center"/>
        <w:outlineLvl w:val="1"/>
        <w:rPr>
          <w:rFonts w:ascii="Times New Roman" w:eastAsia="Times New Roman" w:hAnsi="Times New Roman" w:cs="Times New Roman"/>
          <w:b/>
          <w:bCs/>
          <w:sz w:val="24"/>
          <w:szCs w:val="24"/>
        </w:rPr>
        <w:pPrChange w:id="113" w:author="Art Milch" w:date="2025-04-17T14:48:00Z" w16du:dateUtc="2025-04-17T18:48:00Z">
          <w:pPr>
            <w:jc w:val="both"/>
            <w:outlineLvl w:val="1"/>
          </w:pPr>
        </w:pPrChange>
      </w:pPr>
      <w:r w:rsidRPr="00524F1B">
        <w:rPr>
          <w:rFonts w:ascii="Times New Roman" w:eastAsia="Times New Roman" w:hAnsi="Times New Roman" w:cs="Times New Roman"/>
          <w:b/>
          <w:bCs/>
          <w:sz w:val="24"/>
          <w:szCs w:val="24"/>
        </w:rPr>
        <w:lastRenderedPageBreak/>
        <w:t>Abstract</w:t>
      </w:r>
      <w:bookmarkEnd w:id="112"/>
      <w:del w:id="114" w:author="Art Milch" w:date="2025-04-17T14:59:00Z" w16du:dateUtc="2025-04-17T18:59:00Z">
        <w:r w:rsidR="00C86572" w:rsidRPr="00524F1B" w:rsidDel="00C17F02">
          <w:rPr>
            <w:rFonts w:ascii="Times New Roman" w:eastAsia="Times New Roman" w:hAnsi="Times New Roman" w:cs="Times New Roman"/>
            <w:b/>
            <w:bCs/>
            <w:sz w:val="24"/>
            <w:szCs w:val="24"/>
          </w:rPr>
          <w:br/>
        </w:r>
      </w:del>
    </w:p>
    <w:p w14:paraId="388E06A1" w14:textId="46774987" w:rsidR="004157D0" w:rsidRPr="00524F1B" w:rsidDel="001C7F74" w:rsidRDefault="004157D0">
      <w:pPr>
        <w:autoSpaceDE w:val="0"/>
        <w:autoSpaceDN w:val="0"/>
        <w:adjustRightInd w:val="0"/>
        <w:spacing w:line="480" w:lineRule="auto"/>
        <w:rPr>
          <w:del w:id="115" w:author="Art Milch" w:date="2025-04-17T14:50:00Z" w16du:dateUtc="2025-04-17T18:50:00Z"/>
          <w:rFonts w:ascii="Times New Roman" w:hAnsi="Times New Roman" w:cs="Times New Roman"/>
          <w:b/>
          <w:sz w:val="24"/>
          <w:szCs w:val="24"/>
        </w:rPr>
        <w:pPrChange w:id="116" w:author="Art Milch" w:date="2025-04-17T14:59:00Z" w16du:dateUtc="2025-04-17T18:59:00Z">
          <w:pPr>
            <w:autoSpaceDE w:val="0"/>
            <w:autoSpaceDN w:val="0"/>
            <w:adjustRightInd w:val="0"/>
            <w:spacing w:line="480" w:lineRule="auto"/>
            <w:jc w:val="both"/>
          </w:pPr>
        </w:pPrChange>
      </w:pPr>
      <w:r w:rsidRPr="00524F1B">
        <w:rPr>
          <w:rFonts w:ascii="Times New Roman" w:hAnsi="Times New Roman" w:cs="Times New Roman"/>
          <w:sz w:val="24"/>
          <w:szCs w:val="24"/>
        </w:rPr>
        <w:t>This study proposes a model for generating predictions and a trading</w:t>
      </w:r>
      <w:ins w:id="117" w:author="Art Milch" w:date="2025-04-19T15:40:00Z" w16du:dateUtc="2025-04-19T19:40:00Z">
        <w:r w:rsidR="005A49DD">
          <w:rPr>
            <w:rFonts w:ascii="Times New Roman" w:hAnsi="Times New Roman" w:cs="Times New Roman"/>
            <w:sz w:val="24"/>
            <w:szCs w:val="24"/>
          </w:rPr>
          <w:t>-</w:t>
        </w:r>
      </w:ins>
      <w:del w:id="118" w:author="Art Milch" w:date="2025-04-19T15:40:00Z" w16du:dateUtc="2025-04-19T19:40:00Z">
        <w:r w:rsidRPr="00524F1B" w:rsidDel="005A49DD">
          <w:rPr>
            <w:rFonts w:ascii="Times New Roman" w:hAnsi="Times New Roman" w:cs="Times New Roman"/>
            <w:sz w:val="24"/>
            <w:szCs w:val="24"/>
          </w:rPr>
          <w:delText xml:space="preserve"> </w:delText>
        </w:r>
      </w:del>
      <w:r w:rsidRPr="00524F1B">
        <w:rPr>
          <w:rFonts w:ascii="Times New Roman" w:hAnsi="Times New Roman" w:cs="Times New Roman"/>
          <w:sz w:val="24"/>
          <w:szCs w:val="24"/>
        </w:rPr>
        <w:t>signal</w:t>
      </w:r>
      <w:ins w:id="119" w:author="Art Milch" w:date="2025-04-19T15:41:00Z" w16du:dateUtc="2025-04-19T19:41:00Z">
        <w:r w:rsidR="005A49DD">
          <w:rPr>
            <w:rFonts w:ascii="Times New Roman" w:hAnsi="Times New Roman" w:cs="Times New Roman"/>
            <w:sz w:val="24"/>
            <w:szCs w:val="24"/>
          </w:rPr>
          <w:t>-</w:t>
        </w:r>
      </w:ins>
      <w:del w:id="120" w:author="Art Milch" w:date="2025-04-19T15:41:00Z" w16du:dateUtc="2025-04-19T19:41:00Z">
        <w:r w:rsidRPr="00524F1B" w:rsidDel="005A49DD">
          <w:rPr>
            <w:rFonts w:ascii="Times New Roman" w:hAnsi="Times New Roman" w:cs="Times New Roman"/>
            <w:sz w:val="24"/>
            <w:szCs w:val="24"/>
          </w:rPr>
          <w:delText xml:space="preserve"> </w:delText>
        </w:r>
      </w:del>
      <w:r w:rsidRPr="00524F1B">
        <w:rPr>
          <w:rFonts w:ascii="Times New Roman" w:hAnsi="Times New Roman" w:cs="Times New Roman"/>
          <w:sz w:val="24"/>
          <w:szCs w:val="24"/>
        </w:rPr>
        <w:t>generation model for the stock market, utilizing a hybrid deep</w:t>
      </w:r>
      <w:ins w:id="121" w:author="Art Milch" w:date="2025-04-18T13:32:00Z" w16du:dateUtc="2025-04-18T17:32:00Z">
        <w:r w:rsidR="00886BD3" w:rsidRPr="00524F1B">
          <w:rPr>
            <w:rFonts w:ascii="Times New Roman" w:hAnsi="Times New Roman" w:cs="Times New Roman"/>
            <w:sz w:val="24"/>
            <w:szCs w:val="24"/>
          </w:rPr>
          <w:t>-</w:t>
        </w:r>
      </w:ins>
      <w:del w:id="122" w:author="Art Milch" w:date="2025-04-18T13:32:00Z" w16du:dateUtc="2025-04-18T17:32:00Z">
        <w:r w:rsidRPr="00524F1B" w:rsidDel="00886BD3">
          <w:rPr>
            <w:rFonts w:ascii="Times New Roman" w:hAnsi="Times New Roman" w:cs="Times New Roman"/>
            <w:sz w:val="24"/>
            <w:szCs w:val="24"/>
          </w:rPr>
          <w:delText xml:space="preserve"> </w:delText>
        </w:r>
      </w:del>
      <w:r w:rsidRPr="00524F1B">
        <w:rPr>
          <w:rFonts w:ascii="Times New Roman" w:hAnsi="Times New Roman" w:cs="Times New Roman"/>
          <w:sz w:val="24"/>
          <w:szCs w:val="24"/>
        </w:rPr>
        <w:t xml:space="preserve">learning framework that integrates </w:t>
      </w:r>
      <w:commentRangeStart w:id="123"/>
      <w:r w:rsidR="00886BD3" w:rsidRPr="00524F1B">
        <w:rPr>
          <w:rFonts w:ascii="Times New Roman" w:hAnsi="Times New Roman" w:cs="Times New Roman"/>
          <w:sz w:val="24"/>
          <w:szCs w:val="24"/>
        </w:rPr>
        <w:t>c</w:t>
      </w:r>
      <w:commentRangeEnd w:id="123"/>
      <w:r w:rsidR="00886BD3" w:rsidRPr="00524F1B">
        <w:rPr>
          <w:rStyle w:val="CommentReference"/>
        </w:rPr>
        <w:commentReference w:id="123"/>
      </w:r>
      <w:r w:rsidR="00886BD3" w:rsidRPr="00524F1B">
        <w:rPr>
          <w:rFonts w:ascii="Times New Roman" w:hAnsi="Times New Roman" w:cs="Times New Roman"/>
          <w:sz w:val="24"/>
          <w:szCs w:val="24"/>
        </w:rPr>
        <w:t>onvolutional neural networks (</w:t>
      </w:r>
      <w:ins w:id="124" w:author="Art Milch" w:date="2025-04-18T13:33:00Z" w16du:dateUtc="2025-04-18T17:33:00Z">
        <w:r w:rsidR="00886BD3" w:rsidRPr="00524F1B">
          <w:rPr>
            <w:rFonts w:ascii="Times New Roman" w:hAnsi="Times New Roman" w:cs="Times New Roman"/>
            <w:sz w:val="24"/>
            <w:szCs w:val="24"/>
          </w:rPr>
          <w:t>CNN)</w:t>
        </w:r>
      </w:ins>
      <w:del w:id="125" w:author="Art Milch" w:date="2025-04-18T13:33:00Z" w16du:dateUtc="2025-04-18T17:33:00Z">
        <w:r w:rsidR="00886BD3" w:rsidRPr="00524F1B" w:rsidDel="00886BD3">
          <w:rPr>
            <w:rFonts w:ascii="Times New Roman" w:hAnsi="Times New Roman" w:cs="Times New Roman"/>
            <w:sz w:val="24"/>
            <w:szCs w:val="24"/>
          </w:rPr>
          <w:delText>cnn</w:delText>
        </w:r>
      </w:del>
      <w:r w:rsidR="00886BD3" w:rsidRPr="00524F1B">
        <w:rPr>
          <w:rFonts w:ascii="Times New Roman" w:hAnsi="Times New Roman" w:cs="Times New Roman"/>
          <w:sz w:val="24"/>
          <w:szCs w:val="24"/>
        </w:rPr>
        <w:t xml:space="preserve">), bidirectional long short-term memory </w:t>
      </w:r>
      <w:r w:rsidRPr="00524F1B">
        <w:rPr>
          <w:rFonts w:ascii="Times New Roman" w:hAnsi="Times New Roman" w:cs="Times New Roman"/>
          <w:sz w:val="24"/>
          <w:szCs w:val="24"/>
        </w:rPr>
        <w:t xml:space="preserve">(BiLSTM) networks, and an attention mechanism. The research demonstrates the effectiveness of this approach when applied to a substantial number of S&amp;P 500 stocks, resulting in significant improvements in risk-adjusted returns and trading efficiency. </w:t>
      </w:r>
      <w:ins w:id="126" w:author="Art Milch" w:date="2025-04-18T13:52:00Z" w16du:dateUtc="2025-04-18T17:52:00Z">
        <w:r w:rsidR="000A71B9" w:rsidRPr="00524F1B">
          <w:rPr>
            <w:rFonts w:ascii="Times New Roman" w:hAnsi="Times New Roman" w:cs="Times New Roman"/>
            <w:sz w:val="24"/>
            <w:szCs w:val="24"/>
          </w:rPr>
          <w:t>My</w:t>
        </w:r>
      </w:ins>
      <w:del w:id="127" w:author="Art Milch" w:date="2025-04-18T13:52:00Z" w16du:dateUtc="2025-04-18T17:52:00Z">
        <w:r w:rsidRPr="00524F1B" w:rsidDel="000A71B9">
          <w:rPr>
            <w:rFonts w:ascii="Times New Roman" w:hAnsi="Times New Roman" w:cs="Times New Roman"/>
            <w:sz w:val="24"/>
            <w:szCs w:val="24"/>
          </w:rPr>
          <w:delText>Our</w:delText>
        </w:r>
      </w:del>
      <w:r w:rsidRPr="00524F1B">
        <w:rPr>
          <w:rFonts w:ascii="Times New Roman" w:hAnsi="Times New Roman" w:cs="Times New Roman"/>
          <w:sz w:val="24"/>
          <w:szCs w:val="24"/>
        </w:rPr>
        <w:t xml:space="preserve"> </w:t>
      </w:r>
      <w:del w:id="128" w:author="Art Milch" w:date="2025-04-18T13:35:00Z" w16du:dateUtc="2025-04-18T17:35:00Z">
        <w:r w:rsidRPr="00524F1B" w:rsidDel="001769DB">
          <w:rPr>
            <w:rFonts w:ascii="Times New Roman" w:hAnsi="Times New Roman" w:cs="Times New Roman"/>
            <w:sz w:val="24"/>
            <w:szCs w:val="24"/>
          </w:rPr>
          <w:delText>backtesting</w:delText>
        </w:r>
      </w:del>
      <w:ins w:id="129" w:author="Art Milch" w:date="2025-04-18T13:35:00Z" w16du:dateUtc="2025-04-18T17:35:00Z">
        <w:r w:rsidR="001769DB" w:rsidRPr="00524F1B">
          <w:rPr>
            <w:rFonts w:ascii="Times New Roman" w:hAnsi="Times New Roman" w:cs="Times New Roman"/>
            <w:sz w:val="24"/>
            <w:szCs w:val="24"/>
          </w:rPr>
          <w:t>back-testing</w:t>
        </w:r>
      </w:ins>
      <w:r w:rsidRPr="00524F1B">
        <w:rPr>
          <w:rFonts w:ascii="Times New Roman" w:hAnsi="Times New Roman" w:cs="Times New Roman"/>
          <w:sz w:val="24"/>
          <w:szCs w:val="24"/>
        </w:rPr>
        <w:t xml:space="preserve"> results indicate that the strategy performs exceptionally well with stable, large-cap stocks, such as Walmart (WMT), which achieved an impressive 48.18% return and a commendable 72.73% win rate. The </w:t>
      </w:r>
      <w:del w:id="130" w:author="Art Milch" w:date="2025-04-18T13:36:00Z" w16du:dateUtc="2025-04-18T17:36:00Z">
        <w:r w:rsidRPr="00524F1B" w:rsidDel="00FB7267">
          <w:rPr>
            <w:rFonts w:ascii="Times New Roman" w:hAnsi="Times New Roman" w:cs="Times New Roman"/>
            <w:sz w:val="24"/>
            <w:szCs w:val="24"/>
          </w:rPr>
          <w:delText xml:space="preserve">strategy's </w:delText>
        </w:r>
      </w:del>
      <w:ins w:id="131" w:author="Art Milch" w:date="2025-04-18T13:36:00Z" w16du:dateUtc="2025-04-18T17:36:00Z">
        <w:r w:rsidR="00FB7267" w:rsidRPr="00524F1B">
          <w:rPr>
            <w:rFonts w:ascii="Times New Roman" w:hAnsi="Times New Roman" w:cs="Times New Roman"/>
            <w:sz w:val="24"/>
            <w:szCs w:val="24"/>
          </w:rPr>
          <w:t>strategy</w:t>
        </w:r>
        <w:commentRangeStart w:id="132"/>
        <w:r w:rsidR="00FB7267" w:rsidRPr="00524F1B">
          <w:rPr>
            <w:rFonts w:ascii="Times New Roman" w:hAnsi="Times New Roman" w:cs="Times New Roman"/>
            <w:sz w:val="24"/>
            <w:szCs w:val="24"/>
          </w:rPr>
          <w:t>’</w:t>
        </w:r>
      </w:ins>
      <w:commentRangeEnd w:id="132"/>
      <w:ins w:id="133" w:author="Art Milch" w:date="2025-04-18T13:37:00Z" w16du:dateUtc="2025-04-18T17:37:00Z">
        <w:r w:rsidR="00C63D3A" w:rsidRPr="00524F1B">
          <w:rPr>
            <w:rStyle w:val="CommentReference"/>
          </w:rPr>
          <w:commentReference w:id="132"/>
        </w:r>
      </w:ins>
      <w:ins w:id="134" w:author="Art Milch" w:date="2025-04-18T13:36:00Z" w16du:dateUtc="2025-04-18T17:36:00Z">
        <w:r w:rsidR="00FB7267" w:rsidRPr="00524F1B">
          <w:rPr>
            <w:rFonts w:ascii="Times New Roman" w:hAnsi="Times New Roman" w:cs="Times New Roman"/>
            <w:sz w:val="24"/>
            <w:szCs w:val="24"/>
          </w:rPr>
          <w:t xml:space="preserve">s </w:t>
        </w:r>
      </w:ins>
      <w:r w:rsidRPr="00524F1B">
        <w:rPr>
          <w:rFonts w:ascii="Times New Roman" w:hAnsi="Times New Roman" w:cs="Times New Roman"/>
          <w:sz w:val="24"/>
          <w:szCs w:val="24"/>
        </w:rPr>
        <w:t xml:space="preserve">risk management framework effectively limits drawdowns, with the top performers experiencing maximum drawdowns of less than 5%. This suggests that selective trading strategies, involving 10 to 15 trades, outperform high-frequency trading methods. Furthermore, the combination of technical indicators with deep learning predictions produces robust trading signals. This approach ensures that the model is not biased toward the majority class (non-profitable trades) and </w:t>
      </w:r>
      <w:del w:id="135" w:author="Art Milch" w:date="2025-04-18T13:39:00Z" w16du:dateUtc="2025-04-18T17:39:00Z">
        <w:r w:rsidRPr="00524F1B" w:rsidDel="00D95CC2">
          <w:rPr>
            <w:rFonts w:ascii="Times New Roman" w:hAnsi="Times New Roman" w:cs="Times New Roman"/>
            <w:sz w:val="24"/>
            <w:szCs w:val="24"/>
          </w:rPr>
          <w:delText xml:space="preserve">provides </w:delText>
        </w:r>
      </w:del>
      <w:r w:rsidRPr="00524F1B">
        <w:rPr>
          <w:rFonts w:ascii="Times New Roman" w:hAnsi="Times New Roman" w:cs="Times New Roman"/>
          <w:sz w:val="24"/>
          <w:szCs w:val="24"/>
        </w:rPr>
        <w:t xml:space="preserve">offers more accurate representation of </w:t>
      </w:r>
      <w:del w:id="136" w:author="Art Milch" w:date="2025-04-18T13:39:00Z" w16du:dateUtc="2025-04-18T17:39:00Z">
        <w:r w:rsidRPr="00524F1B" w:rsidDel="00D95CC2">
          <w:rPr>
            <w:rFonts w:ascii="Times New Roman" w:hAnsi="Times New Roman" w:cs="Times New Roman"/>
            <w:sz w:val="24"/>
            <w:szCs w:val="24"/>
          </w:rPr>
          <w:delText xml:space="preserve">the </w:delText>
        </w:r>
      </w:del>
      <w:r w:rsidRPr="00524F1B">
        <w:rPr>
          <w:rFonts w:ascii="Times New Roman" w:hAnsi="Times New Roman" w:cs="Times New Roman"/>
          <w:sz w:val="24"/>
          <w:szCs w:val="24"/>
        </w:rPr>
        <w:t xml:space="preserve">market behavior. These findings are crucial for the practical </w:t>
      </w:r>
      <w:del w:id="137" w:author="Art Milch" w:date="2025-04-18T13:39:00Z" w16du:dateUtc="2025-04-18T17:39:00Z">
        <w:r w:rsidRPr="00524F1B" w:rsidDel="00D95CC2">
          <w:rPr>
            <w:rFonts w:ascii="Times New Roman" w:hAnsi="Times New Roman" w:cs="Times New Roman"/>
            <w:sz w:val="24"/>
            <w:szCs w:val="24"/>
          </w:rPr>
          <w:delText xml:space="preserve">application </w:delText>
        </w:r>
      </w:del>
      <w:r w:rsidRPr="00524F1B">
        <w:rPr>
          <w:rFonts w:ascii="Times New Roman" w:hAnsi="Times New Roman" w:cs="Times New Roman"/>
          <w:sz w:val="24"/>
          <w:szCs w:val="24"/>
        </w:rPr>
        <w:t xml:space="preserve">implementation of trading strategies based on deep learning in </w:t>
      </w:r>
      <w:del w:id="138" w:author="Art Milch" w:date="2025-04-18T13:39:00Z" w16du:dateUtc="2025-04-18T17:39:00Z">
        <w:r w:rsidRPr="00524F1B" w:rsidDel="00DF5022">
          <w:rPr>
            <w:rFonts w:ascii="Times New Roman" w:hAnsi="Times New Roman" w:cs="Times New Roman"/>
            <w:sz w:val="24"/>
            <w:szCs w:val="24"/>
          </w:rPr>
          <w:delText xml:space="preserve">real-life </w:delText>
        </w:r>
      </w:del>
      <w:r w:rsidRPr="00524F1B">
        <w:rPr>
          <w:rFonts w:ascii="Times New Roman" w:hAnsi="Times New Roman" w:cs="Times New Roman"/>
          <w:sz w:val="24"/>
          <w:szCs w:val="24"/>
        </w:rPr>
        <w:t>real-world scenarios.</w:t>
      </w:r>
    </w:p>
    <w:p w14:paraId="69804D63" w14:textId="13D0806D" w:rsidR="00BA56D7" w:rsidRPr="00524F1B" w:rsidDel="001C7F74" w:rsidRDefault="00BA56D7">
      <w:pPr>
        <w:autoSpaceDE w:val="0"/>
        <w:autoSpaceDN w:val="0"/>
        <w:adjustRightInd w:val="0"/>
        <w:spacing w:line="480" w:lineRule="auto"/>
        <w:rPr>
          <w:del w:id="139" w:author="Art Milch" w:date="2025-04-17T14:50:00Z" w16du:dateUtc="2025-04-17T18:50:00Z"/>
          <w:rFonts w:ascii="Times New Roman" w:hAnsi="Times New Roman" w:cs="Times New Roman"/>
          <w:b/>
          <w:sz w:val="24"/>
          <w:szCs w:val="24"/>
        </w:rPr>
        <w:pPrChange w:id="140" w:author="Art Milch" w:date="2025-04-17T14:59:00Z" w16du:dateUtc="2025-04-17T18:59:00Z">
          <w:pPr>
            <w:autoSpaceDE w:val="0"/>
            <w:autoSpaceDN w:val="0"/>
            <w:adjustRightInd w:val="0"/>
            <w:jc w:val="both"/>
          </w:pPr>
        </w:pPrChange>
      </w:pPr>
    </w:p>
    <w:p w14:paraId="7A25B6F6" w14:textId="3E0500BC" w:rsidR="00ED2C1B" w:rsidRPr="00524F1B" w:rsidDel="001C7F74" w:rsidRDefault="00ED2C1B">
      <w:pPr>
        <w:autoSpaceDE w:val="0"/>
        <w:autoSpaceDN w:val="0"/>
        <w:adjustRightInd w:val="0"/>
        <w:spacing w:line="480" w:lineRule="auto"/>
        <w:rPr>
          <w:del w:id="141" w:author="Art Milch" w:date="2025-04-17T14:50:00Z" w16du:dateUtc="2025-04-17T18:50:00Z"/>
          <w:rFonts w:ascii="Times New Roman" w:hAnsi="Times New Roman" w:cs="Times New Roman"/>
          <w:b/>
          <w:sz w:val="24"/>
          <w:szCs w:val="24"/>
        </w:rPr>
        <w:pPrChange w:id="142" w:author="Art Milch" w:date="2025-04-17T14:59:00Z" w16du:dateUtc="2025-04-17T18:59:00Z">
          <w:pPr>
            <w:autoSpaceDE w:val="0"/>
            <w:autoSpaceDN w:val="0"/>
            <w:adjustRightInd w:val="0"/>
            <w:jc w:val="both"/>
          </w:pPr>
        </w:pPrChange>
      </w:pPr>
    </w:p>
    <w:p w14:paraId="13E90011" w14:textId="77777777" w:rsidR="00ED2C1B" w:rsidRPr="00524F1B" w:rsidRDefault="00ED2C1B">
      <w:pPr>
        <w:autoSpaceDE w:val="0"/>
        <w:autoSpaceDN w:val="0"/>
        <w:adjustRightInd w:val="0"/>
        <w:spacing w:line="480" w:lineRule="auto"/>
        <w:rPr>
          <w:rFonts w:ascii="Times New Roman" w:hAnsi="Times New Roman" w:cs="Times New Roman"/>
          <w:b/>
          <w:sz w:val="24"/>
          <w:szCs w:val="24"/>
        </w:rPr>
        <w:pPrChange w:id="143" w:author="Art Milch" w:date="2025-04-17T14:59:00Z" w16du:dateUtc="2025-04-17T18:59:00Z">
          <w:pPr>
            <w:autoSpaceDE w:val="0"/>
            <w:autoSpaceDN w:val="0"/>
            <w:adjustRightInd w:val="0"/>
            <w:jc w:val="both"/>
          </w:pPr>
        </w:pPrChange>
      </w:pPr>
    </w:p>
    <w:p w14:paraId="6CB45A06" w14:textId="06C75D32" w:rsidR="00BA56D7" w:rsidRPr="00524F1B" w:rsidRDefault="00BA56D7">
      <w:pPr>
        <w:autoSpaceDE w:val="0"/>
        <w:autoSpaceDN w:val="0"/>
        <w:adjustRightInd w:val="0"/>
        <w:spacing w:line="480" w:lineRule="auto"/>
        <w:ind w:firstLine="720"/>
        <w:rPr>
          <w:rFonts w:ascii="Times New Roman" w:hAnsi="Times New Roman" w:cs="Times New Roman"/>
          <w:iCs/>
          <w:sz w:val="24"/>
          <w:szCs w:val="24"/>
          <w:rPrChange w:id="144" w:author="Art Milch" w:date="2025-04-19T08:50:00Z" w16du:dateUtc="2025-04-19T12:50:00Z">
            <w:rPr>
              <w:rFonts w:ascii="Times New Roman" w:hAnsi="Times New Roman" w:cs="Times New Roman"/>
              <w:i/>
              <w:sz w:val="24"/>
              <w:szCs w:val="24"/>
            </w:rPr>
          </w:rPrChange>
        </w:rPr>
        <w:pPrChange w:id="145" w:author="Art Milch" w:date="2025-04-17T14:48:00Z" w16du:dateUtc="2025-04-17T18:48:00Z">
          <w:pPr>
            <w:autoSpaceDE w:val="0"/>
            <w:autoSpaceDN w:val="0"/>
            <w:adjustRightInd w:val="0"/>
            <w:spacing w:line="360" w:lineRule="auto"/>
            <w:jc w:val="center"/>
          </w:pPr>
        </w:pPrChange>
      </w:pPr>
      <w:commentRangeStart w:id="146"/>
      <w:r w:rsidRPr="00524F1B">
        <w:rPr>
          <w:rFonts w:ascii="Times New Roman" w:hAnsi="Times New Roman" w:cs="Times New Roman"/>
          <w:bCs/>
          <w:i/>
          <w:sz w:val="24"/>
          <w:szCs w:val="24"/>
          <w:rPrChange w:id="147" w:author="Art Milch" w:date="2025-04-19T08:50:00Z" w16du:dateUtc="2025-04-19T12:50:00Z">
            <w:rPr>
              <w:rFonts w:ascii="Times New Roman" w:hAnsi="Times New Roman" w:cs="Times New Roman"/>
              <w:b/>
              <w:i/>
              <w:sz w:val="24"/>
              <w:szCs w:val="24"/>
            </w:rPr>
          </w:rPrChange>
        </w:rPr>
        <w:t>Keywords</w:t>
      </w:r>
      <w:r w:rsidR="00C7778F" w:rsidRPr="00524F1B">
        <w:rPr>
          <w:rFonts w:ascii="Times New Roman" w:hAnsi="Times New Roman" w:cs="Times New Roman"/>
          <w:bCs/>
          <w:i/>
          <w:sz w:val="24"/>
          <w:szCs w:val="24"/>
          <w:rPrChange w:id="148" w:author="Art Milch" w:date="2025-04-19T08:50:00Z" w16du:dateUtc="2025-04-19T12:50:00Z">
            <w:rPr>
              <w:rFonts w:ascii="Times New Roman" w:hAnsi="Times New Roman" w:cs="Times New Roman"/>
              <w:b/>
              <w:i/>
              <w:sz w:val="24"/>
              <w:szCs w:val="24"/>
            </w:rPr>
          </w:rPrChange>
        </w:rPr>
        <w:t>:</w:t>
      </w:r>
      <w:r w:rsidRPr="00524F1B">
        <w:rPr>
          <w:rFonts w:ascii="Times New Roman" w:hAnsi="Times New Roman" w:cs="Times New Roman"/>
          <w:i/>
          <w:sz w:val="24"/>
          <w:szCs w:val="24"/>
        </w:rPr>
        <w:t xml:space="preserve"> </w:t>
      </w:r>
      <w:ins w:id="149" w:author="Art Milch" w:date="2025-04-18T13:27:00Z" w16du:dateUtc="2025-04-18T17:27:00Z">
        <w:r w:rsidR="00E542F4" w:rsidRPr="00524F1B">
          <w:rPr>
            <w:rFonts w:ascii="Times New Roman" w:hAnsi="Times New Roman" w:cs="Times New Roman"/>
            <w:iCs/>
            <w:sz w:val="24"/>
            <w:szCs w:val="24"/>
          </w:rPr>
          <w:t>c</w:t>
        </w:r>
      </w:ins>
      <w:del w:id="150" w:author="Art Milch" w:date="2025-04-18T13:27:00Z" w16du:dateUtc="2025-04-18T17:27:00Z">
        <w:r w:rsidRPr="00524F1B" w:rsidDel="00E542F4">
          <w:rPr>
            <w:rFonts w:ascii="Times New Roman" w:hAnsi="Times New Roman" w:cs="Times New Roman"/>
            <w:iCs/>
            <w:sz w:val="24"/>
            <w:szCs w:val="24"/>
            <w:rPrChange w:id="151" w:author="Art Milch" w:date="2025-04-19T08:50:00Z" w16du:dateUtc="2025-04-19T12:50:00Z">
              <w:rPr>
                <w:rFonts w:ascii="Times New Roman" w:hAnsi="Times New Roman" w:cs="Times New Roman"/>
                <w:i/>
                <w:sz w:val="24"/>
                <w:szCs w:val="24"/>
              </w:rPr>
            </w:rPrChange>
          </w:rPr>
          <w:delText>C</w:delText>
        </w:r>
      </w:del>
      <w:r w:rsidRPr="00524F1B">
        <w:rPr>
          <w:rFonts w:ascii="Times New Roman" w:hAnsi="Times New Roman" w:cs="Times New Roman"/>
          <w:iCs/>
          <w:sz w:val="24"/>
          <w:szCs w:val="24"/>
          <w:rPrChange w:id="152" w:author="Art Milch" w:date="2025-04-19T08:50:00Z" w16du:dateUtc="2025-04-19T12:50:00Z">
            <w:rPr>
              <w:rFonts w:ascii="Times New Roman" w:hAnsi="Times New Roman" w:cs="Times New Roman"/>
              <w:i/>
              <w:sz w:val="24"/>
              <w:szCs w:val="24"/>
            </w:rPr>
          </w:rPrChange>
        </w:rPr>
        <w:t>onvolution neural network</w:t>
      </w:r>
      <w:ins w:id="153" w:author="Art Milch" w:date="2025-04-18T13:27:00Z" w16du:dateUtc="2025-04-18T17:27:00Z">
        <w:r w:rsidR="00E06E11" w:rsidRPr="00524F1B">
          <w:rPr>
            <w:rFonts w:ascii="Times New Roman" w:hAnsi="Times New Roman" w:cs="Times New Roman"/>
            <w:iCs/>
            <w:sz w:val="24"/>
            <w:szCs w:val="24"/>
          </w:rPr>
          <w:t>, l</w:t>
        </w:r>
      </w:ins>
      <w:del w:id="154" w:author="Art Milch" w:date="2025-04-18T13:27:00Z" w16du:dateUtc="2025-04-18T17:27:00Z">
        <w:r w:rsidRPr="00524F1B" w:rsidDel="00E06E11">
          <w:rPr>
            <w:rFonts w:ascii="Times New Roman" w:hAnsi="Times New Roman" w:cs="Times New Roman"/>
            <w:iCs/>
            <w:sz w:val="24"/>
            <w:szCs w:val="24"/>
            <w:rPrChange w:id="155" w:author="Art Milch" w:date="2025-04-19T08:50:00Z" w16du:dateUtc="2025-04-19T12:50:00Z">
              <w:rPr>
                <w:rFonts w:ascii="Times New Roman" w:hAnsi="Times New Roman" w:cs="Times New Roman"/>
                <w:i/>
                <w:sz w:val="24"/>
                <w:szCs w:val="24"/>
              </w:rPr>
            </w:rPrChange>
          </w:rPr>
          <w:delText xml:space="preserve"> · L</w:delText>
        </w:r>
      </w:del>
      <w:r w:rsidRPr="00524F1B">
        <w:rPr>
          <w:rFonts w:ascii="Times New Roman" w:hAnsi="Times New Roman" w:cs="Times New Roman"/>
          <w:iCs/>
          <w:sz w:val="24"/>
          <w:szCs w:val="24"/>
          <w:rPrChange w:id="156" w:author="Art Milch" w:date="2025-04-19T08:50:00Z" w16du:dateUtc="2025-04-19T12:50:00Z">
            <w:rPr>
              <w:rFonts w:ascii="Times New Roman" w:hAnsi="Times New Roman" w:cs="Times New Roman"/>
              <w:i/>
              <w:sz w:val="24"/>
              <w:szCs w:val="24"/>
            </w:rPr>
          </w:rPrChange>
        </w:rPr>
        <w:t>ong–short-term memory neural network</w:t>
      </w:r>
      <w:ins w:id="157" w:author="Art Milch" w:date="2025-04-18T13:27:00Z" w16du:dateUtc="2025-04-18T17:27:00Z">
        <w:r w:rsidR="00E06E11" w:rsidRPr="00524F1B">
          <w:rPr>
            <w:rFonts w:ascii="Times New Roman" w:hAnsi="Times New Roman" w:cs="Times New Roman"/>
            <w:iCs/>
            <w:sz w:val="24"/>
            <w:szCs w:val="24"/>
          </w:rPr>
          <w:t>, s</w:t>
        </w:r>
      </w:ins>
      <w:del w:id="158" w:author="Art Milch" w:date="2025-04-18T13:27:00Z" w16du:dateUtc="2025-04-18T17:27:00Z">
        <w:r w:rsidRPr="00524F1B" w:rsidDel="00E06E11">
          <w:rPr>
            <w:rFonts w:ascii="Times New Roman" w:hAnsi="Times New Roman" w:cs="Times New Roman"/>
            <w:iCs/>
            <w:sz w:val="24"/>
            <w:szCs w:val="24"/>
            <w:rPrChange w:id="159" w:author="Art Milch" w:date="2025-04-19T08:50:00Z" w16du:dateUtc="2025-04-19T12:50:00Z">
              <w:rPr>
                <w:rFonts w:ascii="Times New Roman" w:hAnsi="Times New Roman" w:cs="Times New Roman"/>
                <w:i/>
                <w:sz w:val="24"/>
                <w:szCs w:val="24"/>
              </w:rPr>
            </w:rPrChange>
          </w:rPr>
          <w:delText xml:space="preserve"> · Stock p</w:delText>
        </w:r>
      </w:del>
      <w:ins w:id="160" w:author="Art Milch" w:date="2025-04-18T13:27:00Z" w16du:dateUtc="2025-04-18T17:27:00Z">
        <w:r w:rsidR="00E06E11" w:rsidRPr="00524F1B">
          <w:rPr>
            <w:rFonts w:ascii="Times New Roman" w:hAnsi="Times New Roman" w:cs="Times New Roman"/>
            <w:iCs/>
            <w:sz w:val="24"/>
            <w:szCs w:val="24"/>
          </w:rPr>
          <w:t xml:space="preserve">tock </w:t>
        </w:r>
        <w:r w:rsidR="004301B5" w:rsidRPr="00524F1B">
          <w:rPr>
            <w:rFonts w:ascii="Times New Roman" w:hAnsi="Times New Roman" w:cs="Times New Roman"/>
            <w:iCs/>
            <w:sz w:val="24"/>
            <w:szCs w:val="24"/>
          </w:rPr>
          <w:t>p</w:t>
        </w:r>
      </w:ins>
      <w:r w:rsidRPr="00524F1B">
        <w:rPr>
          <w:rFonts w:ascii="Times New Roman" w:hAnsi="Times New Roman" w:cs="Times New Roman"/>
          <w:iCs/>
          <w:sz w:val="24"/>
          <w:szCs w:val="24"/>
          <w:rPrChange w:id="161" w:author="Art Milch" w:date="2025-04-19T08:50:00Z" w16du:dateUtc="2025-04-19T12:50:00Z">
            <w:rPr>
              <w:rFonts w:ascii="Times New Roman" w:hAnsi="Times New Roman" w:cs="Times New Roman"/>
              <w:i/>
              <w:sz w:val="24"/>
              <w:szCs w:val="24"/>
            </w:rPr>
          </w:rPrChange>
        </w:rPr>
        <w:t>rice prediction</w:t>
      </w:r>
      <w:ins w:id="162" w:author="Art Milch" w:date="2025-04-18T13:27:00Z" w16du:dateUtc="2025-04-18T17:27:00Z">
        <w:r w:rsidR="004301B5" w:rsidRPr="00524F1B">
          <w:rPr>
            <w:rFonts w:ascii="Times New Roman" w:hAnsi="Times New Roman" w:cs="Times New Roman"/>
            <w:iCs/>
            <w:sz w:val="24"/>
            <w:szCs w:val="24"/>
          </w:rPr>
          <w:t>, l</w:t>
        </w:r>
      </w:ins>
      <w:del w:id="163" w:author="Art Milch" w:date="2025-04-18T13:28:00Z" w16du:dateUtc="2025-04-18T17:28:00Z">
        <w:r w:rsidRPr="00524F1B" w:rsidDel="004301B5">
          <w:rPr>
            <w:rFonts w:ascii="Times New Roman" w:hAnsi="Times New Roman" w:cs="Times New Roman"/>
            <w:iCs/>
            <w:sz w:val="24"/>
            <w:szCs w:val="24"/>
            <w:rPrChange w:id="164" w:author="Art Milch" w:date="2025-04-19T08:50:00Z" w16du:dateUtc="2025-04-19T12:50:00Z">
              <w:rPr>
                <w:rFonts w:ascii="Times New Roman" w:hAnsi="Times New Roman" w:cs="Times New Roman"/>
                <w:i/>
                <w:sz w:val="24"/>
                <w:szCs w:val="24"/>
              </w:rPr>
            </w:rPrChange>
          </w:rPr>
          <w:delText xml:space="preserve"> · L</w:delText>
        </w:r>
      </w:del>
      <w:r w:rsidRPr="00524F1B">
        <w:rPr>
          <w:rFonts w:ascii="Times New Roman" w:hAnsi="Times New Roman" w:cs="Times New Roman"/>
          <w:iCs/>
          <w:sz w:val="24"/>
          <w:szCs w:val="24"/>
          <w:rPrChange w:id="165" w:author="Art Milch" w:date="2025-04-19T08:50:00Z" w16du:dateUtc="2025-04-19T12:50:00Z">
            <w:rPr>
              <w:rFonts w:ascii="Times New Roman" w:hAnsi="Times New Roman" w:cs="Times New Roman"/>
              <w:i/>
              <w:sz w:val="24"/>
              <w:szCs w:val="24"/>
            </w:rPr>
          </w:rPrChange>
        </w:rPr>
        <w:t>eading indicators</w:t>
      </w:r>
      <w:ins w:id="166" w:author="Art Milch" w:date="2025-04-18T13:28:00Z" w16du:dateUtc="2025-04-18T17:28:00Z">
        <w:r w:rsidR="004301B5" w:rsidRPr="00524F1B">
          <w:rPr>
            <w:rFonts w:ascii="Times New Roman" w:hAnsi="Times New Roman" w:cs="Times New Roman"/>
            <w:iCs/>
            <w:sz w:val="24"/>
            <w:szCs w:val="24"/>
          </w:rPr>
          <w:t>,</w:t>
        </w:r>
      </w:ins>
      <w:del w:id="167" w:author="Art Milch" w:date="2025-04-18T13:28:00Z" w16du:dateUtc="2025-04-18T17:28:00Z">
        <w:r w:rsidRPr="00524F1B" w:rsidDel="004301B5">
          <w:rPr>
            <w:rFonts w:ascii="Times New Roman" w:hAnsi="Times New Roman" w:cs="Times New Roman"/>
            <w:iCs/>
            <w:sz w:val="24"/>
            <w:szCs w:val="24"/>
            <w:rPrChange w:id="168" w:author="Art Milch" w:date="2025-04-19T08:50:00Z" w16du:dateUtc="2025-04-19T12:50:00Z">
              <w:rPr>
                <w:rFonts w:ascii="Times New Roman" w:hAnsi="Times New Roman" w:cs="Times New Roman"/>
                <w:i/>
                <w:sz w:val="24"/>
                <w:szCs w:val="24"/>
              </w:rPr>
            </w:rPrChange>
          </w:rPr>
          <w:delText xml:space="preserve"> -</w:delText>
        </w:r>
      </w:del>
      <w:r w:rsidRPr="00524F1B">
        <w:rPr>
          <w:rFonts w:ascii="Times New Roman" w:hAnsi="Times New Roman" w:cs="Times New Roman"/>
          <w:iCs/>
          <w:sz w:val="24"/>
          <w:szCs w:val="24"/>
          <w:rPrChange w:id="169" w:author="Art Milch" w:date="2025-04-19T08:50:00Z" w16du:dateUtc="2025-04-19T12:50:00Z">
            <w:rPr>
              <w:rFonts w:ascii="Times New Roman" w:hAnsi="Times New Roman" w:cs="Times New Roman"/>
              <w:i/>
              <w:sz w:val="24"/>
              <w:szCs w:val="24"/>
            </w:rPr>
          </w:rPrChange>
        </w:rPr>
        <w:t xml:space="preserve"> CNN-BiLSTM</w:t>
      </w:r>
      <w:ins w:id="170" w:author="Art Milch" w:date="2025-04-18T13:30:00Z" w16du:dateUtc="2025-04-18T17:30:00Z">
        <w:r w:rsidR="00830A0A" w:rsidRPr="00524F1B">
          <w:rPr>
            <w:rFonts w:ascii="Times New Roman" w:hAnsi="Times New Roman" w:cs="Times New Roman"/>
            <w:iCs/>
            <w:sz w:val="24"/>
            <w:szCs w:val="24"/>
          </w:rPr>
          <w:t>,</w:t>
        </w:r>
      </w:ins>
      <w:del w:id="171" w:author="Art Milch" w:date="2025-04-18T13:30:00Z" w16du:dateUtc="2025-04-18T17:30:00Z">
        <w:r w:rsidRPr="00524F1B" w:rsidDel="00830A0A">
          <w:rPr>
            <w:rFonts w:ascii="Times New Roman" w:hAnsi="Times New Roman" w:cs="Times New Roman"/>
            <w:iCs/>
            <w:sz w:val="24"/>
            <w:szCs w:val="24"/>
            <w:rPrChange w:id="172" w:author="Art Milch" w:date="2025-04-19T08:50:00Z" w16du:dateUtc="2025-04-19T12:50:00Z">
              <w:rPr>
                <w:rFonts w:ascii="Times New Roman" w:hAnsi="Times New Roman" w:cs="Times New Roman"/>
                <w:i/>
                <w:sz w:val="24"/>
                <w:szCs w:val="24"/>
              </w:rPr>
            </w:rPrChange>
          </w:rPr>
          <w:delText xml:space="preserve"> -</w:delText>
        </w:r>
      </w:del>
      <w:r w:rsidRPr="00524F1B">
        <w:rPr>
          <w:rFonts w:ascii="Times New Roman" w:hAnsi="Times New Roman" w:cs="Times New Roman"/>
          <w:iCs/>
          <w:sz w:val="24"/>
          <w:szCs w:val="24"/>
          <w:rPrChange w:id="173" w:author="Art Milch" w:date="2025-04-19T08:50:00Z" w16du:dateUtc="2025-04-19T12:50:00Z">
            <w:rPr>
              <w:rFonts w:ascii="Times New Roman" w:hAnsi="Times New Roman" w:cs="Times New Roman"/>
              <w:i/>
              <w:sz w:val="24"/>
              <w:szCs w:val="24"/>
            </w:rPr>
          </w:rPrChange>
        </w:rPr>
        <w:t xml:space="preserve"> </w:t>
      </w:r>
      <w:r w:rsidR="004301B5" w:rsidRPr="00524F1B">
        <w:rPr>
          <w:rFonts w:ascii="Times New Roman" w:hAnsi="Times New Roman" w:cs="Times New Roman"/>
          <w:iCs/>
          <w:sz w:val="24"/>
          <w:szCs w:val="24"/>
        </w:rPr>
        <w:t>hybrid architecture</w:t>
      </w:r>
      <w:del w:id="174" w:author="Art Milch" w:date="2025-04-18T13:30:00Z" w16du:dateUtc="2025-04-18T17:30:00Z">
        <w:r w:rsidR="004301B5" w:rsidRPr="00524F1B" w:rsidDel="00830A0A">
          <w:rPr>
            <w:rFonts w:ascii="Times New Roman" w:hAnsi="Times New Roman" w:cs="Times New Roman"/>
            <w:iCs/>
            <w:sz w:val="24"/>
            <w:szCs w:val="24"/>
          </w:rPr>
          <w:delText xml:space="preserve"> </w:delText>
        </w:r>
      </w:del>
      <w:ins w:id="175" w:author="Art Milch" w:date="2025-04-18T13:28:00Z" w16du:dateUtc="2025-04-18T17:28:00Z">
        <w:r w:rsidR="00433BCC" w:rsidRPr="00524F1B">
          <w:rPr>
            <w:rFonts w:ascii="Times New Roman" w:hAnsi="Times New Roman" w:cs="Times New Roman"/>
            <w:iCs/>
            <w:sz w:val="24"/>
            <w:szCs w:val="24"/>
          </w:rPr>
          <w:t>,</w:t>
        </w:r>
      </w:ins>
      <w:del w:id="176" w:author="Art Milch" w:date="2025-04-18T13:28:00Z" w16du:dateUtc="2025-04-18T17:28:00Z">
        <w:r w:rsidR="004301B5" w:rsidRPr="00524F1B" w:rsidDel="00433BCC">
          <w:rPr>
            <w:rFonts w:ascii="Times New Roman" w:hAnsi="Times New Roman" w:cs="Times New Roman"/>
            <w:iCs/>
            <w:sz w:val="24"/>
            <w:szCs w:val="24"/>
          </w:rPr>
          <w:delText>-</w:delText>
        </w:r>
      </w:del>
      <w:r w:rsidR="004301B5" w:rsidRPr="00524F1B">
        <w:rPr>
          <w:rFonts w:ascii="Times New Roman" w:hAnsi="Times New Roman" w:cs="Times New Roman"/>
          <w:iCs/>
          <w:sz w:val="24"/>
          <w:szCs w:val="24"/>
        </w:rPr>
        <w:t xml:space="preserve"> attention mechanism</w:t>
      </w:r>
      <w:ins w:id="177" w:author="Art Milch" w:date="2025-04-18T13:28:00Z" w16du:dateUtc="2025-04-18T17:28:00Z">
        <w:r w:rsidR="00433BCC" w:rsidRPr="00524F1B">
          <w:rPr>
            <w:rFonts w:ascii="Times New Roman" w:hAnsi="Times New Roman" w:cs="Times New Roman"/>
            <w:iCs/>
            <w:sz w:val="24"/>
            <w:szCs w:val="24"/>
          </w:rPr>
          <w:t>,</w:t>
        </w:r>
      </w:ins>
      <w:del w:id="178" w:author="Art Milch" w:date="2025-04-18T13:28:00Z" w16du:dateUtc="2025-04-18T17:28:00Z">
        <w:r w:rsidR="004301B5" w:rsidRPr="00524F1B" w:rsidDel="00433BCC">
          <w:rPr>
            <w:rFonts w:ascii="Times New Roman" w:hAnsi="Times New Roman" w:cs="Times New Roman"/>
            <w:iCs/>
            <w:sz w:val="24"/>
            <w:szCs w:val="24"/>
          </w:rPr>
          <w:delText xml:space="preserve"> -</w:delText>
        </w:r>
      </w:del>
      <w:r w:rsidR="004301B5" w:rsidRPr="00524F1B">
        <w:rPr>
          <w:rFonts w:ascii="Times New Roman" w:hAnsi="Times New Roman" w:cs="Times New Roman"/>
          <w:iCs/>
          <w:sz w:val="24"/>
          <w:szCs w:val="24"/>
        </w:rPr>
        <w:t xml:space="preserve"> neural networks</w:t>
      </w:r>
      <w:ins w:id="179" w:author="Art Milch" w:date="2025-04-18T13:28:00Z" w16du:dateUtc="2025-04-18T17:28:00Z">
        <w:r w:rsidR="00433BCC" w:rsidRPr="00524F1B">
          <w:rPr>
            <w:rFonts w:ascii="Times New Roman" w:hAnsi="Times New Roman" w:cs="Times New Roman"/>
            <w:iCs/>
            <w:sz w:val="24"/>
            <w:szCs w:val="24"/>
          </w:rPr>
          <w:t>,</w:t>
        </w:r>
      </w:ins>
      <w:del w:id="180" w:author="Art Milch" w:date="2025-04-18T13:28:00Z" w16du:dateUtc="2025-04-18T17:28:00Z">
        <w:r w:rsidR="004301B5" w:rsidRPr="00524F1B" w:rsidDel="00433BCC">
          <w:rPr>
            <w:rFonts w:ascii="Times New Roman" w:hAnsi="Times New Roman" w:cs="Times New Roman"/>
            <w:iCs/>
            <w:sz w:val="24"/>
            <w:szCs w:val="24"/>
          </w:rPr>
          <w:delText xml:space="preserve"> -</w:delText>
        </w:r>
      </w:del>
      <w:r w:rsidR="004301B5" w:rsidRPr="00524F1B">
        <w:rPr>
          <w:rFonts w:ascii="Times New Roman" w:hAnsi="Times New Roman" w:cs="Times New Roman"/>
          <w:iCs/>
          <w:sz w:val="24"/>
          <w:szCs w:val="24"/>
        </w:rPr>
        <w:t xml:space="preserve"> </w:t>
      </w:r>
      <w:del w:id="181" w:author="Art Milch" w:date="2025-04-19T10:30:00Z" w16du:dateUtc="2025-04-19T14:30:00Z">
        <w:r w:rsidR="004301B5" w:rsidRPr="00524F1B" w:rsidDel="00266902">
          <w:rPr>
            <w:rFonts w:ascii="Times New Roman" w:hAnsi="Times New Roman" w:cs="Times New Roman"/>
            <w:iCs/>
            <w:sz w:val="24"/>
            <w:szCs w:val="24"/>
          </w:rPr>
          <w:delText>sharpe</w:delText>
        </w:r>
      </w:del>
      <w:ins w:id="182" w:author="Art Milch" w:date="2025-04-19T10:30:00Z" w16du:dateUtc="2025-04-19T14:30:00Z">
        <w:r w:rsidR="00266902" w:rsidRPr="00524F1B">
          <w:rPr>
            <w:rFonts w:ascii="Times New Roman" w:hAnsi="Times New Roman" w:cs="Times New Roman"/>
            <w:iCs/>
            <w:sz w:val="24"/>
            <w:szCs w:val="24"/>
          </w:rPr>
          <w:t>Sharpe</w:t>
        </w:r>
      </w:ins>
      <w:r w:rsidR="004301B5" w:rsidRPr="00524F1B">
        <w:rPr>
          <w:rFonts w:ascii="Times New Roman" w:hAnsi="Times New Roman" w:cs="Times New Roman"/>
          <w:iCs/>
          <w:sz w:val="24"/>
          <w:szCs w:val="24"/>
        </w:rPr>
        <w:t xml:space="preserve"> ratio</w:t>
      </w:r>
      <w:ins w:id="183" w:author="Art Milch" w:date="2025-04-18T13:28:00Z" w16du:dateUtc="2025-04-18T17:28:00Z">
        <w:r w:rsidR="00433BCC" w:rsidRPr="00524F1B">
          <w:rPr>
            <w:rFonts w:ascii="Times New Roman" w:hAnsi="Times New Roman" w:cs="Times New Roman"/>
            <w:iCs/>
            <w:sz w:val="24"/>
            <w:szCs w:val="24"/>
          </w:rPr>
          <w:t>,</w:t>
        </w:r>
      </w:ins>
      <w:del w:id="184" w:author="Art Milch" w:date="2025-04-18T13:28:00Z" w16du:dateUtc="2025-04-18T17:28:00Z">
        <w:r w:rsidR="004301B5" w:rsidRPr="00524F1B" w:rsidDel="00433BCC">
          <w:rPr>
            <w:rFonts w:ascii="Times New Roman" w:hAnsi="Times New Roman" w:cs="Times New Roman"/>
            <w:iCs/>
            <w:sz w:val="24"/>
            <w:szCs w:val="24"/>
          </w:rPr>
          <w:delText xml:space="preserve"> -</w:delText>
        </w:r>
      </w:del>
      <w:r w:rsidR="004301B5" w:rsidRPr="00524F1B">
        <w:rPr>
          <w:rFonts w:ascii="Times New Roman" w:hAnsi="Times New Roman" w:cs="Times New Roman"/>
          <w:iCs/>
          <w:sz w:val="24"/>
          <w:szCs w:val="24"/>
        </w:rPr>
        <w:t xml:space="preserve"> win rate</w:t>
      </w:r>
      <w:ins w:id="185" w:author="Art Milch" w:date="2025-04-18T13:28:00Z" w16du:dateUtc="2025-04-18T17:28:00Z">
        <w:r w:rsidR="00433BCC" w:rsidRPr="00524F1B">
          <w:rPr>
            <w:rFonts w:ascii="Times New Roman" w:hAnsi="Times New Roman" w:cs="Times New Roman"/>
            <w:iCs/>
            <w:sz w:val="24"/>
            <w:szCs w:val="24"/>
          </w:rPr>
          <w:t>,</w:t>
        </w:r>
      </w:ins>
      <w:del w:id="186" w:author="Art Milch" w:date="2025-04-18T13:29:00Z" w16du:dateUtc="2025-04-18T17:29:00Z">
        <w:r w:rsidR="004301B5" w:rsidRPr="00524F1B" w:rsidDel="00433BCC">
          <w:rPr>
            <w:rFonts w:ascii="Times New Roman" w:hAnsi="Times New Roman" w:cs="Times New Roman"/>
            <w:iCs/>
            <w:sz w:val="24"/>
            <w:szCs w:val="24"/>
          </w:rPr>
          <w:delText xml:space="preserve"> -</w:delText>
        </w:r>
      </w:del>
      <w:r w:rsidR="004301B5" w:rsidRPr="00524F1B">
        <w:rPr>
          <w:rFonts w:ascii="Times New Roman" w:hAnsi="Times New Roman" w:cs="Times New Roman"/>
          <w:iCs/>
          <w:sz w:val="24"/>
          <w:szCs w:val="24"/>
        </w:rPr>
        <w:t xml:space="preserve"> maximum drawdown</w:t>
      </w:r>
      <w:ins w:id="187" w:author="Art Milch" w:date="2025-04-18T13:29:00Z" w16du:dateUtc="2025-04-18T17:29:00Z">
        <w:r w:rsidR="00433BCC" w:rsidRPr="00524F1B">
          <w:rPr>
            <w:rFonts w:ascii="Times New Roman" w:hAnsi="Times New Roman" w:cs="Times New Roman"/>
            <w:iCs/>
            <w:sz w:val="24"/>
            <w:szCs w:val="24"/>
          </w:rPr>
          <w:t>,</w:t>
        </w:r>
      </w:ins>
      <w:del w:id="188" w:author="Art Milch" w:date="2025-04-18T13:29:00Z" w16du:dateUtc="2025-04-18T17:29:00Z">
        <w:r w:rsidR="004301B5" w:rsidRPr="00524F1B" w:rsidDel="00433BCC">
          <w:rPr>
            <w:rFonts w:ascii="Times New Roman" w:hAnsi="Times New Roman" w:cs="Times New Roman"/>
            <w:iCs/>
            <w:sz w:val="24"/>
            <w:szCs w:val="24"/>
          </w:rPr>
          <w:delText xml:space="preserve"> -</w:delText>
        </w:r>
      </w:del>
      <w:r w:rsidR="004301B5" w:rsidRPr="00524F1B">
        <w:rPr>
          <w:rFonts w:ascii="Times New Roman" w:hAnsi="Times New Roman" w:cs="Times New Roman"/>
          <w:iCs/>
          <w:sz w:val="24"/>
          <w:szCs w:val="24"/>
        </w:rPr>
        <w:t xml:space="preserve"> risk-adjusted returns</w:t>
      </w:r>
      <w:ins w:id="189" w:author="Art Milch" w:date="2025-04-18T13:29:00Z" w16du:dateUtc="2025-04-18T17:29:00Z">
        <w:r w:rsidR="00F40185" w:rsidRPr="00524F1B">
          <w:rPr>
            <w:rFonts w:ascii="Times New Roman" w:hAnsi="Times New Roman" w:cs="Times New Roman"/>
            <w:iCs/>
            <w:sz w:val="24"/>
            <w:szCs w:val="24"/>
          </w:rPr>
          <w:t>,</w:t>
        </w:r>
      </w:ins>
      <w:del w:id="190" w:author="Art Milch" w:date="2025-04-18T13:29:00Z" w16du:dateUtc="2025-04-18T17:29:00Z">
        <w:r w:rsidR="004301B5" w:rsidRPr="00524F1B" w:rsidDel="00F40185">
          <w:rPr>
            <w:rFonts w:ascii="Times New Roman" w:hAnsi="Times New Roman" w:cs="Times New Roman"/>
            <w:iCs/>
            <w:sz w:val="24"/>
            <w:szCs w:val="24"/>
          </w:rPr>
          <w:delText xml:space="preserve"> -</w:delText>
        </w:r>
      </w:del>
      <w:r w:rsidR="004301B5" w:rsidRPr="00524F1B">
        <w:rPr>
          <w:rFonts w:ascii="Times New Roman" w:hAnsi="Times New Roman" w:cs="Times New Roman"/>
          <w:iCs/>
          <w:sz w:val="24"/>
          <w:szCs w:val="24"/>
        </w:rPr>
        <w:t xml:space="preserve"> profit factor</w:t>
      </w:r>
      <w:commentRangeEnd w:id="146"/>
      <w:r w:rsidR="00E542F4" w:rsidRPr="00524F1B">
        <w:rPr>
          <w:rStyle w:val="CommentReference"/>
        </w:rPr>
        <w:commentReference w:id="146"/>
      </w:r>
    </w:p>
    <w:p w14:paraId="5DEE8DD1" w14:textId="77777777" w:rsidR="00114E38" w:rsidRPr="00524F1B" w:rsidRDefault="00114E38">
      <w:pPr>
        <w:spacing w:line="480" w:lineRule="auto"/>
        <w:ind w:firstLine="720"/>
        <w:outlineLvl w:val="1"/>
        <w:rPr>
          <w:rFonts w:ascii="Times New Roman" w:eastAsia="Times New Roman" w:hAnsi="Times New Roman" w:cs="Times New Roman"/>
          <w:b/>
          <w:bCs/>
          <w:sz w:val="24"/>
          <w:szCs w:val="24"/>
        </w:rPr>
        <w:pPrChange w:id="191" w:author="Art Milch" w:date="2025-04-17T14:48:00Z" w16du:dateUtc="2025-04-17T18:48:00Z">
          <w:pPr>
            <w:jc w:val="both"/>
            <w:outlineLvl w:val="1"/>
          </w:pPr>
        </w:pPrChange>
      </w:pPr>
    </w:p>
    <w:p w14:paraId="23C36BA9" w14:textId="77777777" w:rsidR="00ED2C1B" w:rsidRPr="00524F1B" w:rsidRDefault="00ED2C1B">
      <w:pPr>
        <w:spacing w:line="480" w:lineRule="auto"/>
        <w:ind w:firstLine="720"/>
        <w:outlineLvl w:val="1"/>
        <w:rPr>
          <w:rFonts w:ascii="Times New Roman" w:eastAsia="Times New Roman" w:hAnsi="Times New Roman" w:cs="Times New Roman"/>
          <w:b/>
          <w:bCs/>
          <w:sz w:val="24"/>
          <w:szCs w:val="24"/>
        </w:rPr>
        <w:pPrChange w:id="192" w:author="Art Milch" w:date="2025-04-17T14:48:00Z" w16du:dateUtc="2025-04-17T18:48:00Z">
          <w:pPr>
            <w:jc w:val="both"/>
            <w:outlineLvl w:val="1"/>
          </w:pPr>
        </w:pPrChange>
      </w:pPr>
    </w:p>
    <w:p w14:paraId="1B05F8FB" w14:textId="77777777" w:rsidR="00ED2C1B" w:rsidRPr="00524F1B" w:rsidRDefault="00ED2C1B">
      <w:pPr>
        <w:spacing w:line="480" w:lineRule="auto"/>
        <w:ind w:firstLine="720"/>
        <w:outlineLvl w:val="1"/>
        <w:rPr>
          <w:rFonts w:ascii="Times New Roman" w:eastAsia="Times New Roman" w:hAnsi="Times New Roman" w:cs="Times New Roman"/>
          <w:b/>
          <w:bCs/>
          <w:sz w:val="24"/>
          <w:szCs w:val="24"/>
        </w:rPr>
        <w:pPrChange w:id="193" w:author="Art Milch" w:date="2025-04-17T14:48:00Z" w16du:dateUtc="2025-04-17T18:48:00Z">
          <w:pPr>
            <w:jc w:val="both"/>
            <w:outlineLvl w:val="1"/>
          </w:pPr>
        </w:pPrChange>
      </w:pPr>
    </w:p>
    <w:p w14:paraId="4F2D6CB4" w14:textId="77777777" w:rsidR="00ED2C1B" w:rsidRPr="00524F1B" w:rsidRDefault="00ED2C1B">
      <w:pPr>
        <w:spacing w:line="480" w:lineRule="auto"/>
        <w:ind w:firstLine="720"/>
        <w:outlineLvl w:val="1"/>
        <w:rPr>
          <w:rFonts w:ascii="Times New Roman" w:eastAsia="Times New Roman" w:hAnsi="Times New Roman" w:cs="Times New Roman"/>
          <w:b/>
          <w:bCs/>
          <w:sz w:val="24"/>
          <w:szCs w:val="24"/>
        </w:rPr>
        <w:pPrChange w:id="194" w:author="Art Milch" w:date="2025-04-17T14:48:00Z" w16du:dateUtc="2025-04-17T18:48:00Z">
          <w:pPr>
            <w:jc w:val="both"/>
            <w:outlineLvl w:val="1"/>
          </w:pPr>
        </w:pPrChange>
      </w:pPr>
    </w:p>
    <w:p w14:paraId="1CB02616" w14:textId="77777777" w:rsidR="00ED2C1B" w:rsidRPr="00524F1B" w:rsidRDefault="00ED2C1B">
      <w:pPr>
        <w:spacing w:line="480" w:lineRule="auto"/>
        <w:ind w:firstLine="720"/>
        <w:outlineLvl w:val="1"/>
        <w:rPr>
          <w:rFonts w:ascii="Times New Roman" w:eastAsia="Times New Roman" w:hAnsi="Times New Roman" w:cs="Times New Roman"/>
          <w:b/>
          <w:bCs/>
          <w:sz w:val="24"/>
          <w:szCs w:val="24"/>
        </w:rPr>
        <w:pPrChange w:id="195" w:author="Art Milch" w:date="2025-04-17T14:48:00Z" w16du:dateUtc="2025-04-17T18:48:00Z">
          <w:pPr>
            <w:jc w:val="both"/>
            <w:outlineLvl w:val="1"/>
          </w:pPr>
        </w:pPrChange>
      </w:pPr>
    </w:p>
    <w:p w14:paraId="2CB1D4AA" w14:textId="0EE1164B" w:rsidR="00ED2C1B" w:rsidRPr="00524F1B" w:rsidDel="00DF5022" w:rsidRDefault="00ED2C1B">
      <w:pPr>
        <w:spacing w:line="480" w:lineRule="auto"/>
        <w:ind w:firstLine="720"/>
        <w:outlineLvl w:val="1"/>
        <w:rPr>
          <w:del w:id="196" w:author="Art Milch" w:date="2025-04-18T13:39:00Z" w16du:dateUtc="2025-04-18T17:39:00Z"/>
          <w:rFonts w:ascii="Times New Roman" w:eastAsia="Times New Roman" w:hAnsi="Times New Roman" w:cs="Times New Roman"/>
          <w:b/>
          <w:bCs/>
          <w:sz w:val="24"/>
          <w:szCs w:val="24"/>
        </w:rPr>
        <w:pPrChange w:id="197" w:author="Art Milch" w:date="2025-04-17T14:48:00Z" w16du:dateUtc="2025-04-17T18:48:00Z">
          <w:pPr>
            <w:jc w:val="both"/>
            <w:outlineLvl w:val="1"/>
          </w:pPr>
        </w:pPrChange>
      </w:pPr>
    </w:p>
    <w:p w14:paraId="3D3839DA" w14:textId="4209D7E4" w:rsidR="00ED2C1B" w:rsidRPr="00524F1B" w:rsidDel="00DF5022" w:rsidRDefault="00ED2C1B">
      <w:pPr>
        <w:spacing w:line="480" w:lineRule="auto"/>
        <w:ind w:firstLine="720"/>
        <w:outlineLvl w:val="1"/>
        <w:rPr>
          <w:del w:id="198" w:author="Art Milch" w:date="2025-04-18T13:39:00Z" w16du:dateUtc="2025-04-18T17:39:00Z"/>
          <w:rFonts w:ascii="Times New Roman" w:eastAsia="Times New Roman" w:hAnsi="Times New Roman" w:cs="Times New Roman"/>
          <w:b/>
          <w:bCs/>
          <w:sz w:val="24"/>
          <w:szCs w:val="24"/>
        </w:rPr>
        <w:pPrChange w:id="199" w:author="Art Milch" w:date="2025-04-17T14:48:00Z" w16du:dateUtc="2025-04-17T18:48:00Z">
          <w:pPr>
            <w:jc w:val="both"/>
            <w:outlineLvl w:val="1"/>
          </w:pPr>
        </w:pPrChange>
      </w:pPr>
    </w:p>
    <w:sdt>
      <w:sdtPr>
        <w:rPr>
          <w:rFonts w:ascii="Times New Roman" w:eastAsiaTheme="minorEastAsia" w:hAnsi="Times New Roman" w:cs="Times New Roman"/>
          <w:color w:val="auto"/>
          <w:kern w:val="2"/>
          <w:sz w:val="24"/>
          <w:szCs w:val="24"/>
          <w14:ligatures w14:val="standardContextual"/>
        </w:rPr>
        <w:id w:val="1315429664"/>
        <w:docPartObj>
          <w:docPartGallery w:val="Table of Contents"/>
          <w:docPartUnique/>
        </w:docPartObj>
      </w:sdtPr>
      <w:sdtEndPr>
        <w:rPr>
          <w:kern w:val="0"/>
          <w14:ligatures w14:val="none"/>
        </w:rPr>
      </w:sdtEndPr>
      <w:sdtContent>
        <w:p w14:paraId="4E791917" w14:textId="77777777" w:rsidR="00114E38" w:rsidRPr="00524F1B" w:rsidRDefault="00114E38">
          <w:pPr>
            <w:pStyle w:val="TOCHeading"/>
            <w:spacing w:line="480" w:lineRule="auto"/>
            <w:ind w:firstLine="720"/>
            <w:rPr>
              <w:rFonts w:ascii="Times New Roman" w:eastAsia="Times New Roman" w:hAnsi="Times New Roman" w:cs="Times New Roman"/>
              <w:color w:val="auto"/>
              <w:sz w:val="24"/>
              <w:szCs w:val="24"/>
              <w:rPrChange w:id="200" w:author="Art Milch" w:date="2025-04-19T08:50:00Z" w16du:dateUtc="2025-04-19T12:50:00Z">
                <w:rPr/>
              </w:rPrChange>
            </w:rPr>
            <w:pPrChange w:id="201" w:author="Art Milch" w:date="2025-04-17T14:48:00Z" w16du:dateUtc="2025-04-17T18:48:00Z">
              <w:pPr>
                <w:pStyle w:val="TOCHeading"/>
                <w:jc w:val="both"/>
              </w:pPr>
            </w:pPrChange>
          </w:pPr>
          <w:r w:rsidRPr="00524F1B">
            <w:rPr>
              <w:rFonts w:ascii="Times New Roman" w:eastAsia="Times New Roman" w:hAnsi="Times New Roman" w:cs="Times New Roman"/>
              <w:color w:val="auto"/>
              <w:sz w:val="24"/>
              <w:szCs w:val="24"/>
            </w:rPr>
            <w:t>Contents</w:t>
          </w:r>
        </w:p>
        <w:commentRangeStart w:id="202"/>
        <w:p w14:paraId="0177F281" w14:textId="0B7612CE" w:rsidR="00290465" w:rsidRPr="00524F1B" w:rsidRDefault="00114E38">
          <w:pPr>
            <w:pStyle w:val="TOC2"/>
            <w:tabs>
              <w:tab w:val="right" w:leader="dot" w:pos="9883"/>
            </w:tabs>
            <w:spacing w:line="480" w:lineRule="auto"/>
            <w:ind w:firstLine="720"/>
            <w:rPr>
              <w:rFonts w:ascii="Times New Roman" w:eastAsiaTheme="minorEastAsia" w:hAnsi="Times New Roman" w:cs="Times New Roman"/>
              <w:kern w:val="2"/>
              <w:sz w:val="24"/>
              <w:szCs w:val="24"/>
              <w14:ligatures w14:val="standardContextual"/>
              <w:rPrChange w:id="203" w:author="Art Milch" w:date="2025-04-19T08:50:00Z" w16du:dateUtc="2025-04-19T12:50:00Z">
                <w:rPr>
                  <w:rFonts w:eastAsiaTheme="minorEastAsia"/>
                  <w:noProof/>
                  <w:kern w:val="2"/>
                  <w:sz w:val="24"/>
                  <w:szCs w:val="24"/>
                  <w14:ligatures w14:val="standardContextual"/>
                </w:rPr>
              </w:rPrChange>
            </w:rPr>
            <w:pPrChange w:id="204" w:author="Art Milch" w:date="2025-04-17T14:48:00Z" w16du:dateUtc="2025-04-17T18:48:00Z">
              <w:pPr>
                <w:pStyle w:val="TOC2"/>
                <w:tabs>
                  <w:tab w:val="right" w:leader="dot" w:pos="9883"/>
                </w:tabs>
              </w:pPr>
            </w:pPrChange>
          </w:pPr>
          <w:r w:rsidRPr="00524F1B">
            <w:rPr>
              <w:rFonts w:ascii="Times New Roman" w:hAnsi="Times New Roman" w:cs="Times New Roman"/>
              <w:sz w:val="24"/>
              <w:szCs w:val="24"/>
            </w:rPr>
            <w:fldChar w:fldCharType="begin"/>
          </w:r>
          <w:r w:rsidRPr="00524F1B">
            <w:rPr>
              <w:rFonts w:ascii="Times New Roman" w:hAnsi="Times New Roman" w:cs="Times New Roman"/>
              <w:sz w:val="24"/>
              <w:szCs w:val="24"/>
            </w:rPr>
            <w:instrText>TOC \o "1-3" \h \z \u</w:instrText>
          </w:r>
          <w:r w:rsidRPr="00524F1B">
            <w:rPr>
              <w:rFonts w:ascii="Times New Roman" w:hAnsi="Times New Roman" w:cs="Times New Roman"/>
              <w:sz w:val="24"/>
              <w:szCs w:val="24"/>
            </w:rPr>
            <w:fldChar w:fldCharType="separate"/>
          </w:r>
          <w:r w:rsidR="00290465" w:rsidRPr="00524F1B">
            <w:rPr>
              <w:rFonts w:ascii="Times New Roman" w:hAnsi="Times New Roman" w:cs="Times New Roman"/>
              <w:sz w:val="24"/>
              <w:szCs w:val="24"/>
              <w:rPrChange w:id="205" w:author="Art Milch" w:date="2025-04-19T08:50:00Z" w16du:dateUtc="2025-04-19T12:50:00Z">
                <w:rPr/>
              </w:rPrChange>
            </w:rPr>
            <w:fldChar w:fldCharType="begin"/>
          </w:r>
          <w:r w:rsidR="00290465" w:rsidRPr="00524F1B">
            <w:rPr>
              <w:rFonts w:ascii="Times New Roman" w:hAnsi="Times New Roman" w:cs="Times New Roman"/>
              <w:sz w:val="24"/>
              <w:szCs w:val="24"/>
              <w:rPrChange w:id="206" w:author="Art Milch" w:date="2025-04-19T08:50:00Z" w16du:dateUtc="2025-04-19T12:50:00Z">
                <w:rPr/>
              </w:rPrChange>
            </w:rPr>
            <w:instrText>HYPERLINK \l "_Toc194830268"</w:instrText>
          </w:r>
          <w:r w:rsidR="00290465" w:rsidRPr="00524F1B">
            <w:rPr>
              <w:rFonts w:ascii="Times New Roman" w:hAnsi="Times New Roman" w:cs="Times New Roman"/>
              <w:sz w:val="24"/>
              <w:szCs w:val="24"/>
            </w:rPr>
          </w:r>
          <w:r w:rsidR="00290465" w:rsidRPr="00524F1B">
            <w:rPr>
              <w:rFonts w:ascii="Times New Roman" w:hAnsi="Times New Roman" w:cs="Times New Roman"/>
              <w:sz w:val="24"/>
              <w:szCs w:val="24"/>
              <w:rPrChange w:id="207" w:author="Art Milch" w:date="2025-04-19T08:50:00Z" w16du:dateUtc="2025-04-19T12:50:00Z">
                <w:rPr/>
              </w:rPrChange>
            </w:rPr>
            <w:fldChar w:fldCharType="separate"/>
          </w:r>
          <w:r w:rsidR="00290465" w:rsidRPr="00524F1B">
            <w:rPr>
              <w:rStyle w:val="Hyperlink"/>
              <w:rFonts w:ascii="Times New Roman" w:eastAsia="Times New Roman" w:hAnsi="Times New Roman" w:cs="Times New Roman"/>
              <w:b/>
              <w:bCs/>
              <w:sz w:val="24"/>
              <w:szCs w:val="24"/>
              <w:rPrChange w:id="208" w:author="Art Milch" w:date="2025-04-19T08:50:00Z" w16du:dateUtc="2025-04-19T12:50:00Z">
                <w:rPr>
                  <w:rStyle w:val="Hyperlink"/>
                  <w:rFonts w:ascii="Times New Roman" w:eastAsia="Times New Roman" w:hAnsi="Times New Roman" w:cs="Times New Roman"/>
                  <w:b/>
                  <w:bCs/>
                  <w:noProof/>
                </w:rPr>
              </w:rPrChange>
            </w:rPr>
            <w:t>Abstract</w:t>
          </w:r>
          <w:r w:rsidR="00290465" w:rsidRPr="00524F1B">
            <w:rPr>
              <w:rFonts w:ascii="Times New Roman" w:hAnsi="Times New Roman" w:cs="Times New Roman"/>
              <w:webHidden/>
              <w:sz w:val="24"/>
              <w:szCs w:val="24"/>
              <w:rPrChange w:id="209" w:author="Art Milch" w:date="2025-04-19T08:50:00Z" w16du:dateUtc="2025-04-19T12:50:00Z">
                <w:rPr>
                  <w:noProof/>
                  <w:webHidden/>
                </w:rPr>
              </w:rPrChange>
            </w:rPr>
            <w:tab/>
          </w:r>
          <w:r w:rsidR="00290465" w:rsidRPr="00524F1B">
            <w:rPr>
              <w:rFonts w:ascii="Times New Roman" w:hAnsi="Times New Roman" w:cs="Times New Roman"/>
              <w:webHidden/>
              <w:sz w:val="24"/>
              <w:szCs w:val="24"/>
              <w:rPrChange w:id="210" w:author="Art Milch" w:date="2025-04-19T08:50:00Z" w16du:dateUtc="2025-04-19T12:50:00Z">
                <w:rPr>
                  <w:noProof/>
                  <w:webHidden/>
                </w:rPr>
              </w:rPrChange>
            </w:rPr>
            <w:fldChar w:fldCharType="begin"/>
          </w:r>
          <w:r w:rsidR="00290465" w:rsidRPr="00524F1B">
            <w:rPr>
              <w:rFonts w:ascii="Times New Roman" w:hAnsi="Times New Roman" w:cs="Times New Roman"/>
              <w:webHidden/>
              <w:sz w:val="24"/>
              <w:szCs w:val="24"/>
              <w:rPrChange w:id="211" w:author="Art Milch" w:date="2025-04-19T08:50:00Z" w16du:dateUtc="2025-04-19T12:50:00Z">
                <w:rPr>
                  <w:noProof/>
                  <w:webHidden/>
                </w:rPr>
              </w:rPrChange>
            </w:rPr>
            <w:instrText xml:space="preserve"> PAGEREF _Toc194830268 \h </w:instrText>
          </w:r>
          <w:r w:rsidR="00290465" w:rsidRPr="00524F1B">
            <w:rPr>
              <w:rFonts w:ascii="Times New Roman" w:hAnsi="Times New Roman" w:cs="Times New Roman"/>
              <w:webHidden/>
              <w:sz w:val="24"/>
              <w:szCs w:val="24"/>
            </w:rPr>
          </w:r>
          <w:r w:rsidR="00290465" w:rsidRPr="00524F1B">
            <w:rPr>
              <w:rFonts w:ascii="Times New Roman" w:hAnsi="Times New Roman" w:cs="Times New Roman"/>
              <w:webHidden/>
              <w:sz w:val="24"/>
              <w:szCs w:val="24"/>
              <w:rPrChange w:id="212" w:author="Art Milch" w:date="2025-04-19T08:50:00Z" w16du:dateUtc="2025-04-19T12:50:00Z">
                <w:rPr>
                  <w:noProof/>
                  <w:webHidden/>
                </w:rPr>
              </w:rPrChange>
            </w:rPr>
            <w:fldChar w:fldCharType="separate"/>
          </w:r>
          <w:r w:rsidR="00290465" w:rsidRPr="00524F1B">
            <w:rPr>
              <w:rFonts w:ascii="Times New Roman" w:hAnsi="Times New Roman" w:cs="Times New Roman"/>
              <w:webHidden/>
              <w:sz w:val="24"/>
              <w:szCs w:val="24"/>
              <w:rPrChange w:id="213" w:author="Art Milch" w:date="2025-04-19T08:50:00Z" w16du:dateUtc="2025-04-19T12:50:00Z">
                <w:rPr>
                  <w:noProof/>
                  <w:webHidden/>
                </w:rPr>
              </w:rPrChange>
            </w:rPr>
            <w:t>1</w:t>
          </w:r>
          <w:r w:rsidR="00290465" w:rsidRPr="00524F1B">
            <w:rPr>
              <w:rFonts w:ascii="Times New Roman" w:hAnsi="Times New Roman" w:cs="Times New Roman"/>
              <w:webHidden/>
              <w:sz w:val="24"/>
              <w:szCs w:val="24"/>
              <w:rPrChange w:id="214" w:author="Art Milch" w:date="2025-04-19T08:50:00Z" w16du:dateUtc="2025-04-19T12:50:00Z">
                <w:rPr>
                  <w:noProof/>
                  <w:webHidden/>
                </w:rPr>
              </w:rPrChange>
            </w:rPr>
            <w:fldChar w:fldCharType="end"/>
          </w:r>
          <w:r w:rsidR="00290465" w:rsidRPr="00524F1B">
            <w:rPr>
              <w:rFonts w:ascii="Times New Roman" w:hAnsi="Times New Roman" w:cs="Times New Roman"/>
              <w:sz w:val="24"/>
              <w:szCs w:val="24"/>
              <w:rPrChange w:id="215" w:author="Art Milch" w:date="2025-04-19T08:50:00Z" w16du:dateUtc="2025-04-19T12:50:00Z">
                <w:rPr/>
              </w:rPrChange>
            </w:rPr>
            <w:fldChar w:fldCharType="end"/>
          </w:r>
        </w:p>
        <w:p w14:paraId="719EE9DF" w14:textId="045ECC09" w:rsidR="00290465" w:rsidRPr="00524F1B" w:rsidRDefault="00290465">
          <w:pPr>
            <w:pStyle w:val="TOC1"/>
            <w:tabs>
              <w:tab w:val="right" w:leader="dot" w:pos="9883"/>
            </w:tabs>
            <w:spacing w:line="480" w:lineRule="auto"/>
            <w:ind w:firstLine="720"/>
            <w:rPr>
              <w:rFonts w:ascii="Times New Roman" w:eastAsiaTheme="minorEastAsia" w:hAnsi="Times New Roman" w:cs="Times New Roman"/>
              <w:rPrChange w:id="216" w:author="Art Milch" w:date="2025-04-19T08:50:00Z" w16du:dateUtc="2025-04-19T12:50:00Z">
                <w:rPr>
                  <w:rFonts w:eastAsiaTheme="minorEastAsia"/>
                  <w:noProof/>
                </w:rPr>
              </w:rPrChange>
            </w:rPr>
            <w:pPrChange w:id="217" w:author="Art Milch" w:date="2025-04-17T14:48:00Z" w16du:dateUtc="2025-04-17T18:48:00Z">
              <w:pPr>
                <w:pStyle w:val="TOC1"/>
                <w:tabs>
                  <w:tab w:val="right" w:leader="dot" w:pos="9883"/>
                </w:tabs>
              </w:pPr>
            </w:pPrChange>
          </w:pPr>
          <w:r w:rsidRPr="00524F1B">
            <w:rPr>
              <w:rFonts w:ascii="Times New Roman" w:hAnsi="Times New Roman" w:cs="Times New Roman"/>
              <w:rPrChange w:id="218" w:author="Art Milch" w:date="2025-04-19T08:50:00Z" w16du:dateUtc="2025-04-19T12:50:00Z">
                <w:rPr/>
              </w:rPrChange>
            </w:rPr>
            <w:fldChar w:fldCharType="begin"/>
          </w:r>
          <w:r w:rsidRPr="00524F1B">
            <w:rPr>
              <w:rFonts w:ascii="Times New Roman" w:hAnsi="Times New Roman" w:cs="Times New Roman"/>
              <w:rPrChange w:id="219" w:author="Art Milch" w:date="2025-04-19T08:50:00Z" w16du:dateUtc="2025-04-19T12:50:00Z">
                <w:rPr/>
              </w:rPrChange>
            </w:rPr>
            <w:instrText>HYPERLINK \l "_Toc194830269"</w:instrText>
          </w:r>
          <w:r w:rsidRPr="00524F1B">
            <w:rPr>
              <w:rFonts w:ascii="Times New Roman" w:hAnsi="Times New Roman" w:cs="Times New Roman"/>
            </w:rPr>
          </w:r>
          <w:r w:rsidRPr="00524F1B">
            <w:rPr>
              <w:rFonts w:ascii="Times New Roman" w:hAnsi="Times New Roman" w:cs="Times New Roman"/>
              <w:rPrChange w:id="220" w:author="Art Milch" w:date="2025-04-19T08:50:00Z" w16du:dateUtc="2025-04-19T12:50:00Z">
                <w:rPr/>
              </w:rPrChange>
            </w:rPr>
            <w:fldChar w:fldCharType="separate"/>
          </w:r>
          <w:r w:rsidRPr="00524F1B">
            <w:rPr>
              <w:rStyle w:val="Hyperlink"/>
              <w:rFonts w:ascii="Times New Roman" w:eastAsia="Times New Roman" w:hAnsi="Times New Roman" w:cs="Times New Roman"/>
              <w:b/>
              <w:rPrChange w:id="221" w:author="Art Milch" w:date="2025-04-19T08:50:00Z" w16du:dateUtc="2025-04-19T12:50:00Z">
                <w:rPr>
                  <w:rStyle w:val="Hyperlink"/>
                  <w:rFonts w:ascii="Times New Roman" w:eastAsia="Times New Roman" w:hAnsi="Times New Roman" w:cs="Times New Roman"/>
                  <w:b/>
                  <w:noProof/>
                </w:rPr>
              </w:rPrChange>
            </w:rPr>
            <w:t>1. INTRODUCTION</w:t>
          </w:r>
          <w:r w:rsidRPr="00524F1B">
            <w:rPr>
              <w:rFonts w:ascii="Times New Roman" w:hAnsi="Times New Roman" w:cs="Times New Roman"/>
              <w:webHidden/>
              <w:rPrChange w:id="222" w:author="Art Milch" w:date="2025-04-19T08:50:00Z" w16du:dateUtc="2025-04-19T12:50:00Z">
                <w:rPr>
                  <w:noProof/>
                  <w:webHidden/>
                </w:rPr>
              </w:rPrChange>
            </w:rPr>
            <w:tab/>
          </w:r>
          <w:r w:rsidRPr="00524F1B">
            <w:rPr>
              <w:rFonts w:ascii="Times New Roman" w:hAnsi="Times New Roman" w:cs="Times New Roman"/>
              <w:webHidden/>
              <w:rPrChange w:id="223" w:author="Art Milch" w:date="2025-04-19T08:50:00Z" w16du:dateUtc="2025-04-19T12:50:00Z">
                <w:rPr>
                  <w:noProof/>
                  <w:webHidden/>
                </w:rPr>
              </w:rPrChange>
            </w:rPr>
            <w:fldChar w:fldCharType="begin"/>
          </w:r>
          <w:r w:rsidRPr="00524F1B">
            <w:rPr>
              <w:rFonts w:ascii="Times New Roman" w:hAnsi="Times New Roman" w:cs="Times New Roman"/>
              <w:webHidden/>
              <w:rPrChange w:id="224" w:author="Art Milch" w:date="2025-04-19T08:50:00Z" w16du:dateUtc="2025-04-19T12:50:00Z">
                <w:rPr>
                  <w:noProof/>
                  <w:webHidden/>
                </w:rPr>
              </w:rPrChange>
            </w:rPr>
            <w:instrText xml:space="preserve"> PAGEREF _Toc194830269 \h </w:instrText>
          </w:r>
          <w:r w:rsidRPr="00524F1B">
            <w:rPr>
              <w:rFonts w:ascii="Times New Roman" w:hAnsi="Times New Roman" w:cs="Times New Roman"/>
              <w:webHidden/>
            </w:rPr>
          </w:r>
          <w:r w:rsidRPr="00524F1B">
            <w:rPr>
              <w:rFonts w:ascii="Times New Roman" w:hAnsi="Times New Roman" w:cs="Times New Roman"/>
              <w:webHidden/>
              <w:rPrChange w:id="225" w:author="Art Milch" w:date="2025-04-19T08:50:00Z" w16du:dateUtc="2025-04-19T12:50:00Z">
                <w:rPr>
                  <w:noProof/>
                  <w:webHidden/>
                </w:rPr>
              </w:rPrChange>
            </w:rPr>
            <w:fldChar w:fldCharType="separate"/>
          </w:r>
          <w:r w:rsidRPr="00524F1B">
            <w:rPr>
              <w:rFonts w:ascii="Times New Roman" w:hAnsi="Times New Roman" w:cs="Times New Roman"/>
              <w:webHidden/>
              <w:rPrChange w:id="226" w:author="Art Milch" w:date="2025-04-19T08:50:00Z" w16du:dateUtc="2025-04-19T12:50:00Z">
                <w:rPr>
                  <w:noProof/>
                  <w:webHidden/>
                </w:rPr>
              </w:rPrChange>
            </w:rPr>
            <w:t>3</w:t>
          </w:r>
          <w:r w:rsidRPr="00524F1B">
            <w:rPr>
              <w:rFonts w:ascii="Times New Roman" w:hAnsi="Times New Roman" w:cs="Times New Roman"/>
              <w:webHidden/>
              <w:rPrChange w:id="227" w:author="Art Milch" w:date="2025-04-19T08:50:00Z" w16du:dateUtc="2025-04-19T12:50:00Z">
                <w:rPr>
                  <w:noProof/>
                  <w:webHidden/>
                </w:rPr>
              </w:rPrChange>
            </w:rPr>
            <w:fldChar w:fldCharType="end"/>
          </w:r>
          <w:r w:rsidRPr="00524F1B">
            <w:rPr>
              <w:rFonts w:ascii="Times New Roman" w:hAnsi="Times New Roman" w:cs="Times New Roman"/>
              <w:rPrChange w:id="228" w:author="Art Milch" w:date="2025-04-19T08:50:00Z" w16du:dateUtc="2025-04-19T12:50:00Z">
                <w:rPr/>
              </w:rPrChange>
            </w:rPr>
            <w:fldChar w:fldCharType="end"/>
          </w:r>
        </w:p>
        <w:p w14:paraId="787EF3E4" w14:textId="79A33684"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229" w:author="Art Milch" w:date="2025-04-19T08:50:00Z" w16du:dateUtc="2025-04-19T12:50:00Z">
                <w:rPr>
                  <w:rFonts w:eastAsiaTheme="minorEastAsia"/>
                  <w:noProof/>
                </w:rPr>
              </w:rPrChange>
            </w:rPr>
            <w:pPrChange w:id="230" w:author="Art Milch" w:date="2025-04-17T14:48:00Z" w16du:dateUtc="2025-04-17T18:48:00Z">
              <w:pPr>
                <w:pStyle w:val="TOC3"/>
                <w:tabs>
                  <w:tab w:val="right" w:leader="dot" w:pos="9883"/>
                </w:tabs>
              </w:pPr>
            </w:pPrChange>
          </w:pPr>
          <w:r w:rsidRPr="00524F1B">
            <w:rPr>
              <w:rFonts w:ascii="Times New Roman" w:hAnsi="Times New Roman" w:cs="Times New Roman"/>
              <w:rPrChange w:id="231" w:author="Art Milch" w:date="2025-04-19T08:50:00Z" w16du:dateUtc="2025-04-19T12:50:00Z">
                <w:rPr/>
              </w:rPrChange>
            </w:rPr>
            <w:fldChar w:fldCharType="begin"/>
          </w:r>
          <w:r w:rsidRPr="00524F1B">
            <w:rPr>
              <w:rFonts w:ascii="Times New Roman" w:hAnsi="Times New Roman" w:cs="Times New Roman"/>
              <w:rPrChange w:id="232" w:author="Art Milch" w:date="2025-04-19T08:50:00Z" w16du:dateUtc="2025-04-19T12:50:00Z">
                <w:rPr/>
              </w:rPrChange>
            </w:rPr>
            <w:instrText>HYPERLINK \l "_Toc194830270"</w:instrText>
          </w:r>
          <w:r w:rsidRPr="00524F1B">
            <w:rPr>
              <w:rFonts w:ascii="Times New Roman" w:hAnsi="Times New Roman" w:cs="Times New Roman"/>
            </w:rPr>
          </w:r>
          <w:r w:rsidRPr="00524F1B">
            <w:rPr>
              <w:rFonts w:ascii="Times New Roman" w:hAnsi="Times New Roman" w:cs="Times New Roman"/>
              <w:rPrChange w:id="233" w:author="Art Milch" w:date="2025-04-19T08:50:00Z" w16du:dateUtc="2025-04-19T12:50:00Z">
                <w:rPr/>
              </w:rPrChange>
            </w:rPr>
            <w:fldChar w:fldCharType="separate"/>
          </w:r>
          <w:r w:rsidRPr="00524F1B">
            <w:rPr>
              <w:rStyle w:val="Hyperlink"/>
              <w:rFonts w:ascii="Times New Roman" w:hAnsi="Times New Roman" w:cs="Times New Roman"/>
              <w:rPrChange w:id="234" w:author="Art Milch" w:date="2025-04-19T08:50:00Z" w16du:dateUtc="2025-04-19T12:50:00Z">
                <w:rPr>
                  <w:rStyle w:val="Hyperlink"/>
                  <w:noProof/>
                </w:rPr>
              </w:rPrChange>
            </w:rPr>
            <w:t>1.1 Significance of the Study</w:t>
          </w:r>
          <w:r w:rsidRPr="00524F1B">
            <w:rPr>
              <w:rFonts w:ascii="Times New Roman" w:hAnsi="Times New Roman" w:cs="Times New Roman"/>
              <w:webHidden/>
              <w:rPrChange w:id="235" w:author="Art Milch" w:date="2025-04-19T08:50:00Z" w16du:dateUtc="2025-04-19T12:50:00Z">
                <w:rPr>
                  <w:noProof/>
                  <w:webHidden/>
                </w:rPr>
              </w:rPrChange>
            </w:rPr>
            <w:tab/>
          </w:r>
          <w:r w:rsidRPr="00524F1B">
            <w:rPr>
              <w:rFonts w:ascii="Times New Roman" w:hAnsi="Times New Roman" w:cs="Times New Roman"/>
              <w:webHidden/>
              <w:rPrChange w:id="236" w:author="Art Milch" w:date="2025-04-19T08:50:00Z" w16du:dateUtc="2025-04-19T12:50:00Z">
                <w:rPr>
                  <w:noProof/>
                  <w:webHidden/>
                </w:rPr>
              </w:rPrChange>
            </w:rPr>
            <w:fldChar w:fldCharType="begin"/>
          </w:r>
          <w:r w:rsidRPr="00524F1B">
            <w:rPr>
              <w:rFonts w:ascii="Times New Roman" w:hAnsi="Times New Roman" w:cs="Times New Roman"/>
              <w:webHidden/>
              <w:rPrChange w:id="237" w:author="Art Milch" w:date="2025-04-19T08:50:00Z" w16du:dateUtc="2025-04-19T12:50:00Z">
                <w:rPr>
                  <w:noProof/>
                  <w:webHidden/>
                </w:rPr>
              </w:rPrChange>
            </w:rPr>
            <w:instrText xml:space="preserve"> PAGEREF _Toc194830270 \h </w:instrText>
          </w:r>
          <w:r w:rsidRPr="00524F1B">
            <w:rPr>
              <w:rFonts w:ascii="Times New Roman" w:hAnsi="Times New Roman" w:cs="Times New Roman"/>
              <w:webHidden/>
            </w:rPr>
          </w:r>
          <w:r w:rsidRPr="00524F1B">
            <w:rPr>
              <w:rFonts w:ascii="Times New Roman" w:hAnsi="Times New Roman" w:cs="Times New Roman"/>
              <w:webHidden/>
              <w:rPrChange w:id="238" w:author="Art Milch" w:date="2025-04-19T08:50:00Z" w16du:dateUtc="2025-04-19T12:50:00Z">
                <w:rPr>
                  <w:noProof/>
                  <w:webHidden/>
                </w:rPr>
              </w:rPrChange>
            </w:rPr>
            <w:fldChar w:fldCharType="separate"/>
          </w:r>
          <w:r w:rsidRPr="00524F1B">
            <w:rPr>
              <w:rFonts w:ascii="Times New Roman" w:hAnsi="Times New Roman" w:cs="Times New Roman"/>
              <w:webHidden/>
              <w:rPrChange w:id="239" w:author="Art Milch" w:date="2025-04-19T08:50:00Z" w16du:dateUtc="2025-04-19T12:50:00Z">
                <w:rPr>
                  <w:noProof/>
                  <w:webHidden/>
                </w:rPr>
              </w:rPrChange>
            </w:rPr>
            <w:t>4</w:t>
          </w:r>
          <w:r w:rsidRPr="00524F1B">
            <w:rPr>
              <w:rFonts w:ascii="Times New Roman" w:hAnsi="Times New Roman" w:cs="Times New Roman"/>
              <w:webHidden/>
              <w:rPrChange w:id="240" w:author="Art Milch" w:date="2025-04-19T08:50:00Z" w16du:dateUtc="2025-04-19T12:50:00Z">
                <w:rPr>
                  <w:noProof/>
                  <w:webHidden/>
                </w:rPr>
              </w:rPrChange>
            </w:rPr>
            <w:fldChar w:fldCharType="end"/>
          </w:r>
          <w:r w:rsidRPr="00524F1B">
            <w:rPr>
              <w:rFonts w:ascii="Times New Roman" w:hAnsi="Times New Roman" w:cs="Times New Roman"/>
              <w:rPrChange w:id="241" w:author="Art Milch" w:date="2025-04-19T08:50:00Z" w16du:dateUtc="2025-04-19T12:50:00Z">
                <w:rPr/>
              </w:rPrChange>
            </w:rPr>
            <w:fldChar w:fldCharType="end"/>
          </w:r>
        </w:p>
        <w:p w14:paraId="395F5C27" w14:textId="7875C874"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242" w:author="Art Milch" w:date="2025-04-19T08:50:00Z" w16du:dateUtc="2025-04-19T12:50:00Z">
                <w:rPr>
                  <w:rFonts w:eastAsiaTheme="minorEastAsia"/>
                  <w:noProof/>
                </w:rPr>
              </w:rPrChange>
            </w:rPr>
            <w:pPrChange w:id="243" w:author="Art Milch" w:date="2025-04-17T14:48:00Z" w16du:dateUtc="2025-04-17T18:48:00Z">
              <w:pPr>
                <w:pStyle w:val="TOC3"/>
                <w:tabs>
                  <w:tab w:val="right" w:leader="dot" w:pos="9883"/>
                </w:tabs>
              </w:pPr>
            </w:pPrChange>
          </w:pPr>
          <w:r w:rsidRPr="00524F1B">
            <w:rPr>
              <w:rFonts w:ascii="Times New Roman" w:hAnsi="Times New Roman" w:cs="Times New Roman"/>
              <w:rPrChange w:id="244" w:author="Art Milch" w:date="2025-04-19T08:50:00Z" w16du:dateUtc="2025-04-19T12:50:00Z">
                <w:rPr/>
              </w:rPrChange>
            </w:rPr>
            <w:fldChar w:fldCharType="begin"/>
          </w:r>
          <w:r w:rsidRPr="00524F1B">
            <w:rPr>
              <w:rFonts w:ascii="Times New Roman" w:hAnsi="Times New Roman" w:cs="Times New Roman"/>
              <w:rPrChange w:id="245" w:author="Art Milch" w:date="2025-04-19T08:50:00Z" w16du:dateUtc="2025-04-19T12:50:00Z">
                <w:rPr/>
              </w:rPrChange>
            </w:rPr>
            <w:instrText>HYPERLINK \l "_Toc194830271"</w:instrText>
          </w:r>
          <w:r w:rsidRPr="00524F1B">
            <w:rPr>
              <w:rFonts w:ascii="Times New Roman" w:hAnsi="Times New Roman" w:cs="Times New Roman"/>
            </w:rPr>
          </w:r>
          <w:r w:rsidRPr="00524F1B">
            <w:rPr>
              <w:rFonts w:ascii="Times New Roman" w:hAnsi="Times New Roman" w:cs="Times New Roman"/>
              <w:rPrChange w:id="246" w:author="Art Milch" w:date="2025-04-19T08:50:00Z" w16du:dateUtc="2025-04-19T12:50:00Z">
                <w:rPr/>
              </w:rPrChange>
            </w:rPr>
            <w:fldChar w:fldCharType="separate"/>
          </w:r>
          <w:r w:rsidRPr="00524F1B">
            <w:rPr>
              <w:rStyle w:val="Hyperlink"/>
              <w:rFonts w:ascii="Times New Roman" w:hAnsi="Times New Roman" w:cs="Times New Roman"/>
              <w:rPrChange w:id="247" w:author="Art Milch" w:date="2025-04-19T08:50:00Z" w16du:dateUtc="2025-04-19T12:50:00Z">
                <w:rPr>
                  <w:rStyle w:val="Hyperlink"/>
                  <w:noProof/>
                </w:rPr>
              </w:rPrChange>
            </w:rPr>
            <w:t>1.2 Theoretical Framework</w:t>
          </w:r>
          <w:r w:rsidRPr="00524F1B">
            <w:rPr>
              <w:rFonts w:ascii="Times New Roman" w:hAnsi="Times New Roman" w:cs="Times New Roman"/>
              <w:webHidden/>
              <w:rPrChange w:id="248" w:author="Art Milch" w:date="2025-04-19T08:50:00Z" w16du:dateUtc="2025-04-19T12:50:00Z">
                <w:rPr>
                  <w:noProof/>
                  <w:webHidden/>
                </w:rPr>
              </w:rPrChange>
            </w:rPr>
            <w:tab/>
          </w:r>
          <w:r w:rsidRPr="00524F1B">
            <w:rPr>
              <w:rFonts w:ascii="Times New Roman" w:hAnsi="Times New Roman" w:cs="Times New Roman"/>
              <w:webHidden/>
              <w:rPrChange w:id="249" w:author="Art Milch" w:date="2025-04-19T08:50:00Z" w16du:dateUtc="2025-04-19T12:50:00Z">
                <w:rPr>
                  <w:noProof/>
                  <w:webHidden/>
                </w:rPr>
              </w:rPrChange>
            </w:rPr>
            <w:fldChar w:fldCharType="begin"/>
          </w:r>
          <w:r w:rsidRPr="00524F1B">
            <w:rPr>
              <w:rFonts w:ascii="Times New Roman" w:hAnsi="Times New Roman" w:cs="Times New Roman"/>
              <w:webHidden/>
              <w:rPrChange w:id="250" w:author="Art Milch" w:date="2025-04-19T08:50:00Z" w16du:dateUtc="2025-04-19T12:50:00Z">
                <w:rPr>
                  <w:noProof/>
                  <w:webHidden/>
                </w:rPr>
              </w:rPrChange>
            </w:rPr>
            <w:instrText xml:space="preserve"> PAGEREF _Toc194830271 \h </w:instrText>
          </w:r>
          <w:r w:rsidRPr="00524F1B">
            <w:rPr>
              <w:rFonts w:ascii="Times New Roman" w:hAnsi="Times New Roman" w:cs="Times New Roman"/>
              <w:webHidden/>
            </w:rPr>
          </w:r>
          <w:r w:rsidRPr="00524F1B">
            <w:rPr>
              <w:rFonts w:ascii="Times New Roman" w:hAnsi="Times New Roman" w:cs="Times New Roman"/>
              <w:webHidden/>
              <w:rPrChange w:id="251" w:author="Art Milch" w:date="2025-04-19T08:50:00Z" w16du:dateUtc="2025-04-19T12:50:00Z">
                <w:rPr>
                  <w:noProof/>
                  <w:webHidden/>
                </w:rPr>
              </w:rPrChange>
            </w:rPr>
            <w:fldChar w:fldCharType="separate"/>
          </w:r>
          <w:r w:rsidRPr="00524F1B">
            <w:rPr>
              <w:rFonts w:ascii="Times New Roman" w:hAnsi="Times New Roman" w:cs="Times New Roman"/>
              <w:webHidden/>
              <w:rPrChange w:id="252" w:author="Art Milch" w:date="2025-04-19T08:50:00Z" w16du:dateUtc="2025-04-19T12:50:00Z">
                <w:rPr>
                  <w:noProof/>
                  <w:webHidden/>
                </w:rPr>
              </w:rPrChange>
            </w:rPr>
            <w:t>5</w:t>
          </w:r>
          <w:r w:rsidRPr="00524F1B">
            <w:rPr>
              <w:rFonts w:ascii="Times New Roman" w:hAnsi="Times New Roman" w:cs="Times New Roman"/>
              <w:webHidden/>
              <w:rPrChange w:id="253" w:author="Art Milch" w:date="2025-04-19T08:50:00Z" w16du:dateUtc="2025-04-19T12:50:00Z">
                <w:rPr>
                  <w:noProof/>
                  <w:webHidden/>
                </w:rPr>
              </w:rPrChange>
            </w:rPr>
            <w:fldChar w:fldCharType="end"/>
          </w:r>
          <w:r w:rsidRPr="00524F1B">
            <w:rPr>
              <w:rFonts w:ascii="Times New Roman" w:hAnsi="Times New Roman" w:cs="Times New Roman"/>
              <w:rPrChange w:id="254" w:author="Art Milch" w:date="2025-04-19T08:50:00Z" w16du:dateUtc="2025-04-19T12:50:00Z">
                <w:rPr/>
              </w:rPrChange>
            </w:rPr>
            <w:fldChar w:fldCharType="end"/>
          </w:r>
        </w:p>
        <w:p w14:paraId="1A5F146B" w14:textId="20D94E5D"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255" w:author="Art Milch" w:date="2025-04-19T08:50:00Z" w16du:dateUtc="2025-04-19T12:50:00Z">
                <w:rPr>
                  <w:rFonts w:eastAsiaTheme="minorEastAsia"/>
                  <w:noProof/>
                </w:rPr>
              </w:rPrChange>
            </w:rPr>
            <w:pPrChange w:id="256" w:author="Art Milch" w:date="2025-04-17T14:48:00Z" w16du:dateUtc="2025-04-17T18:48:00Z">
              <w:pPr>
                <w:pStyle w:val="TOC3"/>
                <w:tabs>
                  <w:tab w:val="right" w:leader="dot" w:pos="9883"/>
                </w:tabs>
              </w:pPr>
            </w:pPrChange>
          </w:pPr>
          <w:r w:rsidRPr="00524F1B">
            <w:rPr>
              <w:rFonts w:ascii="Times New Roman" w:hAnsi="Times New Roman" w:cs="Times New Roman"/>
              <w:rPrChange w:id="257" w:author="Art Milch" w:date="2025-04-19T08:50:00Z" w16du:dateUtc="2025-04-19T12:50:00Z">
                <w:rPr/>
              </w:rPrChange>
            </w:rPr>
            <w:fldChar w:fldCharType="begin"/>
          </w:r>
          <w:r w:rsidRPr="00524F1B">
            <w:rPr>
              <w:rFonts w:ascii="Times New Roman" w:hAnsi="Times New Roman" w:cs="Times New Roman"/>
              <w:rPrChange w:id="258" w:author="Art Milch" w:date="2025-04-19T08:50:00Z" w16du:dateUtc="2025-04-19T12:50:00Z">
                <w:rPr/>
              </w:rPrChange>
            </w:rPr>
            <w:instrText>HYPERLINK \l "_Toc194830272"</w:instrText>
          </w:r>
          <w:r w:rsidRPr="00524F1B">
            <w:rPr>
              <w:rFonts w:ascii="Times New Roman" w:hAnsi="Times New Roman" w:cs="Times New Roman"/>
            </w:rPr>
          </w:r>
          <w:r w:rsidRPr="00524F1B">
            <w:rPr>
              <w:rFonts w:ascii="Times New Roman" w:hAnsi="Times New Roman" w:cs="Times New Roman"/>
              <w:rPrChange w:id="259" w:author="Art Milch" w:date="2025-04-19T08:50:00Z" w16du:dateUtc="2025-04-19T12:50:00Z">
                <w:rPr/>
              </w:rPrChange>
            </w:rPr>
            <w:fldChar w:fldCharType="separate"/>
          </w:r>
          <w:r w:rsidRPr="00524F1B">
            <w:rPr>
              <w:rStyle w:val="Hyperlink"/>
              <w:rFonts w:ascii="Times New Roman" w:hAnsi="Times New Roman" w:cs="Times New Roman"/>
              <w:rPrChange w:id="260" w:author="Art Milch" w:date="2025-04-19T08:50:00Z" w16du:dateUtc="2025-04-19T12:50:00Z">
                <w:rPr>
                  <w:rStyle w:val="Hyperlink"/>
                  <w:noProof/>
                </w:rPr>
              </w:rPrChange>
            </w:rPr>
            <w:t>1.3 Challenges and Limitations</w:t>
          </w:r>
          <w:r w:rsidRPr="00524F1B">
            <w:rPr>
              <w:rFonts w:ascii="Times New Roman" w:hAnsi="Times New Roman" w:cs="Times New Roman"/>
              <w:webHidden/>
              <w:rPrChange w:id="261" w:author="Art Milch" w:date="2025-04-19T08:50:00Z" w16du:dateUtc="2025-04-19T12:50:00Z">
                <w:rPr>
                  <w:noProof/>
                  <w:webHidden/>
                </w:rPr>
              </w:rPrChange>
            </w:rPr>
            <w:tab/>
          </w:r>
          <w:r w:rsidRPr="00524F1B">
            <w:rPr>
              <w:rFonts w:ascii="Times New Roman" w:hAnsi="Times New Roman" w:cs="Times New Roman"/>
              <w:webHidden/>
              <w:rPrChange w:id="262" w:author="Art Milch" w:date="2025-04-19T08:50:00Z" w16du:dateUtc="2025-04-19T12:50:00Z">
                <w:rPr>
                  <w:noProof/>
                  <w:webHidden/>
                </w:rPr>
              </w:rPrChange>
            </w:rPr>
            <w:fldChar w:fldCharType="begin"/>
          </w:r>
          <w:r w:rsidRPr="00524F1B">
            <w:rPr>
              <w:rFonts w:ascii="Times New Roman" w:hAnsi="Times New Roman" w:cs="Times New Roman"/>
              <w:webHidden/>
              <w:rPrChange w:id="263" w:author="Art Milch" w:date="2025-04-19T08:50:00Z" w16du:dateUtc="2025-04-19T12:50:00Z">
                <w:rPr>
                  <w:noProof/>
                  <w:webHidden/>
                </w:rPr>
              </w:rPrChange>
            </w:rPr>
            <w:instrText xml:space="preserve"> PAGEREF _Toc194830272 \h </w:instrText>
          </w:r>
          <w:r w:rsidRPr="00524F1B">
            <w:rPr>
              <w:rFonts w:ascii="Times New Roman" w:hAnsi="Times New Roman" w:cs="Times New Roman"/>
              <w:webHidden/>
            </w:rPr>
          </w:r>
          <w:r w:rsidRPr="00524F1B">
            <w:rPr>
              <w:rFonts w:ascii="Times New Roman" w:hAnsi="Times New Roman" w:cs="Times New Roman"/>
              <w:webHidden/>
              <w:rPrChange w:id="264" w:author="Art Milch" w:date="2025-04-19T08:50:00Z" w16du:dateUtc="2025-04-19T12:50:00Z">
                <w:rPr>
                  <w:noProof/>
                  <w:webHidden/>
                </w:rPr>
              </w:rPrChange>
            </w:rPr>
            <w:fldChar w:fldCharType="separate"/>
          </w:r>
          <w:r w:rsidRPr="00524F1B">
            <w:rPr>
              <w:rFonts w:ascii="Times New Roman" w:hAnsi="Times New Roman" w:cs="Times New Roman"/>
              <w:webHidden/>
              <w:rPrChange w:id="265" w:author="Art Milch" w:date="2025-04-19T08:50:00Z" w16du:dateUtc="2025-04-19T12:50:00Z">
                <w:rPr>
                  <w:noProof/>
                  <w:webHidden/>
                </w:rPr>
              </w:rPrChange>
            </w:rPr>
            <w:t>5</w:t>
          </w:r>
          <w:r w:rsidRPr="00524F1B">
            <w:rPr>
              <w:rFonts w:ascii="Times New Roman" w:hAnsi="Times New Roman" w:cs="Times New Roman"/>
              <w:webHidden/>
              <w:rPrChange w:id="266" w:author="Art Milch" w:date="2025-04-19T08:50:00Z" w16du:dateUtc="2025-04-19T12:50:00Z">
                <w:rPr>
                  <w:noProof/>
                  <w:webHidden/>
                </w:rPr>
              </w:rPrChange>
            </w:rPr>
            <w:fldChar w:fldCharType="end"/>
          </w:r>
          <w:r w:rsidRPr="00524F1B">
            <w:rPr>
              <w:rFonts w:ascii="Times New Roman" w:hAnsi="Times New Roman" w:cs="Times New Roman"/>
              <w:rPrChange w:id="267" w:author="Art Milch" w:date="2025-04-19T08:50:00Z" w16du:dateUtc="2025-04-19T12:50:00Z">
                <w:rPr/>
              </w:rPrChange>
            </w:rPr>
            <w:fldChar w:fldCharType="end"/>
          </w:r>
        </w:p>
        <w:p w14:paraId="4C9F14F4" w14:textId="1ADD291E"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268" w:author="Art Milch" w:date="2025-04-19T08:50:00Z" w16du:dateUtc="2025-04-19T12:50:00Z">
                <w:rPr>
                  <w:rFonts w:eastAsiaTheme="minorEastAsia"/>
                  <w:noProof/>
                </w:rPr>
              </w:rPrChange>
            </w:rPr>
            <w:pPrChange w:id="269" w:author="Art Milch" w:date="2025-04-17T14:48:00Z" w16du:dateUtc="2025-04-17T18:48:00Z">
              <w:pPr>
                <w:pStyle w:val="TOC3"/>
                <w:tabs>
                  <w:tab w:val="right" w:leader="dot" w:pos="9883"/>
                </w:tabs>
              </w:pPr>
            </w:pPrChange>
          </w:pPr>
          <w:r w:rsidRPr="00524F1B">
            <w:rPr>
              <w:rFonts w:ascii="Times New Roman" w:hAnsi="Times New Roman" w:cs="Times New Roman"/>
              <w:rPrChange w:id="270" w:author="Art Milch" w:date="2025-04-19T08:50:00Z" w16du:dateUtc="2025-04-19T12:50:00Z">
                <w:rPr/>
              </w:rPrChange>
            </w:rPr>
            <w:fldChar w:fldCharType="begin"/>
          </w:r>
          <w:r w:rsidRPr="00524F1B">
            <w:rPr>
              <w:rFonts w:ascii="Times New Roman" w:hAnsi="Times New Roman" w:cs="Times New Roman"/>
              <w:rPrChange w:id="271" w:author="Art Milch" w:date="2025-04-19T08:50:00Z" w16du:dateUtc="2025-04-19T12:50:00Z">
                <w:rPr/>
              </w:rPrChange>
            </w:rPr>
            <w:instrText>HYPERLINK \l "_Toc194830273"</w:instrText>
          </w:r>
          <w:r w:rsidRPr="00524F1B">
            <w:rPr>
              <w:rFonts w:ascii="Times New Roman" w:hAnsi="Times New Roman" w:cs="Times New Roman"/>
            </w:rPr>
          </w:r>
          <w:r w:rsidRPr="00524F1B">
            <w:rPr>
              <w:rFonts w:ascii="Times New Roman" w:hAnsi="Times New Roman" w:cs="Times New Roman"/>
              <w:rPrChange w:id="272" w:author="Art Milch" w:date="2025-04-19T08:50:00Z" w16du:dateUtc="2025-04-19T12:50:00Z">
                <w:rPr/>
              </w:rPrChange>
            </w:rPr>
            <w:fldChar w:fldCharType="separate"/>
          </w:r>
          <w:r w:rsidRPr="00524F1B">
            <w:rPr>
              <w:rStyle w:val="Hyperlink"/>
              <w:rFonts w:ascii="Times New Roman" w:hAnsi="Times New Roman" w:cs="Times New Roman"/>
              <w:rPrChange w:id="273" w:author="Art Milch" w:date="2025-04-19T08:50:00Z" w16du:dateUtc="2025-04-19T12:50:00Z">
                <w:rPr>
                  <w:rStyle w:val="Hyperlink"/>
                  <w:noProof/>
                </w:rPr>
              </w:rPrChange>
            </w:rPr>
            <w:t>1.4 Definition of Terms</w:t>
          </w:r>
          <w:r w:rsidRPr="00524F1B">
            <w:rPr>
              <w:rFonts w:ascii="Times New Roman" w:hAnsi="Times New Roman" w:cs="Times New Roman"/>
              <w:webHidden/>
              <w:rPrChange w:id="274" w:author="Art Milch" w:date="2025-04-19T08:50:00Z" w16du:dateUtc="2025-04-19T12:50:00Z">
                <w:rPr>
                  <w:noProof/>
                  <w:webHidden/>
                </w:rPr>
              </w:rPrChange>
            </w:rPr>
            <w:tab/>
          </w:r>
          <w:r w:rsidRPr="00524F1B">
            <w:rPr>
              <w:rFonts w:ascii="Times New Roman" w:hAnsi="Times New Roman" w:cs="Times New Roman"/>
              <w:webHidden/>
              <w:rPrChange w:id="275" w:author="Art Milch" w:date="2025-04-19T08:50:00Z" w16du:dateUtc="2025-04-19T12:50:00Z">
                <w:rPr>
                  <w:noProof/>
                  <w:webHidden/>
                </w:rPr>
              </w:rPrChange>
            </w:rPr>
            <w:fldChar w:fldCharType="begin"/>
          </w:r>
          <w:r w:rsidRPr="00524F1B">
            <w:rPr>
              <w:rFonts w:ascii="Times New Roman" w:hAnsi="Times New Roman" w:cs="Times New Roman"/>
              <w:webHidden/>
              <w:rPrChange w:id="276" w:author="Art Milch" w:date="2025-04-19T08:50:00Z" w16du:dateUtc="2025-04-19T12:50:00Z">
                <w:rPr>
                  <w:noProof/>
                  <w:webHidden/>
                </w:rPr>
              </w:rPrChange>
            </w:rPr>
            <w:instrText xml:space="preserve"> PAGEREF _Toc194830273 \h </w:instrText>
          </w:r>
          <w:r w:rsidRPr="00524F1B">
            <w:rPr>
              <w:rFonts w:ascii="Times New Roman" w:hAnsi="Times New Roman" w:cs="Times New Roman"/>
              <w:webHidden/>
            </w:rPr>
          </w:r>
          <w:r w:rsidRPr="00524F1B">
            <w:rPr>
              <w:rFonts w:ascii="Times New Roman" w:hAnsi="Times New Roman" w:cs="Times New Roman"/>
              <w:webHidden/>
              <w:rPrChange w:id="277" w:author="Art Milch" w:date="2025-04-19T08:50:00Z" w16du:dateUtc="2025-04-19T12:50:00Z">
                <w:rPr>
                  <w:noProof/>
                  <w:webHidden/>
                </w:rPr>
              </w:rPrChange>
            </w:rPr>
            <w:fldChar w:fldCharType="separate"/>
          </w:r>
          <w:r w:rsidRPr="00524F1B">
            <w:rPr>
              <w:rFonts w:ascii="Times New Roman" w:hAnsi="Times New Roman" w:cs="Times New Roman"/>
              <w:webHidden/>
              <w:rPrChange w:id="278" w:author="Art Milch" w:date="2025-04-19T08:50:00Z" w16du:dateUtc="2025-04-19T12:50:00Z">
                <w:rPr>
                  <w:noProof/>
                  <w:webHidden/>
                </w:rPr>
              </w:rPrChange>
            </w:rPr>
            <w:t>6</w:t>
          </w:r>
          <w:r w:rsidRPr="00524F1B">
            <w:rPr>
              <w:rFonts w:ascii="Times New Roman" w:hAnsi="Times New Roman" w:cs="Times New Roman"/>
              <w:webHidden/>
              <w:rPrChange w:id="279" w:author="Art Milch" w:date="2025-04-19T08:50:00Z" w16du:dateUtc="2025-04-19T12:50:00Z">
                <w:rPr>
                  <w:noProof/>
                  <w:webHidden/>
                </w:rPr>
              </w:rPrChange>
            </w:rPr>
            <w:fldChar w:fldCharType="end"/>
          </w:r>
          <w:r w:rsidRPr="00524F1B">
            <w:rPr>
              <w:rFonts w:ascii="Times New Roman" w:hAnsi="Times New Roman" w:cs="Times New Roman"/>
              <w:rPrChange w:id="280" w:author="Art Milch" w:date="2025-04-19T08:50:00Z" w16du:dateUtc="2025-04-19T12:50:00Z">
                <w:rPr/>
              </w:rPrChange>
            </w:rPr>
            <w:fldChar w:fldCharType="end"/>
          </w:r>
        </w:p>
        <w:p w14:paraId="0DF3A471" w14:textId="004A4858"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281" w:author="Art Milch" w:date="2025-04-19T08:50:00Z" w16du:dateUtc="2025-04-19T12:50:00Z">
                <w:rPr>
                  <w:rFonts w:eastAsiaTheme="minorEastAsia"/>
                  <w:noProof/>
                </w:rPr>
              </w:rPrChange>
            </w:rPr>
            <w:pPrChange w:id="282" w:author="Art Milch" w:date="2025-04-17T14:48:00Z" w16du:dateUtc="2025-04-17T18:48:00Z">
              <w:pPr>
                <w:pStyle w:val="TOC3"/>
                <w:tabs>
                  <w:tab w:val="right" w:leader="dot" w:pos="9883"/>
                </w:tabs>
              </w:pPr>
            </w:pPrChange>
          </w:pPr>
          <w:r w:rsidRPr="00524F1B">
            <w:rPr>
              <w:rFonts w:ascii="Times New Roman" w:hAnsi="Times New Roman" w:cs="Times New Roman"/>
              <w:rPrChange w:id="283" w:author="Art Milch" w:date="2025-04-19T08:50:00Z" w16du:dateUtc="2025-04-19T12:50:00Z">
                <w:rPr/>
              </w:rPrChange>
            </w:rPr>
            <w:fldChar w:fldCharType="begin"/>
          </w:r>
          <w:r w:rsidRPr="00524F1B">
            <w:rPr>
              <w:rFonts w:ascii="Times New Roman" w:hAnsi="Times New Roman" w:cs="Times New Roman"/>
              <w:rPrChange w:id="284" w:author="Art Milch" w:date="2025-04-19T08:50:00Z" w16du:dateUtc="2025-04-19T12:50:00Z">
                <w:rPr/>
              </w:rPrChange>
            </w:rPr>
            <w:instrText>HYPERLINK \l "_Toc194830274"</w:instrText>
          </w:r>
          <w:r w:rsidRPr="00524F1B">
            <w:rPr>
              <w:rFonts w:ascii="Times New Roman" w:hAnsi="Times New Roman" w:cs="Times New Roman"/>
            </w:rPr>
          </w:r>
          <w:r w:rsidRPr="00524F1B">
            <w:rPr>
              <w:rFonts w:ascii="Times New Roman" w:hAnsi="Times New Roman" w:cs="Times New Roman"/>
              <w:rPrChange w:id="285" w:author="Art Milch" w:date="2025-04-19T08:50:00Z" w16du:dateUtc="2025-04-19T12:50:00Z">
                <w:rPr/>
              </w:rPrChange>
            </w:rPr>
            <w:fldChar w:fldCharType="separate"/>
          </w:r>
          <w:r w:rsidRPr="00524F1B">
            <w:rPr>
              <w:rStyle w:val="Hyperlink"/>
              <w:rFonts w:ascii="Times New Roman" w:hAnsi="Times New Roman" w:cs="Times New Roman"/>
              <w:rPrChange w:id="286" w:author="Art Milch" w:date="2025-04-19T08:50:00Z" w16du:dateUtc="2025-04-19T12:50:00Z">
                <w:rPr>
                  <w:rStyle w:val="Hyperlink"/>
                  <w:noProof/>
                </w:rPr>
              </w:rPrChange>
            </w:rPr>
            <w:t>1.5 Research Questions and Hypotheses</w:t>
          </w:r>
          <w:r w:rsidRPr="00524F1B">
            <w:rPr>
              <w:rFonts w:ascii="Times New Roman" w:hAnsi="Times New Roman" w:cs="Times New Roman"/>
              <w:webHidden/>
              <w:rPrChange w:id="287" w:author="Art Milch" w:date="2025-04-19T08:50:00Z" w16du:dateUtc="2025-04-19T12:50:00Z">
                <w:rPr>
                  <w:noProof/>
                  <w:webHidden/>
                </w:rPr>
              </w:rPrChange>
            </w:rPr>
            <w:tab/>
          </w:r>
          <w:r w:rsidRPr="00524F1B">
            <w:rPr>
              <w:rFonts w:ascii="Times New Roman" w:hAnsi="Times New Roman" w:cs="Times New Roman"/>
              <w:webHidden/>
              <w:rPrChange w:id="288" w:author="Art Milch" w:date="2025-04-19T08:50:00Z" w16du:dateUtc="2025-04-19T12:50:00Z">
                <w:rPr>
                  <w:noProof/>
                  <w:webHidden/>
                </w:rPr>
              </w:rPrChange>
            </w:rPr>
            <w:fldChar w:fldCharType="begin"/>
          </w:r>
          <w:r w:rsidRPr="00524F1B">
            <w:rPr>
              <w:rFonts w:ascii="Times New Roman" w:hAnsi="Times New Roman" w:cs="Times New Roman"/>
              <w:webHidden/>
              <w:rPrChange w:id="289" w:author="Art Milch" w:date="2025-04-19T08:50:00Z" w16du:dateUtc="2025-04-19T12:50:00Z">
                <w:rPr>
                  <w:noProof/>
                  <w:webHidden/>
                </w:rPr>
              </w:rPrChange>
            </w:rPr>
            <w:instrText xml:space="preserve"> PAGEREF _Toc194830274 \h </w:instrText>
          </w:r>
          <w:r w:rsidRPr="00524F1B">
            <w:rPr>
              <w:rFonts w:ascii="Times New Roman" w:hAnsi="Times New Roman" w:cs="Times New Roman"/>
              <w:webHidden/>
            </w:rPr>
          </w:r>
          <w:r w:rsidRPr="00524F1B">
            <w:rPr>
              <w:rFonts w:ascii="Times New Roman" w:hAnsi="Times New Roman" w:cs="Times New Roman"/>
              <w:webHidden/>
              <w:rPrChange w:id="290" w:author="Art Milch" w:date="2025-04-19T08:50:00Z" w16du:dateUtc="2025-04-19T12:50:00Z">
                <w:rPr>
                  <w:noProof/>
                  <w:webHidden/>
                </w:rPr>
              </w:rPrChange>
            </w:rPr>
            <w:fldChar w:fldCharType="separate"/>
          </w:r>
          <w:r w:rsidRPr="00524F1B">
            <w:rPr>
              <w:rFonts w:ascii="Times New Roman" w:hAnsi="Times New Roman" w:cs="Times New Roman"/>
              <w:webHidden/>
              <w:rPrChange w:id="291" w:author="Art Milch" w:date="2025-04-19T08:50:00Z" w16du:dateUtc="2025-04-19T12:50:00Z">
                <w:rPr>
                  <w:noProof/>
                  <w:webHidden/>
                </w:rPr>
              </w:rPrChange>
            </w:rPr>
            <w:t>6</w:t>
          </w:r>
          <w:r w:rsidRPr="00524F1B">
            <w:rPr>
              <w:rFonts w:ascii="Times New Roman" w:hAnsi="Times New Roman" w:cs="Times New Roman"/>
              <w:webHidden/>
              <w:rPrChange w:id="292" w:author="Art Milch" w:date="2025-04-19T08:50:00Z" w16du:dateUtc="2025-04-19T12:50:00Z">
                <w:rPr>
                  <w:noProof/>
                  <w:webHidden/>
                </w:rPr>
              </w:rPrChange>
            </w:rPr>
            <w:fldChar w:fldCharType="end"/>
          </w:r>
          <w:r w:rsidRPr="00524F1B">
            <w:rPr>
              <w:rFonts w:ascii="Times New Roman" w:hAnsi="Times New Roman" w:cs="Times New Roman"/>
              <w:rPrChange w:id="293" w:author="Art Milch" w:date="2025-04-19T08:50:00Z" w16du:dateUtc="2025-04-19T12:50:00Z">
                <w:rPr/>
              </w:rPrChange>
            </w:rPr>
            <w:fldChar w:fldCharType="end"/>
          </w:r>
        </w:p>
        <w:p w14:paraId="56F847AF" w14:textId="3C99A779" w:rsidR="00290465" w:rsidRPr="00524F1B" w:rsidRDefault="00290465">
          <w:pPr>
            <w:pStyle w:val="TOC1"/>
            <w:tabs>
              <w:tab w:val="right" w:leader="dot" w:pos="9883"/>
            </w:tabs>
            <w:spacing w:line="480" w:lineRule="auto"/>
            <w:ind w:firstLine="720"/>
            <w:rPr>
              <w:rFonts w:ascii="Times New Roman" w:eastAsiaTheme="minorEastAsia" w:hAnsi="Times New Roman" w:cs="Times New Roman"/>
              <w:rPrChange w:id="294" w:author="Art Milch" w:date="2025-04-19T08:50:00Z" w16du:dateUtc="2025-04-19T12:50:00Z">
                <w:rPr>
                  <w:rFonts w:eastAsiaTheme="minorEastAsia"/>
                  <w:noProof/>
                </w:rPr>
              </w:rPrChange>
            </w:rPr>
            <w:pPrChange w:id="295" w:author="Art Milch" w:date="2025-04-17T14:48:00Z" w16du:dateUtc="2025-04-17T18:48:00Z">
              <w:pPr>
                <w:pStyle w:val="TOC1"/>
                <w:tabs>
                  <w:tab w:val="right" w:leader="dot" w:pos="9883"/>
                </w:tabs>
              </w:pPr>
            </w:pPrChange>
          </w:pPr>
          <w:r w:rsidRPr="00524F1B">
            <w:rPr>
              <w:rFonts w:ascii="Times New Roman" w:hAnsi="Times New Roman" w:cs="Times New Roman"/>
              <w:rPrChange w:id="296" w:author="Art Milch" w:date="2025-04-19T08:50:00Z" w16du:dateUtc="2025-04-19T12:50:00Z">
                <w:rPr/>
              </w:rPrChange>
            </w:rPr>
            <w:fldChar w:fldCharType="begin"/>
          </w:r>
          <w:r w:rsidRPr="00524F1B">
            <w:rPr>
              <w:rFonts w:ascii="Times New Roman" w:hAnsi="Times New Roman" w:cs="Times New Roman"/>
              <w:rPrChange w:id="297" w:author="Art Milch" w:date="2025-04-19T08:50:00Z" w16du:dateUtc="2025-04-19T12:50:00Z">
                <w:rPr/>
              </w:rPrChange>
            </w:rPr>
            <w:instrText>HYPERLINK \l "_Toc194830275"</w:instrText>
          </w:r>
          <w:r w:rsidRPr="00524F1B">
            <w:rPr>
              <w:rFonts w:ascii="Times New Roman" w:hAnsi="Times New Roman" w:cs="Times New Roman"/>
            </w:rPr>
          </w:r>
          <w:r w:rsidRPr="00524F1B">
            <w:rPr>
              <w:rFonts w:ascii="Times New Roman" w:hAnsi="Times New Roman" w:cs="Times New Roman"/>
              <w:rPrChange w:id="298" w:author="Art Milch" w:date="2025-04-19T08:50:00Z" w16du:dateUtc="2025-04-19T12:50:00Z">
                <w:rPr/>
              </w:rPrChange>
            </w:rPr>
            <w:fldChar w:fldCharType="separate"/>
          </w:r>
          <w:r w:rsidRPr="00524F1B">
            <w:rPr>
              <w:rStyle w:val="Hyperlink"/>
              <w:rFonts w:ascii="Times New Roman" w:eastAsia="Times New Roman" w:hAnsi="Times New Roman" w:cs="Times New Roman"/>
              <w:b/>
              <w:rPrChange w:id="299" w:author="Art Milch" w:date="2025-04-19T08:50:00Z" w16du:dateUtc="2025-04-19T12:50:00Z">
                <w:rPr>
                  <w:rStyle w:val="Hyperlink"/>
                  <w:rFonts w:ascii="Times New Roman" w:eastAsia="Times New Roman" w:hAnsi="Times New Roman" w:cs="Times New Roman"/>
                  <w:b/>
                  <w:noProof/>
                </w:rPr>
              </w:rPrChange>
            </w:rPr>
            <w:t>2. LITERATURE</w:t>
          </w:r>
          <w:del w:id="300" w:author="Art Milch" w:date="2025-04-18T13:39:00Z" w16du:dateUtc="2025-04-18T17:39:00Z">
            <w:r w:rsidRPr="00524F1B" w:rsidDel="00DF5022">
              <w:rPr>
                <w:rStyle w:val="Hyperlink"/>
                <w:rFonts w:ascii="Times New Roman" w:eastAsia="Times New Roman" w:hAnsi="Times New Roman" w:cs="Times New Roman"/>
                <w:b/>
                <w:rPrChange w:id="301" w:author="Art Milch" w:date="2025-04-19T08:50:00Z" w16du:dateUtc="2025-04-19T12:50:00Z">
                  <w:rPr>
                    <w:rStyle w:val="Hyperlink"/>
                    <w:rFonts w:ascii="Times New Roman" w:eastAsia="Times New Roman" w:hAnsi="Times New Roman" w:cs="Times New Roman"/>
                    <w:b/>
                    <w:noProof/>
                  </w:rPr>
                </w:rPrChange>
              </w:rPr>
              <w:delText xml:space="preserve"> </w:delText>
            </w:r>
          </w:del>
          <w:r w:rsidRPr="00524F1B">
            <w:rPr>
              <w:rStyle w:val="Hyperlink"/>
              <w:rFonts w:ascii="Times New Roman" w:eastAsia="Times New Roman" w:hAnsi="Times New Roman" w:cs="Times New Roman"/>
              <w:b/>
              <w:rPrChange w:id="302" w:author="Art Milch" w:date="2025-04-19T08:50:00Z" w16du:dateUtc="2025-04-19T12:50:00Z">
                <w:rPr>
                  <w:rStyle w:val="Hyperlink"/>
                  <w:rFonts w:ascii="Times New Roman" w:eastAsia="Times New Roman" w:hAnsi="Times New Roman" w:cs="Times New Roman"/>
                  <w:b/>
                  <w:noProof/>
                </w:rPr>
              </w:rPrChange>
            </w:rPr>
            <w:t>/SCHOLARLY REVIEW</w:t>
          </w:r>
          <w:r w:rsidRPr="00524F1B">
            <w:rPr>
              <w:rFonts w:ascii="Times New Roman" w:hAnsi="Times New Roman" w:cs="Times New Roman"/>
              <w:webHidden/>
              <w:rPrChange w:id="303" w:author="Art Milch" w:date="2025-04-19T08:50:00Z" w16du:dateUtc="2025-04-19T12:50:00Z">
                <w:rPr>
                  <w:noProof/>
                  <w:webHidden/>
                </w:rPr>
              </w:rPrChange>
            </w:rPr>
            <w:tab/>
          </w:r>
          <w:r w:rsidRPr="00524F1B">
            <w:rPr>
              <w:rFonts w:ascii="Times New Roman" w:hAnsi="Times New Roman" w:cs="Times New Roman"/>
              <w:webHidden/>
              <w:rPrChange w:id="304" w:author="Art Milch" w:date="2025-04-19T08:50:00Z" w16du:dateUtc="2025-04-19T12:50:00Z">
                <w:rPr>
                  <w:noProof/>
                  <w:webHidden/>
                </w:rPr>
              </w:rPrChange>
            </w:rPr>
            <w:fldChar w:fldCharType="begin"/>
          </w:r>
          <w:r w:rsidRPr="00524F1B">
            <w:rPr>
              <w:rFonts w:ascii="Times New Roman" w:hAnsi="Times New Roman" w:cs="Times New Roman"/>
              <w:webHidden/>
              <w:rPrChange w:id="305" w:author="Art Milch" w:date="2025-04-19T08:50:00Z" w16du:dateUtc="2025-04-19T12:50:00Z">
                <w:rPr>
                  <w:noProof/>
                  <w:webHidden/>
                </w:rPr>
              </w:rPrChange>
            </w:rPr>
            <w:instrText xml:space="preserve"> PAGEREF _Toc194830275 \h </w:instrText>
          </w:r>
          <w:r w:rsidRPr="00524F1B">
            <w:rPr>
              <w:rFonts w:ascii="Times New Roman" w:hAnsi="Times New Roman" w:cs="Times New Roman"/>
              <w:webHidden/>
            </w:rPr>
          </w:r>
          <w:r w:rsidRPr="00524F1B">
            <w:rPr>
              <w:rFonts w:ascii="Times New Roman" w:hAnsi="Times New Roman" w:cs="Times New Roman"/>
              <w:webHidden/>
              <w:rPrChange w:id="306" w:author="Art Milch" w:date="2025-04-19T08:50:00Z" w16du:dateUtc="2025-04-19T12:50:00Z">
                <w:rPr>
                  <w:noProof/>
                  <w:webHidden/>
                </w:rPr>
              </w:rPrChange>
            </w:rPr>
            <w:fldChar w:fldCharType="separate"/>
          </w:r>
          <w:r w:rsidRPr="00524F1B">
            <w:rPr>
              <w:rFonts w:ascii="Times New Roman" w:hAnsi="Times New Roman" w:cs="Times New Roman"/>
              <w:webHidden/>
              <w:rPrChange w:id="307" w:author="Art Milch" w:date="2025-04-19T08:50:00Z" w16du:dateUtc="2025-04-19T12:50:00Z">
                <w:rPr>
                  <w:noProof/>
                  <w:webHidden/>
                </w:rPr>
              </w:rPrChange>
            </w:rPr>
            <w:t>7</w:t>
          </w:r>
          <w:r w:rsidRPr="00524F1B">
            <w:rPr>
              <w:rFonts w:ascii="Times New Roman" w:hAnsi="Times New Roman" w:cs="Times New Roman"/>
              <w:webHidden/>
              <w:rPrChange w:id="308" w:author="Art Milch" w:date="2025-04-19T08:50:00Z" w16du:dateUtc="2025-04-19T12:50:00Z">
                <w:rPr>
                  <w:noProof/>
                  <w:webHidden/>
                </w:rPr>
              </w:rPrChange>
            </w:rPr>
            <w:fldChar w:fldCharType="end"/>
          </w:r>
          <w:r w:rsidRPr="00524F1B">
            <w:rPr>
              <w:rFonts w:ascii="Times New Roman" w:hAnsi="Times New Roman" w:cs="Times New Roman"/>
              <w:rPrChange w:id="309" w:author="Art Milch" w:date="2025-04-19T08:50:00Z" w16du:dateUtc="2025-04-19T12:50:00Z">
                <w:rPr/>
              </w:rPrChange>
            </w:rPr>
            <w:fldChar w:fldCharType="end"/>
          </w:r>
        </w:p>
        <w:p w14:paraId="0DE2ED1A" w14:textId="3A5455B1" w:rsidR="00290465" w:rsidRPr="00524F1B" w:rsidRDefault="00290465">
          <w:pPr>
            <w:pStyle w:val="TOC1"/>
            <w:tabs>
              <w:tab w:val="right" w:leader="dot" w:pos="9883"/>
            </w:tabs>
            <w:spacing w:line="480" w:lineRule="auto"/>
            <w:ind w:firstLine="720"/>
            <w:rPr>
              <w:rFonts w:ascii="Times New Roman" w:eastAsiaTheme="minorEastAsia" w:hAnsi="Times New Roman" w:cs="Times New Roman"/>
              <w:rPrChange w:id="310" w:author="Art Milch" w:date="2025-04-19T08:50:00Z" w16du:dateUtc="2025-04-19T12:50:00Z">
                <w:rPr>
                  <w:rFonts w:eastAsiaTheme="minorEastAsia"/>
                  <w:noProof/>
                </w:rPr>
              </w:rPrChange>
            </w:rPr>
            <w:pPrChange w:id="311" w:author="Art Milch" w:date="2025-04-17T14:48:00Z" w16du:dateUtc="2025-04-17T18:48:00Z">
              <w:pPr>
                <w:pStyle w:val="TOC1"/>
                <w:tabs>
                  <w:tab w:val="right" w:leader="dot" w:pos="9883"/>
                </w:tabs>
              </w:pPr>
            </w:pPrChange>
          </w:pPr>
          <w:r w:rsidRPr="00524F1B">
            <w:rPr>
              <w:rFonts w:ascii="Times New Roman" w:hAnsi="Times New Roman" w:cs="Times New Roman"/>
              <w:rPrChange w:id="312" w:author="Art Milch" w:date="2025-04-19T08:50:00Z" w16du:dateUtc="2025-04-19T12:50:00Z">
                <w:rPr/>
              </w:rPrChange>
            </w:rPr>
            <w:fldChar w:fldCharType="begin"/>
          </w:r>
          <w:r w:rsidRPr="00524F1B">
            <w:rPr>
              <w:rFonts w:ascii="Times New Roman" w:hAnsi="Times New Roman" w:cs="Times New Roman"/>
              <w:rPrChange w:id="313" w:author="Art Milch" w:date="2025-04-19T08:50:00Z" w16du:dateUtc="2025-04-19T12:50:00Z">
                <w:rPr/>
              </w:rPrChange>
            </w:rPr>
            <w:instrText>HYPERLINK \l "_Toc194830276"</w:instrText>
          </w:r>
          <w:r w:rsidRPr="00524F1B">
            <w:rPr>
              <w:rFonts w:ascii="Times New Roman" w:hAnsi="Times New Roman" w:cs="Times New Roman"/>
            </w:rPr>
          </w:r>
          <w:r w:rsidRPr="00524F1B">
            <w:rPr>
              <w:rFonts w:ascii="Times New Roman" w:hAnsi="Times New Roman" w:cs="Times New Roman"/>
              <w:rPrChange w:id="314" w:author="Art Milch" w:date="2025-04-19T08:50:00Z" w16du:dateUtc="2025-04-19T12:50:00Z">
                <w:rPr/>
              </w:rPrChange>
            </w:rPr>
            <w:fldChar w:fldCharType="separate"/>
          </w:r>
          <w:r w:rsidRPr="00524F1B">
            <w:rPr>
              <w:rStyle w:val="Hyperlink"/>
              <w:rFonts w:ascii="Times New Roman" w:eastAsia="Times New Roman" w:hAnsi="Times New Roman" w:cs="Times New Roman"/>
              <w:b/>
              <w:bCs/>
              <w:rPrChange w:id="315" w:author="Art Milch" w:date="2025-04-19T08:50:00Z" w16du:dateUtc="2025-04-19T12:50:00Z">
                <w:rPr>
                  <w:rStyle w:val="Hyperlink"/>
                  <w:rFonts w:ascii="Times New Roman" w:eastAsia="Times New Roman" w:hAnsi="Times New Roman" w:cs="Times New Roman"/>
                  <w:b/>
                  <w:bCs/>
                  <w:noProof/>
                </w:rPr>
              </w:rPrChange>
            </w:rPr>
            <w:t>3. METHODOLOGY</w:t>
          </w:r>
          <w:r w:rsidRPr="00524F1B">
            <w:rPr>
              <w:rFonts w:ascii="Times New Roman" w:hAnsi="Times New Roman" w:cs="Times New Roman"/>
              <w:webHidden/>
              <w:rPrChange w:id="316" w:author="Art Milch" w:date="2025-04-19T08:50:00Z" w16du:dateUtc="2025-04-19T12:50:00Z">
                <w:rPr>
                  <w:noProof/>
                  <w:webHidden/>
                </w:rPr>
              </w:rPrChange>
            </w:rPr>
            <w:tab/>
          </w:r>
          <w:r w:rsidRPr="00524F1B">
            <w:rPr>
              <w:rFonts w:ascii="Times New Roman" w:hAnsi="Times New Roman" w:cs="Times New Roman"/>
              <w:webHidden/>
              <w:rPrChange w:id="317" w:author="Art Milch" w:date="2025-04-19T08:50:00Z" w16du:dateUtc="2025-04-19T12:50:00Z">
                <w:rPr>
                  <w:noProof/>
                  <w:webHidden/>
                </w:rPr>
              </w:rPrChange>
            </w:rPr>
            <w:fldChar w:fldCharType="begin"/>
          </w:r>
          <w:r w:rsidRPr="00524F1B">
            <w:rPr>
              <w:rFonts w:ascii="Times New Roman" w:hAnsi="Times New Roman" w:cs="Times New Roman"/>
              <w:webHidden/>
              <w:rPrChange w:id="318" w:author="Art Milch" w:date="2025-04-19T08:50:00Z" w16du:dateUtc="2025-04-19T12:50:00Z">
                <w:rPr>
                  <w:noProof/>
                  <w:webHidden/>
                </w:rPr>
              </w:rPrChange>
            </w:rPr>
            <w:instrText xml:space="preserve"> PAGEREF _Toc194830276 \h </w:instrText>
          </w:r>
          <w:r w:rsidRPr="00524F1B">
            <w:rPr>
              <w:rFonts w:ascii="Times New Roman" w:hAnsi="Times New Roman" w:cs="Times New Roman"/>
              <w:webHidden/>
            </w:rPr>
          </w:r>
          <w:r w:rsidRPr="00524F1B">
            <w:rPr>
              <w:rFonts w:ascii="Times New Roman" w:hAnsi="Times New Roman" w:cs="Times New Roman"/>
              <w:webHidden/>
              <w:rPrChange w:id="319" w:author="Art Milch" w:date="2025-04-19T08:50:00Z" w16du:dateUtc="2025-04-19T12:50:00Z">
                <w:rPr>
                  <w:noProof/>
                  <w:webHidden/>
                </w:rPr>
              </w:rPrChange>
            </w:rPr>
            <w:fldChar w:fldCharType="separate"/>
          </w:r>
          <w:r w:rsidRPr="00524F1B">
            <w:rPr>
              <w:rFonts w:ascii="Times New Roman" w:hAnsi="Times New Roman" w:cs="Times New Roman"/>
              <w:webHidden/>
              <w:rPrChange w:id="320" w:author="Art Milch" w:date="2025-04-19T08:50:00Z" w16du:dateUtc="2025-04-19T12:50:00Z">
                <w:rPr>
                  <w:noProof/>
                  <w:webHidden/>
                </w:rPr>
              </w:rPrChange>
            </w:rPr>
            <w:t>14</w:t>
          </w:r>
          <w:r w:rsidRPr="00524F1B">
            <w:rPr>
              <w:rFonts w:ascii="Times New Roman" w:hAnsi="Times New Roman" w:cs="Times New Roman"/>
              <w:webHidden/>
              <w:rPrChange w:id="321" w:author="Art Milch" w:date="2025-04-19T08:50:00Z" w16du:dateUtc="2025-04-19T12:50:00Z">
                <w:rPr>
                  <w:noProof/>
                  <w:webHidden/>
                </w:rPr>
              </w:rPrChange>
            </w:rPr>
            <w:fldChar w:fldCharType="end"/>
          </w:r>
          <w:r w:rsidRPr="00524F1B">
            <w:rPr>
              <w:rFonts w:ascii="Times New Roman" w:hAnsi="Times New Roman" w:cs="Times New Roman"/>
              <w:rPrChange w:id="322" w:author="Art Milch" w:date="2025-04-19T08:50:00Z" w16du:dateUtc="2025-04-19T12:50:00Z">
                <w:rPr/>
              </w:rPrChange>
            </w:rPr>
            <w:fldChar w:fldCharType="end"/>
          </w:r>
        </w:p>
        <w:p w14:paraId="55AEC0D5" w14:textId="55AD19F9"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323" w:author="Art Milch" w:date="2025-04-19T08:50:00Z" w16du:dateUtc="2025-04-19T12:50:00Z">
                <w:rPr>
                  <w:rFonts w:eastAsiaTheme="minorEastAsia"/>
                  <w:noProof/>
                </w:rPr>
              </w:rPrChange>
            </w:rPr>
            <w:pPrChange w:id="324" w:author="Art Milch" w:date="2025-04-17T14:48:00Z" w16du:dateUtc="2025-04-17T18:48:00Z">
              <w:pPr>
                <w:pStyle w:val="TOC3"/>
                <w:tabs>
                  <w:tab w:val="right" w:leader="dot" w:pos="9883"/>
                </w:tabs>
              </w:pPr>
            </w:pPrChange>
          </w:pPr>
          <w:r w:rsidRPr="00524F1B">
            <w:rPr>
              <w:rFonts w:ascii="Times New Roman" w:hAnsi="Times New Roman" w:cs="Times New Roman"/>
              <w:rPrChange w:id="325" w:author="Art Milch" w:date="2025-04-19T08:50:00Z" w16du:dateUtc="2025-04-19T12:50:00Z">
                <w:rPr/>
              </w:rPrChange>
            </w:rPr>
            <w:fldChar w:fldCharType="begin"/>
          </w:r>
          <w:r w:rsidRPr="00524F1B">
            <w:rPr>
              <w:rFonts w:ascii="Times New Roman" w:hAnsi="Times New Roman" w:cs="Times New Roman"/>
              <w:rPrChange w:id="326" w:author="Art Milch" w:date="2025-04-19T08:50:00Z" w16du:dateUtc="2025-04-19T12:50:00Z">
                <w:rPr/>
              </w:rPrChange>
            </w:rPr>
            <w:instrText>HYPERLINK \l "_Toc194830277"</w:instrText>
          </w:r>
          <w:r w:rsidRPr="00524F1B">
            <w:rPr>
              <w:rFonts w:ascii="Times New Roman" w:hAnsi="Times New Roman" w:cs="Times New Roman"/>
            </w:rPr>
          </w:r>
          <w:r w:rsidRPr="00524F1B">
            <w:rPr>
              <w:rFonts w:ascii="Times New Roman" w:hAnsi="Times New Roman" w:cs="Times New Roman"/>
              <w:rPrChange w:id="327" w:author="Art Milch" w:date="2025-04-19T08:50:00Z" w16du:dateUtc="2025-04-19T12:50:00Z">
                <w:rPr/>
              </w:rPrChange>
            </w:rPr>
            <w:fldChar w:fldCharType="separate"/>
          </w:r>
          <w:r w:rsidRPr="00524F1B">
            <w:rPr>
              <w:rStyle w:val="Hyperlink"/>
              <w:rFonts w:ascii="Times New Roman" w:hAnsi="Times New Roman" w:cs="Times New Roman"/>
              <w:rPrChange w:id="328" w:author="Art Milch" w:date="2025-04-19T08:50:00Z" w16du:dateUtc="2025-04-19T12:50:00Z">
                <w:rPr>
                  <w:rStyle w:val="Hyperlink"/>
                  <w:noProof/>
                </w:rPr>
              </w:rPrChange>
            </w:rPr>
            <w:t>3.1 Dataset Description</w:t>
          </w:r>
          <w:r w:rsidRPr="00524F1B">
            <w:rPr>
              <w:rFonts w:ascii="Times New Roman" w:hAnsi="Times New Roman" w:cs="Times New Roman"/>
              <w:webHidden/>
              <w:rPrChange w:id="329" w:author="Art Milch" w:date="2025-04-19T08:50:00Z" w16du:dateUtc="2025-04-19T12:50:00Z">
                <w:rPr>
                  <w:noProof/>
                  <w:webHidden/>
                </w:rPr>
              </w:rPrChange>
            </w:rPr>
            <w:tab/>
          </w:r>
          <w:r w:rsidRPr="00524F1B">
            <w:rPr>
              <w:rFonts w:ascii="Times New Roman" w:hAnsi="Times New Roman" w:cs="Times New Roman"/>
              <w:webHidden/>
              <w:rPrChange w:id="330" w:author="Art Milch" w:date="2025-04-19T08:50:00Z" w16du:dateUtc="2025-04-19T12:50:00Z">
                <w:rPr>
                  <w:noProof/>
                  <w:webHidden/>
                </w:rPr>
              </w:rPrChange>
            </w:rPr>
            <w:fldChar w:fldCharType="begin"/>
          </w:r>
          <w:r w:rsidRPr="00524F1B">
            <w:rPr>
              <w:rFonts w:ascii="Times New Roman" w:hAnsi="Times New Roman" w:cs="Times New Roman"/>
              <w:webHidden/>
              <w:rPrChange w:id="331" w:author="Art Milch" w:date="2025-04-19T08:50:00Z" w16du:dateUtc="2025-04-19T12:50:00Z">
                <w:rPr>
                  <w:noProof/>
                  <w:webHidden/>
                </w:rPr>
              </w:rPrChange>
            </w:rPr>
            <w:instrText xml:space="preserve"> PAGEREF _Toc194830277 \h </w:instrText>
          </w:r>
          <w:r w:rsidRPr="00524F1B">
            <w:rPr>
              <w:rFonts w:ascii="Times New Roman" w:hAnsi="Times New Roman" w:cs="Times New Roman"/>
              <w:webHidden/>
            </w:rPr>
          </w:r>
          <w:r w:rsidRPr="00524F1B">
            <w:rPr>
              <w:rFonts w:ascii="Times New Roman" w:hAnsi="Times New Roman" w:cs="Times New Roman"/>
              <w:webHidden/>
              <w:rPrChange w:id="332" w:author="Art Milch" w:date="2025-04-19T08:50:00Z" w16du:dateUtc="2025-04-19T12:50:00Z">
                <w:rPr>
                  <w:noProof/>
                  <w:webHidden/>
                </w:rPr>
              </w:rPrChange>
            </w:rPr>
            <w:fldChar w:fldCharType="separate"/>
          </w:r>
          <w:r w:rsidRPr="00524F1B">
            <w:rPr>
              <w:rFonts w:ascii="Times New Roman" w:hAnsi="Times New Roman" w:cs="Times New Roman"/>
              <w:webHidden/>
              <w:rPrChange w:id="333" w:author="Art Milch" w:date="2025-04-19T08:50:00Z" w16du:dateUtc="2025-04-19T12:50:00Z">
                <w:rPr>
                  <w:noProof/>
                  <w:webHidden/>
                </w:rPr>
              </w:rPrChange>
            </w:rPr>
            <w:t>14</w:t>
          </w:r>
          <w:r w:rsidRPr="00524F1B">
            <w:rPr>
              <w:rFonts w:ascii="Times New Roman" w:hAnsi="Times New Roman" w:cs="Times New Roman"/>
              <w:webHidden/>
              <w:rPrChange w:id="334" w:author="Art Milch" w:date="2025-04-19T08:50:00Z" w16du:dateUtc="2025-04-19T12:50:00Z">
                <w:rPr>
                  <w:noProof/>
                  <w:webHidden/>
                </w:rPr>
              </w:rPrChange>
            </w:rPr>
            <w:fldChar w:fldCharType="end"/>
          </w:r>
          <w:r w:rsidRPr="00524F1B">
            <w:rPr>
              <w:rFonts w:ascii="Times New Roman" w:hAnsi="Times New Roman" w:cs="Times New Roman"/>
              <w:rPrChange w:id="335" w:author="Art Milch" w:date="2025-04-19T08:50:00Z" w16du:dateUtc="2025-04-19T12:50:00Z">
                <w:rPr/>
              </w:rPrChange>
            </w:rPr>
            <w:fldChar w:fldCharType="end"/>
          </w:r>
        </w:p>
        <w:p w14:paraId="2C2882AC" w14:textId="2119B9CE"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336" w:author="Art Milch" w:date="2025-04-19T08:50:00Z" w16du:dateUtc="2025-04-19T12:50:00Z">
                <w:rPr>
                  <w:rFonts w:eastAsiaTheme="minorEastAsia"/>
                  <w:noProof/>
                </w:rPr>
              </w:rPrChange>
            </w:rPr>
            <w:pPrChange w:id="337" w:author="Art Milch" w:date="2025-04-17T14:48:00Z" w16du:dateUtc="2025-04-17T18:48:00Z">
              <w:pPr>
                <w:pStyle w:val="TOC3"/>
                <w:tabs>
                  <w:tab w:val="right" w:leader="dot" w:pos="9883"/>
                </w:tabs>
              </w:pPr>
            </w:pPrChange>
          </w:pPr>
          <w:r w:rsidRPr="00524F1B">
            <w:rPr>
              <w:rFonts w:ascii="Times New Roman" w:hAnsi="Times New Roman" w:cs="Times New Roman"/>
              <w:rPrChange w:id="338" w:author="Art Milch" w:date="2025-04-19T08:50:00Z" w16du:dateUtc="2025-04-19T12:50:00Z">
                <w:rPr/>
              </w:rPrChange>
            </w:rPr>
            <w:fldChar w:fldCharType="begin"/>
          </w:r>
          <w:r w:rsidRPr="00524F1B">
            <w:rPr>
              <w:rFonts w:ascii="Times New Roman" w:hAnsi="Times New Roman" w:cs="Times New Roman"/>
              <w:rPrChange w:id="339" w:author="Art Milch" w:date="2025-04-19T08:50:00Z" w16du:dateUtc="2025-04-19T12:50:00Z">
                <w:rPr/>
              </w:rPrChange>
            </w:rPr>
            <w:instrText>HYPERLINK \l "_Toc194830278"</w:instrText>
          </w:r>
          <w:r w:rsidRPr="00524F1B">
            <w:rPr>
              <w:rFonts w:ascii="Times New Roman" w:hAnsi="Times New Roman" w:cs="Times New Roman"/>
            </w:rPr>
          </w:r>
          <w:r w:rsidRPr="00524F1B">
            <w:rPr>
              <w:rFonts w:ascii="Times New Roman" w:hAnsi="Times New Roman" w:cs="Times New Roman"/>
              <w:rPrChange w:id="340" w:author="Art Milch" w:date="2025-04-19T08:50:00Z" w16du:dateUtc="2025-04-19T12:50:00Z">
                <w:rPr/>
              </w:rPrChange>
            </w:rPr>
            <w:fldChar w:fldCharType="separate"/>
          </w:r>
          <w:r w:rsidRPr="00524F1B">
            <w:rPr>
              <w:rStyle w:val="Hyperlink"/>
              <w:rFonts w:ascii="Times New Roman" w:hAnsi="Times New Roman" w:cs="Times New Roman"/>
              <w:rPrChange w:id="341" w:author="Art Milch" w:date="2025-04-19T08:50:00Z" w16du:dateUtc="2025-04-19T12:50:00Z">
                <w:rPr>
                  <w:rStyle w:val="Hyperlink"/>
                  <w:noProof/>
                </w:rPr>
              </w:rPrChange>
            </w:rPr>
            <w:t>3.2 Exploratory Data Analysis</w:t>
          </w:r>
          <w:r w:rsidRPr="00524F1B">
            <w:rPr>
              <w:rFonts w:ascii="Times New Roman" w:hAnsi="Times New Roman" w:cs="Times New Roman"/>
              <w:webHidden/>
              <w:rPrChange w:id="342" w:author="Art Milch" w:date="2025-04-19T08:50:00Z" w16du:dateUtc="2025-04-19T12:50:00Z">
                <w:rPr>
                  <w:noProof/>
                  <w:webHidden/>
                </w:rPr>
              </w:rPrChange>
            </w:rPr>
            <w:tab/>
          </w:r>
          <w:r w:rsidRPr="00524F1B">
            <w:rPr>
              <w:rFonts w:ascii="Times New Roman" w:hAnsi="Times New Roman" w:cs="Times New Roman"/>
              <w:webHidden/>
              <w:rPrChange w:id="343" w:author="Art Milch" w:date="2025-04-19T08:50:00Z" w16du:dateUtc="2025-04-19T12:50:00Z">
                <w:rPr>
                  <w:noProof/>
                  <w:webHidden/>
                </w:rPr>
              </w:rPrChange>
            </w:rPr>
            <w:fldChar w:fldCharType="begin"/>
          </w:r>
          <w:r w:rsidRPr="00524F1B">
            <w:rPr>
              <w:rFonts w:ascii="Times New Roman" w:hAnsi="Times New Roman" w:cs="Times New Roman"/>
              <w:webHidden/>
              <w:rPrChange w:id="344" w:author="Art Milch" w:date="2025-04-19T08:50:00Z" w16du:dateUtc="2025-04-19T12:50:00Z">
                <w:rPr>
                  <w:noProof/>
                  <w:webHidden/>
                </w:rPr>
              </w:rPrChange>
            </w:rPr>
            <w:instrText xml:space="preserve"> PAGEREF _Toc194830278 \h </w:instrText>
          </w:r>
          <w:r w:rsidRPr="00524F1B">
            <w:rPr>
              <w:rFonts w:ascii="Times New Roman" w:hAnsi="Times New Roman" w:cs="Times New Roman"/>
              <w:webHidden/>
            </w:rPr>
          </w:r>
          <w:r w:rsidRPr="00524F1B">
            <w:rPr>
              <w:rFonts w:ascii="Times New Roman" w:hAnsi="Times New Roman" w:cs="Times New Roman"/>
              <w:webHidden/>
              <w:rPrChange w:id="345" w:author="Art Milch" w:date="2025-04-19T08:50:00Z" w16du:dateUtc="2025-04-19T12:50:00Z">
                <w:rPr>
                  <w:noProof/>
                  <w:webHidden/>
                </w:rPr>
              </w:rPrChange>
            </w:rPr>
            <w:fldChar w:fldCharType="separate"/>
          </w:r>
          <w:r w:rsidRPr="00524F1B">
            <w:rPr>
              <w:rFonts w:ascii="Times New Roman" w:hAnsi="Times New Roman" w:cs="Times New Roman"/>
              <w:webHidden/>
              <w:rPrChange w:id="346" w:author="Art Milch" w:date="2025-04-19T08:50:00Z" w16du:dateUtc="2025-04-19T12:50:00Z">
                <w:rPr>
                  <w:noProof/>
                  <w:webHidden/>
                </w:rPr>
              </w:rPrChange>
            </w:rPr>
            <w:t>15</w:t>
          </w:r>
          <w:r w:rsidRPr="00524F1B">
            <w:rPr>
              <w:rFonts w:ascii="Times New Roman" w:hAnsi="Times New Roman" w:cs="Times New Roman"/>
              <w:webHidden/>
              <w:rPrChange w:id="347" w:author="Art Milch" w:date="2025-04-19T08:50:00Z" w16du:dateUtc="2025-04-19T12:50:00Z">
                <w:rPr>
                  <w:noProof/>
                  <w:webHidden/>
                </w:rPr>
              </w:rPrChange>
            </w:rPr>
            <w:fldChar w:fldCharType="end"/>
          </w:r>
          <w:r w:rsidRPr="00524F1B">
            <w:rPr>
              <w:rFonts w:ascii="Times New Roman" w:hAnsi="Times New Roman" w:cs="Times New Roman"/>
              <w:rPrChange w:id="348" w:author="Art Milch" w:date="2025-04-19T08:50:00Z" w16du:dateUtc="2025-04-19T12:50:00Z">
                <w:rPr/>
              </w:rPrChange>
            </w:rPr>
            <w:fldChar w:fldCharType="end"/>
          </w:r>
        </w:p>
        <w:p w14:paraId="2929CB6A" w14:textId="3C46BC6B"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349" w:author="Art Milch" w:date="2025-04-19T08:50:00Z" w16du:dateUtc="2025-04-19T12:50:00Z">
                <w:rPr>
                  <w:rFonts w:eastAsiaTheme="minorEastAsia"/>
                  <w:noProof/>
                </w:rPr>
              </w:rPrChange>
            </w:rPr>
            <w:pPrChange w:id="350" w:author="Art Milch" w:date="2025-04-17T14:48:00Z" w16du:dateUtc="2025-04-17T18:48:00Z">
              <w:pPr>
                <w:pStyle w:val="TOC3"/>
                <w:tabs>
                  <w:tab w:val="right" w:leader="dot" w:pos="9883"/>
                </w:tabs>
              </w:pPr>
            </w:pPrChange>
          </w:pPr>
          <w:r w:rsidRPr="00524F1B">
            <w:rPr>
              <w:rFonts w:ascii="Times New Roman" w:hAnsi="Times New Roman" w:cs="Times New Roman"/>
              <w:rPrChange w:id="351" w:author="Art Milch" w:date="2025-04-19T08:50:00Z" w16du:dateUtc="2025-04-19T12:50:00Z">
                <w:rPr/>
              </w:rPrChange>
            </w:rPr>
            <w:fldChar w:fldCharType="begin"/>
          </w:r>
          <w:r w:rsidRPr="00524F1B">
            <w:rPr>
              <w:rFonts w:ascii="Times New Roman" w:hAnsi="Times New Roman" w:cs="Times New Roman"/>
              <w:rPrChange w:id="352" w:author="Art Milch" w:date="2025-04-19T08:50:00Z" w16du:dateUtc="2025-04-19T12:50:00Z">
                <w:rPr/>
              </w:rPrChange>
            </w:rPr>
            <w:instrText>HYPERLINK \l "_Toc194830279"</w:instrText>
          </w:r>
          <w:r w:rsidRPr="00524F1B">
            <w:rPr>
              <w:rFonts w:ascii="Times New Roman" w:hAnsi="Times New Roman" w:cs="Times New Roman"/>
            </w:rPr>
          </w:r>
          <w:r w:rsidRPr="00524F1B">
            <w:rPr>
              <w:rFonts w:ascii="Times New Roman" w:hAnsi="Times New Roman" w:cs="Times New Roman"/>
              <w:rPrChange w:id="353" w:author="Art Milch" w:date="2025-04-19T08:50:00Z" w16du:dateUtc="2025-04-19T12:50:00Z">
                <w:rPr/>
              </w:rPrChange>
            </w:rPr>
            <w:fldChar w:fldCharType="separate"/>
          </w:r>
          <w:r w:rsidRPr="00524F1B">
            <w:rPr>
              <w:rStyle w:val="Hyperlink"/>
              <w:rFonts w:ascii="Times New Roman" w:hAnsi="Times New Roman" w:cs="Times New Roman"/>
              <w:rPrChange w:id="354" w:author="Art Milch" w:date="2025-04-19T08:50:00Z" w16du:dateUtc="2025-04-19T12:50:00Z">
                <w:rPr>
                  <w:rStyle w:val="Hyperlink"/>
                  <w:noProof/>
                </w:rPr>
              </w:rPrChange>
            </w:rPr>
            <w:t>3.3 Data Processing and Feature Engineering</w:t>
          </w:r>
          <w:r w:rsidRPr="00524F1B">
            <w:rPr>
              <w:rFonts w:ascii="Times New Roman" w:hAnsi="Times New Roman" w:cs="Times New Roman"/>
              <w:webHidden/>
              <w:rPrChange w:id="355" w:author="Art Milch" w:date="2025-04-19T08:50:00Z" w16du:dateUtc="2025-04-19T12:50:00Z">
                <w:rPr>
                  <w:noProof/>
                  <w:webHidden/>
                </w:rPr>
              </w:rPrChange>
            </w:rPr>
            <w:tab/>
          </w:r>
          <w:r w:rsidRPr="00524F1B">
            <w:rPr>
              <w:rFonts w:ascii="Times New Roman" w:hAnsi="Times New Roman" w:cs="Times New Roman"/>
              <w:webHidden/>
              <w:rPrChange w:id="356" w:author="Art Milch" w:date="2025-04-19T08:50:00Z" w16du:dateUtc="2025-04-19T12:50:00Z">
                <w:rPr>
                  <w:noProof/>
                  <w:webHidden/>
                </w:rPr>
              </w:rPrChange>
            </w:rPr>
            <w:fldChar w:fldCharType="begin"/>
          </w:r>
          <w:r w:rsidRPr="00524F1B">
            <w:rPr>
              <w:rFonts w:ascii="Times New Roman" w:hAnsi="Times New Roman" w:cs="Times New Roman"/>
              <w:webHidden/>
              <w:rPrChange w:id="357" w:author="Art Milch" w:date="2025-04-19T08:50:00Z" w16du:dateUtc="2025-04-19T12:50:00Z">
                <w:rPr>
                  <w:noProof/>
                  <w:webHidden/>
                </w:rPr>
              </w:rPrChange>
            </w:rPr>
            <w:instrText xml:space="preserve"> PAGEREF _Toc194830279 \h </w:instrText>
          </w:r>
          <w:r w:rsidRPr="00524F1B">
            <w:rPr>
              <w:rFonts w:ascii="Times New Roman" w:hAnsi="Times New Roman" w:cs="Times New Roman"/>
              <w:webHidden/>
            </w:rPr>
          </w:r>
          <w:r w:rsidRPr="00524F1B">
            <w:rPr>
              <w:rFonts w:ascii="Times New Roman" w:hAnsi="Times New Roman" w:cs="Times New Roman"/>
              <w:webHidden/>
              <w:rPrChange w:id="358" w:author="Art Milch" w:date="2025-04-19T08:50:00Z" w16du:dateUtc="2025-04-19T12:50:00Z">
                <w:rPr>
                  <w:noProof/>
                  <w:webHidden/>
                </w:rPr>
              </w:rPrChange>
            </w:rPr>
            <w:fldChar w:fldCharType="separate"/>
          </w:r>
          <w:r w:rsidRPr="00524F1B">
            <w:rPr>
              <w:rFonts w:ascii="Times New Roman" w:hAnsi="Times New Roman" w:cs="Times New Roman"/>
              <w:webHidden/>
              <w:rPrChange w:id="359" w:author="Art Milch" w:date="2025-04-19T08:50:00Z" w16du:dateUtc="2025-04-19T12:50:00Z">
                <w:rPr>
                  <w:noProof/>
                  <w:webHidden/>
                </w:rPr>
              </w:rPrChange>
            </w:rPr>
            <w:t>19</w:t>
          </w:r>
          <w:r w:rsidRPr="00524F1B">
            <w:rPr>
              <w:rFonts w:ascii="Times New Roman" w:hAnsi="Times New Roman" w:cs="Times New Roman"/>
              <w:webHidden/>
              <w:rPrChange w:id="360" w:author="Art Milch" w:date="2025-04-19T08:50:00Z" w16du:dateUtc="2025-04-19T12:50:00Z">
                <w:rPr>
                  <w:noProof/>
                  <w:webHidden/>
                </w:rPr>
              </w:rPrChange>
            </w:rPr>
            <w:fldChar w:fldCharType="end"/>
          </w:r>
          <w:r w:rsidRPr="00524F1B">
            <w:rPr>
              <w:rFonts w:ascii="Times New Roman" w:hAnsi="Times New Roman" w:cs="Times New Roman"/>
              <w:rPrChange w:id="361" w:author="Art Milch" w:date="2025-04-19T08:50:00Z" w16du:dateUtc="2025-04-19T12:50:00Z">
                <w:rPr/>
              </w:rPrChange>
            </w:rPr>
            <w:fldChar w:fldCharType="end"/>
          </w:r>
        </w:p>
        <w:p w14:paraId="436D6D8F" w14:textId="525164A3"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362" w:author="Art Milch" w:date="2025-04-19T08:50:00Z" w16du:dateUtc="2025-04-19T12:50:00Z">
                <w:rPr>
                  <w:rFonts w:eastAsiaTheme="minorEastAsia"/>
                  <w:noProof/>
                </w:rPr>
              </w:rPrChange>
            </w:rPr>
            <w:pPrChange w:id="363" w:author="Art Milch" w:date="2025-04-17T14:48:00Z" w16du:dateUtc="2025-04-17T18:48:00Z">
              <w:pPr>
                <w:pStyle w:val="TOC3"/>
                <w:tabs>
                  <w:tab w:val="right" w:leader="dot" w:pos="9883"/>
                </w:tabs>
              </w:pPr>
            </w:pPrChange>
          </w:pPr>
          <w:r w:rsidRPr="00524F1B">
            <w:rPr>
              <w:rFonts w:ascii="Times New Roman" w:hAnsi="Times New Roman" w:cs="Times New Roman"/>
              <w:rPrChange w:id="364" w:author="Art Milch" w:date="2025-04-19T08:50:00Z" w16du:dateUtc="2025-04-19T12:50:00Z">
                <w:rPr/>
              </w:rPrChange>
            </w:rPr>
            <w:fldChar w:fldCharType="begin"/>
          </w:r>
          <w:r w:rsidRPr="00524F1B">
            <w:rPr>
              <w:rFonts w:ascii="Times New Roman" w:hAnsi="Times New Roman" w:cs="Times New Roman"/>
              <w:rPrChange w:id="365" w:author="Art Milch" w:date="2025-04-19T08:50:00Z" w16du:dateUtc="2025-04-19T12:50:00Z">
                <w:rPr/>
              </w:rPrChange>
            </w:rPr>
            <w:instrText>HYPERLINK \l "_Toc194830280"</w:instrText>
          </w:r>
          <w:r w:rsidRPr="00524F1B">
            <w:rPr>
              <w:rFonts w:ascii="Times New Roman" w:hAnsi="Times New Roman" w:cs="Times New Roman"/>
            </w:rPr>
          </w:r>
          <w:r w:rsidRPr="00524F1B">
            <w:rPr>
              <w:rFonts w:ascii="Times New Roman" w:hAnsi="Times New Roman" w:cs="Times New Roman"/>
              <w:rPrChange w:id="366" w:author="Art Milch" w:date="2025-04-19T08:50:00Z" w16du:dateUtc="2025-04-19T12:50:00Z">
                <w:rPr/>
              </w:rPrChange>
            </w:rPr>
            <w:fldChar w:fldCharType="separate"/>
          </w:r>
          <w:r w:rsidRPr="00524F1B">
            <w:rPr>
              <w:rStyle w:val="Hyperlink"/>
              <w:rFonts w:ascii="Times New Roman" w:hAnsi="Times New Roman" w:cs="Times New Roman"/>
              <w:rPrChange w:id="367" w:author="Art Milch" w:date="2025-04-19T08:50:00Z" w16du:dateUtc="2025-04-19T12:50:00Z">
                <w:rPr>
                  <w:rStyle w:val="Hyperlink"/>
                  <w:noProof/>
                </w:rPr>
              </w:rPrChange>
            </w:rPr>
            <w:t>3.4 Class Imbalance Handling</w:t>
          </w:r>
          <w:r w:rsidRPr="00524F1B">
            <w:rPr>
              <w:rFonts w:ascii="Times New Roman" w:hAnsi="Times New Roman" w:cs="Times New Roman"/>
              <w:webHidden/>
              <w:rPrChange w:id="368" w:author="Art Milch" w:date="2025-04-19T08:50:00Z" w16du:dateUtc="2025-04-19T12:50:00Z">
                <w:rPr>
                  <w:noProof/>
                  <w:webHidden/>
                </w:rPr>
              </w:rPrChange>
            </w:rPr>
            <w:tab/>
          </w:r>
          <w:r w:rsidRPr="00524F1B">
            <w:rPr>
              <w:rFonts w:ascii="Times New Roman" w:hAnsi="Times New Roman" w:cs="Times New Roman"/>
              <w:webHidden/>
              <w:rPrChange w:id="369" w:author="Art Milch" w:date="2025-04-19T08:50:00Z" w16du:dateUtc="2025-04-19T12:50:00Z">
                <w:rPr>
                  <w:noProof/>
                  <w:webHidden/>
                </w:rPr>
              </w:rPrChange>
            </w:rPr>
            <w:fldChar w:fldCharType="begin"/>
          </w:r>
          <w:r w:rsidRPr="00524F1B">
            <w:rPr>
              <w:rFonts w:ascii="Times New Roman" w:hAnsi="Times New Roman" w:cs="Times New Roman"/>
              <w:webHidden/>
              <w:rPrChange w:id="370" w:author="Art Milch" w:date="2025-04-19T08:50:00Z" w16du:dateUtc="2025-04-19T12:50:00Z">
                <w:rPr>
                  <w:noProof/>
                  <w:webHidden/>
                </w:rPr>
              </w:rPrChange>
            </w:rPr>
            <w:instrText xml:space="preserve"> PAGEREF _Toc194830280 \h </w:instrText>
          </w:r>
          <w:r w:rsidRPr="00524F1B">
            <w:rPr>
              <w:rFonts w:ascii="Times New Roman" w:hAnsi="Times New Roman" w:cs="Times New Roman"/>
              <w:webHidden/>
            </w:rPr>
          </w:r>
          <w:r w:rsidRPr="00524F1B">
            <w:rPr>
              <w:rFonts w:ascii="Times New Roman" w:hAnsi="Times New Roman" w:cs="Times New Roman"/>
              <w:webHidden/>
              <w:rPrChange w:id="371" w:author="Art Milch" w:date="2025-04-19T08:50:00Z" w16du:dateUtc="2025-04-19T12:50:00Z">
                <w:rPr>
                  <w:noProof/>
                  <w:webHidden/>
                </w:rPr>
              </w:rPrChange>
            </w:rPr>
            <w:fldChar w:fldCharType="separate"/>
          </w:r>
          <w:r w:rsidRPr="00524F1B">
            <w:rPr>
              <w:rFonts w:ascii="Times New Roman" w:hAnsi="Times New Roman" w:cs="Times New Roman"/>
              <w:webHidden/>
              <w:rPrChange w:id="372" w:author="Art Milch" w:date="2025-04-19T08:50:00Z" w16du:dateUtc="2025-04-19T12:50:00Z">
                <w:rPr>
                  <w:noProof/>
                  <w:webHidden/>
                </w:rPr>
              </w:rPrChange>
            </w:rPr>
            <w:t>20</w:t>
          </w:r>
          <w:r w:rsidRPr="00524F1B">
            <w:rPr>
              <w:rFonts w:ascii="Times New Roman" w:hAnsi="Times New Roman" w:cs="Times New Roman"/>
              <w:webHidden/>
              <w:rPrChange w:id="373" w:author="Art Milch" w:date="2025-04-19T08:50:00Z" w16du:dateUtc="2025-04-19T12:50:00Z">
                <w:rPr>
                  <w:noProof/>
                  <w:webHidden/>
                </w:rPr>
              </w:rPrChange>
            </w:rPr>
            <w:fldChar w:fldCharType="end"/>
          </w:r>
          <w:r w:rsidRPr="00524F1B">
            <w:rPr>
              <w:rFonts w:ascii="Times New Roman" w:hAnsi="Times New Roman" w:cs="Times New Roman"/>
              <w:rPrChange w:id="374" w:author="Art Milch" w:date="2025-04-19T08:50:00Z" w16du:dateUtc="2025-04-19T12:50:00Z">
                <w:rPr/>
              </w:rPrChange>
            </w:rPr>
            <w:fldChar w:fldCharType="end"/>
          </w:r>
        </w:p>
        <w:p w14:paraId="5810EECC" w14:textId="78B5EA7A"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375" w:author="Art Milch" w:date="2025-04-19T08:50:00Z" w16du:dateUtc="2025-04-19T12:50:00Z">
                <w:rPr>
                  <w:rFonts w:eastAsiaTheme="minorEastAsia"/>
                  <w:noProof/>
                </w:rPr>
              </w:rPrChange>
            </w:rPr>
            <w:pPrChange w:id="376" w:author="Art Milch" w:date="2025-04-17T14:48:00Z" w16du:dateUtc="2025-04-17T18:48:00Z">
              <w:pPr>
                <w:pStyle w:val="TOC3"/>
                <w:tabs>
                  <w:tab w:val="right" w:leader="dot" w:pos="9883"/>
                </w:tabs>
              </w:pPr>
            </w:pPrChange>
          </w:pPr>
          <w:r w:rsidRPr="00524F1B">
            <w:rPr>
              <w:rFonts w:ascii="Times New Roman" w:hAnsi="Times New Roman" w:cs="Times New Roman"/>
              <w:rPrChange w:id="377" w:author="Art Milch" w:date="2025-04-19T08:50:00Z" w16du:dateUtc="2025-04-19T12:50:00Z">
                <w:rPr/>
              </w:rPrChange>
            </w:rPr>
            <w:fldChar w:fldCharType="begin"/>
          </w:r>
          <w:r w:rsidRPr="00524F1B">
            <w:rPr>
              <w:rFonts w:ascii="Times New Roman" w:hAnsi="Times New Roman" w:cs="Times New Roman"/>
              <w:rPrChange w:id="378" w:author="Art Milch" w:date="2025-04-19T08:50:00Z" w16du:dateUtc="2025-04-19T12:50:00Z">
                <w:rPr/>
              </w:rPrChange>
            </w:rPr>
            <w:instrText>HYPERLINK \l "_Toc194830281"</w:instrText>
          </w:r>
          <w:r w:rsidRPr="00524F1B">
            <w:rPr>
              <w:rFonts w:ascii="Times New Roman" w:hAnsi="Times New Roman" w:cs="Times New Roman"/>
            </w:rPr>
          </w:r>
          <w:r w:rsidRPr="00524F1B">
            <w:rPr>
              <w:rFonts w:ascii="Times New Roman" w:hAnsi="Times New Roman" w:cs="Times New Roman"/>
              <w:rPrChange w:id="379" w:author="Art Milch" w:date="2025-04-19T08:50:00Z" w16du:dateUtc="2025-04-19T12:50:00Z">
                <w:rPr/>
              </w:rPrChange>
            </w:rPr>
            <w:fldChar w:fldCharType="separate"/>
          </w:r>
          <w:r w:rsidRPr="00524F1B">
            <w:rPr>
              <w:rStyle w:val="Hyperlink"/>
              <w:rFonts w:ascii="Times New Roman" w:hAnsi="Times New Roman" w:cs="Times New Roman"/>
              <w:rPrChange w:id="380" w:author="Art Milch" w:date="2025-04-19T08:50:00Z" w16du:dateUtc="2025-04-19T12:50:00Z">
                <w:rPr>
                  <w:rStyle w:val="Hyperlink"/>
                  <w:noProof/>
                </w:rPr>
              </w:rPrChange>
            </w:rPr>
            <w:t>3.5 Deep Learning Architecture</w:t>
          </w:r>
          <w:r w:rsidRPr="00524F1B">
            <w:rPr>
              <w:rFonts w:ascii="Times New Roman" w:hAnsi="Times New Roman" w:cs="Times New Roman"/>
              <w:webHidden/>
              <w:rPrChange w:id="381" w:author="Art Milch" w:date="2025-04-19T08:50:00Z" w16du:dateUtc="2025-04-19T12:50:00Z">
                <w:rPr>
                  <w:noProof/>
                  <w:webHidden/>
                </w:rPr>
              </w:rPrChange>
            </w:rPr>
            <w:tab/>
          </w:r>
          <w:r w:rsidRPr="00524F1B">
            <w:rPr>
              <w:rFonts w:ascii="Times New Roman" w:hAnsi="Times New Roman" w:cs="Times New Roman"/>
              <w:webHidden/>
              <w:rPrChange w:id="382" w:author="Art Milch" w:date="2025-04-19T08:50:00Z" w16du:dateUtc="2025-04-19T12:50:00Z">
                <w:rPr>
                  <w:noProof/>
                  <w:webHidden/>
                </w:rPr>
              </w:rPrChange>
            </w:rPr>
            <w:fldChar w:fldCharType="begin"/>
          </w:r>
          <w:r w:rsidRPr="00524F1B">
            <w:rPr>
              <w:rFonts w:ascii="Times New Roman" w:hAnsi="Times New Roman" w:cs="Times New Roman"/>
              <w:webHidden/>
              <w:rPrChange w:id="383" w:author="Art Milch" w:date="2025-04-19T08:50:00Z" w16du:dateUtc="2025-04-19T12:50:00Z">
                <w:rPr>
                  <w:noProof/>
                  <w:webHidden/>
                </w:rPr>
              </w:rPrChange>
            </w:rPr>
            <w:instrText xml:space="preserve"> PAGEREF _Toc194830281 \h </w:instrText>
          </w:r>
          <w:r w:rsidRPr="00524F1B">
            <w:rPr>
              <w:rFonts w:ascii="Times New Roman" w:hAnsi="Times New Roman" w:cs="Times New Roman"/>
              <w:webHidden/>
            </w:rPr>
          </w:r>
          <w:r w:rsidRPr="00524F1B">
            <w:rPr>
              <w:rFonts w:ascii="Times New Roman" w:hAnsi="Times New Roman" w:cs="Times New Roman"/>
              <w:webHidden/>
              <w:rPrChange w:id="384" w:author="Art Milch" w:date="2025-04-19T08:50:00Z" w16du:dateUtc="2025-04-19T12:50:00Z">
                <w:rPr>
                  <w:noProof/>
                  <w:webHidden/>
                </w:rPr>
              </w:rPrChange>
            </w:rPr>
            <w:fldChar w:fldCharType="separate"/>
          </w:r>
          <w:r w:rsidRPr="00524F1B">
            <w:rPr>
              <w:rFonts w:ascii="Times New Roman" w:hAnsi="Times New Roman" w:cs="Times New Roman"/>
              <w:webHidden/>
              <w:rPrChange w:id="385" w:author="Art Milch" w:date="2025-04-19T08:50:00Z" w16du:dateUtc="2025-04-19T12:50:00Z">
                <w:rPr>
                  <w:noProof/>
                  <w:webHidden/>
                </w:rPr>
              </w:rPrChange>
            </w:rPr>
            <w:t>21</w:t>
          </w:r>
          <w:r w:rsidRPr="00524F1B">
            <w:rPr>
              <w:rFonts w:ascii="Times New Roman" w:hAnsi="Times New Roman" w:cs="Times New Roman"/>
              <w:webHidden/>
              <w:rPrChange w:id="386" w:author="Art Milch" w:date="2025-04-19T08:50:00Z" w16du:dateUtc="2025-04-19T12:50:00Z">
                <w:rPr>
                  <w:noProof/>
                  <w:webHidden/>
                </w:rPr>
              </w:rPrChange>
            </w:rPr>
            <w:fldChar w:fldCharType="end"/>
          </w:r>
          <w:r w:rsidRPr="00524F1B">
            <w:rPr>
              <w:rFonts w:ascii="Times New Roman" w:hAnsi="Times New Roman" w:cs="Times New Roman"/>
              <w:rPrChange w:id="387" w:author="Art Milch" w:date="2025-04-19T08:50:00Z" w16du:dateUtc="2025-04-19T12:50:00Z">
                <w:rPr/>
              </w:rPrChange>
            </w:rPr>
            <w:fldChar w:fldCharType="end"/>
          </w:r>
        </w:p>
        <w:p w14:paraId="1CA5FEE0" w14:textId="7E226CC9"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388" w:author="Art Milch" w:date="2025-04-19T08:50:00Z" w16du:dateUtc="2025-04-19T12:50:00Z">
                <w:rPr>
                  <w:rFonts w:eastAsiaTheme="minorEastAsia"/>
                  <w:noProof/>
                </w:rPr>
              </w:rPrChange>
            </w:rPr>
            <w:pPrChange w:id="389" w:author="Art Milch" w:date="2025-04-17T14:48:00Z" w16du:dateUtc="2025-04-17T18:48:00Z">
              <w:pPr>
                <w:pStyle w:val="TOC3"/>
                <w:tabs>
                  <w:tab w:val="right" w:leader="dot" w:pos="9883"/>
                </w:tabs>
              </w:pPr>
            </w:pPrChange>
          </w:pPr>
          <w:r w:rsidRPr="00524F1B">
            <w:rPr>
              <w:rFonts w:ascii="Times New Roman" w:hAnsi="Times New Roman" w:cs="Times New Roman"/>
              <w:rPrChange w:id="390" w:author="Art Milch" w:date="2025-04-19T08:50:00Z" w16du:dateUtc="2025-04-19T12:50:00Z">
                <w:rPr/>
              </w:rPrChange>
            </w:rPr>
            <w:fldChar w:fldCharType="begin"/>
          </w:r>
          <w:r w:rsidRPr="00524F1B">
            <w:rPr>
              <w:rFonts w:ascii="Times New Roman" w:hAnsi="Times New Roman" w:cs="Times New Roman"/>
              <w:rPrChange w:id="391" w:author="Art Milch" w:date="2025-04-19T08:50:00Z" w16du:dateUtc="2025-04-19T12:50:00Z">
                <w:rPr/>
              </w:rPrChange>
            </w:rPr>
            <w:instrText>HYPERLINK \l "_Toc194830282"</w:instrText>
          </w:r>
          <w:r w:rsidRPr="00524F1B">
            <w:rPr>
              <w:rFonts w:ascii="Times New Roman" w:hAnsi="Times New Roman" w:cs="Times New Roman"/>
            </w:rPr>
          </w:r>
          <w:r w:rsidRPr="00524F1B">
            <w:rPr>
              <w:rFonts w:ascii="Times New Roman" w:hAnsi="Times New Roman" w:cs="Times New Roman"/>
              <w:rPrChange w:id="392" w:author="Art Milch" w:date="2025-04-19T08:50:00Z" w16du:dateUtc="2025-04-19T12:50:00Z">
                <w:rPr/>
              </w:rPrChange>
            </w:rPr>
            <w:fldChar w:fldCharType="separate"/>
          </w:r>
          <w:r w:rsidRPr="00524F1B">
            <w:rPr>
              <w:rStyle w:val="Hyperlink"/>
              <w:rFonts w:ascii="Times New Roman" w:hAnsi="Times New Roman" w:cs="Times New Roman"/>
              <w:rPrChange w:id="393" w:author="Art Milch" w:date="2025-04-19T08:50:00Z" w16du:dateUtc="2025-04-19T12:50:00Z">
                <w:rPr>
                  <w:rStyle w:val="Hyperlink"/>
                  <w:noProof/>
                </w:rPr>
              </w:rPrChange>
            </w:rPr>
            <w:t>3.6 Model Training and Implementation</w:t>
          </w:r>
          <w:r w:rsidRPr="00524F1B">
            <w:rPr>
              <w:rFonts w:ascii="Times New Roman" w:hAnsi="Times New Roman" w:cs="Times New Roman"/>
              <w:webHidden/>
              <w:rPrChange w:id="394" w:author="Art Milch" w:date="2025-04-19T08:50:00Z" w16du:dateUtc="2025-04-19T12:50:00Z">
                <w:rPr>
                  <w:noProof/>
                  <w:webHidden/>
                </w:rPr>
              </w:rPrChange>
            </w:rPr>
            <w:tab/>
          </w:r>
          <w:r w:rsidRPr="00524F1B">
            <w:rPr>
              <w:rFonts w:ascii="Times New Roman" w:hAnsi="Times New Roman" w:cs="Times New Roman"/>
              <w:webHidden/>
              <w:rPrChange w:id="395" w:author="Art Milch" w:date="2025-04-19T08:50:00Z" w16du:dateUtc="2025-04-19T12:50:00Z">
                <w:rPr>
                  <w:noProof/>
                  <w:webHidden/>
                </w:rPr>
              </w:rPrChange>
            </w:rPr>
            <w:fldChar w:fldCharType="begin"/>
          </w:r>
          <w:r w:rsidRPr="00524F1B">
            <w:rPr>
              <w:rFonts w:ascii="Times New Roman" w:hAnsi="Times New Roman" w:cs="Times New Roman"/>
              <w:webHidden/>
              <w:rPrChange w:id="396" w:author="Art Milch" w:date="2025-04-19T08:50:00Z" w16du:dateUtc="2025-04-19T12:50:00Z">
                <w:rPr>
                  <w:noProof/>
                  <w:webHidden/>
                </w:rPr>
              </w:rPrChange>
            </w:rPr>
            <w:instrText xml:space="preserve"> PAGEREF _Toc194830282 \h </w:instrText>
          </w:r>
          <w:r w:rsidRPr="00524F1B">
            <w:rPr>
              <w:rFonts w:ascii="Times New Roman" w:hAnsi="Times New Roman" w:cs="Times New Roman"/>
              <w:webHidden/>
            </w:rPr>
          </w:r>
          <w:r w:rsidRPr="00524F1B">
            <w:rPr>
              <w:rFonts w:ascii="Times New Roman" w:hAnsi="Times New Roman" w:cs="Times New Roman"/>
              <w:webHidden/>
              <w:rPrChange w:id="397" w:author="Art Milch" w:date="2025-04-19T08:50:00Z" w16du:dateUtc="2025-04-19T12:50:00Z">
                <w:rPr>
                  <w:noProof/>
                  <w:webHidden/>
                </w:rPr>
              </w:rPrChange>
            </w:rPr>
            <w:fldChar w:fldCharType="separate"/>
          </w:r>
          <w:r w:rsidRPr="00524F1B">
            <w:rPr>
              <w:rFonts w:ascii="Times New Roman" w:hAnsi="Times New Roman" w:cs="Times New Roman"/>
              <w:webHidden/>
              <w:rPrChange w:id="398" w:author="Art Milch" w:date="2025-04-19T08:50:00Z" w16du:dateUtc="2025-04-19T12:50:00Z">
                <w:rPr>
                  <w:noProof/>
                  <w:webHidden/>
                </w:rPr>
              </w:rPrChange>
            </w:rPr>
            <w:t>23</w:t>
          </w:r>
          <w:r w:rsidRPr="00524F1B">
            <w:rPr>
              <w:rFonts w:ascii="Times New Roman" w:hAnsi="Times New Roman" w:cs="Times New Roman"/>
              <w:webHidden/>
              <w:rPrChange w:id="399" w:author="Art Milch" w:date="2025-04-19T08:50:00Z" w16du:dateUtc="2025-04-19T12:50:00Z">
                <w:rPr>
                  <w:noProof/>
                  <w:webHidden/>
                </w:rPr>
              </w:rPrChange>
            </w:rPr>
            <w:fldChar w:fldCharType="end"/>
          </w:r>
          <w:r w:rsidRPr="00524F1B">
            <w:rPr>
              <w:rFonts w:ascii="Times New Roman" w:hAnsi="Times New Roman" w:cs="Times New Roman"/>
              <w:rPrChange w:id="400" w:author="Art Milch" w:date="2025-04-19T08:50:00Z" w16du:dateUtc="2025-04-19T12:50:00Z">
                <w:rPr/>
              </w:rPrChange>
            </w:rPr>
            <w:fldChar w:fldCharType="end"/>
          </w:r>
        </w:p>
        <w:p w14:paraId="272F8708" w14:textId="330CDD59"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401" w:author="Art Milch" w:date="2025-04-19T08:50:00Z" w16du:dateUtc="2025-04-19T12:50:00Z">
                <w:rPr>
                  <w:rFonts w:eastAsiaTheme="minorEastAsia"/>
                  <w:noProof/>
                </w:rPr>
              </w:rPrChange>
            </w:rPr>
            <w:pPrChange w:id="402" w:author="Art Milch" w:date="2025-04-17T14:48:00Z" w16du:dateUtc="2025-04-17T18:48:00Z">
              <w:pPr>
                <w:pStyle w:val="TOC3"/>
                <w:tabs>
                  <w:tab w:val="right" w:leader="dot" w:pos="9883"/>
                </w:tabs>
              </w:pPr>
            </w:pPrChange>
          </w:pPr>
          <w:r w:rsidRPr="00524F1B">
            <w:rPr>
              <w:rFonts w:ascii="Times New Roman" w:hAnsi="Times New Roman" w:cs="Times New Roman"/>
              <w:rPrChange w:id="403" w:author="Art Milch" w:date="2025-04-19T08:50:00Z" w16du:dateUtc="2025-04-19T12:50:00Z">
                <w:rPr/>
              </w:rPrChange>
            </w:rPr>
            <w:fldChar w:fldCharType="begin"/>
          </w:r>
          <w:r w:rsidRPr="00524F1B">
            <w:rPr>
              <w:rFonts w:ascii="Times New Roman" w:hAnsi="Times New Roman" w:cs="Times New Roman"/>
              <w:rPrChange w:id="404" w:author="Art Milch" w:date="2025-04-19T08:50:00Z" w16du:dateUtc="2025-04-19T12:50:00Z">
                <w:rPr/>
              </w:rPrChange>
            </w:rPr>
            <w:instrText>HYPERLINK \l "_Toc194830283"</w:instrText>
          </w:r>
          <w:r w:rsidRPr="00524F1B">
            <w:rPr>
              <w:rFonts w:ascii="Times New Roman" w:hAnsi="Times New Roman" w:cs="Times New Roman"/>
            </w:rPr>
          </w:r>
          <w:r w:rsidRPr="00524F1B">
            <w:rPr>
              <w:rFonts w:ascii="Times New Roman" w:hAnsi="Times New Roman" w:cs="Times New Roman"/>
              <w:rPrChange w:id="405" w:author="Art Milch" w:date="2025-04-19T08:50:00Z" w16du:dateUtc="2025-04-19T12:50:00Z">
                <w:rPr/>
              </w:rPrChange>
            </w:rPr>
            <w:fldChar w:fldCharType="separate"/>
          </w:r>
          <w:r w:rsidRPr="00524F1B">
            <w:rPr>
              <w:rStyle w:val="Hyperlink"/>
              <w:rFonts w:ascii="Times New Roman" w:hAnsi="Times New Roman" w:cs="Times New Roman"/>
              <w:rPrChange w:id="406" w:author="Art Milch" w:date="2025-04-19T08:50:00Z" w16du:dateUtc="2025-04-19T12:50:00Z">
                <w:rPr>
                  <w:rStyle w:val="Hyperlink"/>
                  <w:noProof/>
                </w:rPr>
              </w:rPrChange>
            </w:rPr>
            <w:t>3.7 Performance Evaluation</w:t>
          </w:r>
          <w:r w:rsidRPr="00524F1B">
            <w:rPr>
              <w:rFonts w:ascii="Times New Roman" w:hAnsi="Times New Roman" w:cs="Times New Roman"/>
              <w:webHidden/>
              <w:rPrChange w:id="407" w:author="Art Milch" w:date="2025-04-19T08:50:00Z" w16du:dateUtc="2025-04-19T12:50:00Z">
                <w:rPr>
                  <w:noProof/>
                  <w:webHidden/>
                </w:rPr>
              </w:rPrChange>
            </w:rPr>
            <w:tab/>
          </w:r>
          <w:r w:rsidRPr="00524F1B">
            <w:rPr>
              <w:rFonts w:ascii="Times New Roman" w:hAnsi="Times New Roman" w:cs="Times New Roman"/>
              <w:webHidden/>
              <w:rPrChange w:id="408" w:author="Art Milch" w:date="2025-04-19T08:50:00Z" w16du:dateUtc="2025-04-19T12:50:00Z">
                <w:rPr>
                  <w:noProof/>
                  <w:webHidden/>
                </w:rPr>
              </w:rPrChange>
            </w:rPr>
            <w:fldChar w:fldCharType="begin"/>
          </w:r>
          <w:r w:rsidRPr="00524F1B">
            <w:rPr>
              <w:rFonts w:ascii="Times New Roman" w:hAnsi="Times New Roman" w:cs="Times New Roman"/>
              <w:webHidden/>
              <w:rPrChange w:id="409" w:author="Art Milch" w:date="2025-04-19T08:50:00Z" w16du:dateUtc="2025-04-19T12:50:00Z">
                <w:rPr>
                  <w:noProof/>
                  <w:webHidden/>
                </w:rPr>
              </w:rPrChange>
            </w:rPr>
            <w:instrText xml:space="preserve"> PAGEREF _Toc194830283 \h </w:instrText>
          </w:r>
          <w:r w:rsidRPr="00524F1B">
            <w:rPr>
              <w:rFonts w:ascii="Times New Roman" w:hAnsi="Times New Roman" w:cs="Times New Roman"/>
              <w:webHidden/>
            </w:rPr>
          </w:r>
          <w:r w:rsidRPr="00524F1B">
            <w:rPr>
              <w:rFonts w:ascii="Times New Roman" w:hAnsi="Times New Roman" w:cs="Times New Roman"/>
              <w:webHidden/>
              <w:rPrChange w:id="410" w:author="Art Milch" w:date="2025-04-19T08:50:00Z" w16du:dateUtc="2025-04-19T12:50:00Z">
                <w:rPr>
                  <w:noProof/>
                  <w:webHidden/>
                </w:rPr>
              </w:rPrChange>
            </w:rPr>
            <w:fldChar w:fldCharType="separate"/>
          </w:r>
          <w:r w:rsidRPr="00524F1B">
            <w:rPr>
              <w:rFonts w:ascii="Times New Roman" w:hAnsi="Times New Roman" w:cs="Times New Roman"/>
              <w:webHidden/>
              <w:rPrChange w:id="411" w:author="Art Milch" w:date="2025-04-19T08:50:00Z" w16du:dateUtc="2025-04-19T12:50:00Z">
                <w:rPr>
                  <w:noProof/>
                  <w:webHidden/>
                </w:rPr>
              </w:rPrChange>
            </w:rPr>
            <w:t>23</w:t>
          </w:r>
          <w:r w:rsidRPr="00524F1B">
            <w:rPr>
              <w:rFonts w:ascii="Times New Roman" w:hAnsi="Times New Roman" w:cs="Times New Roman"/>
              <w:webHidden/>
              <w:rPrChange w:id="412" w:author="Art Milch" w:date="2025-04-19T08:50:00Z" w16du:dateUtc="2025-04-19T12:50:00Z">
                <w:rPr>
                  <w:noProof/>
                  <w:webHidden/>
                </w:rPr>
              </w:rPrChange>
            </w:rPr>
            <w:fldChar w:fldCharType="end"/>
          </w:r>
          <w:r w:rsidRPr="00524F1B">
            <w:rPr>
              <w:rFonts w:ascii="Times New Roman" w:hAnsi="Times New Roman" w:cs="Times New Roman"/>
              <w:rPrChange w:id="413" w:author="Art Milch" w:date="2025-04-19T08:50:00Z" w16du:dateUtc="2025-04-19T12:50:00Z">
                <w:rPr/>
              </w:rPrChange>
            </w:rPr>
            <w:fldChar w:fldCharType="end"/>
          </w:r>
        </w:p>
        <w:p w14:paraId="655C0576" w14:textId="7B076B50" w:rsidR="00290465" w:rsidRPr="00524F1B" w:rsidRDefault="00290465">
          <w:pPr>
            <w:pStyle w:val="TOC1"/>
            <w:tabs>
              <w:tab w:val="right" w:leader="dot" w:pos="9883"/>
            </w:tabs>
            <w:spacing w:line="480" w:lineRule="auto"/>
            <w:ind w:firstLine="720"/>
            <w:rPr>
              <w:rFonts w:ascii="Times New Roman" w:eastAsiaTheme="minorEastAsia" w:hAnsi="Times New Roman" w:cs="Times New Roman"/>
              <w:rPrChange w:id="414" w:author="Art Milch" w:date="2025-04-19T08:50:00Z" w16du:dateUtc="2025-04-19T12:50:00Z">
                <w:rPr>
                  <w:rFonts w:eastAsiaTheme="minorEastAsia"/>
                  <w:noProof/>
                </w:rPr>
              </w:rPrChange>
            </w:rPr>
            <w:pPrChange w:id="415" w:author="Art Milch" w:date="2025-04-17T14:48:00Z" w16du:dateUtc="2025-04-17T18:48:00Z">
              <w:pPr>
                <w:pStyle w:val="TOC1"/>
                <w:tabs>
                  <w:tab w:val="right" w:leader="dot" w:pos="9883"/>
                </w:tabs>
              </w:pPr>
            </w:pPrChange>
          </w:pPr>
          <w:r w:rsidRPr="00524F1B">
            <w:rPr>
              <w:rFonts w:ascii="Times New Roman" w:hAnsi="Times New Roman" w:cs="Times New Roman"/>
              <w:rPrChange w:id="416" w:author="Art Milch" w:date="2025-04-19T08:50:00Z" w16du:dateUtc="2025-04-19T12:50:00Z">
                <w:rPr/>
              </w:rPrChange>
            </w:rPr>
            <w:fldChar w:fldCharType="begin"/>
          </w:r>
          <w:r w:rsidRPr="00524F1B">
            <w:rPr>
              <w:rFonts w:ascii="Times New Roman" w:hAnsi="Times New Roman" w:cs="Times New Roman"/>
              <w:rPrChange w:id="417" w:author="Art Milch" w:date="2025-04-19T08:50:00Z" w16du:dateUtc="2025-04-19T12:50:00Z">
                <w:rPr/>
              </w:rPrChange>
            </w:rPr>
            <w:instrText>HYPERLINK \l "_Toc194830284"</w:instrText>
          </w:r>
          <w:r w:rsidRPr="00524F1B">
            <w:rPr>
              <w:rFonts w:ascii="Times New Roman" w:hAnsi="Times New Roman" w:cs="Times New Roman"/>
            </w:rPr>
          </w:r>
          <w:r w:rsidRPr="00524F1B">
            <w:rPr>
              <w:rFonts w:ascii="Times New Roman" w:hAnsi="Times New Roman" w:cs="Times New Roman"/>
              <w:rPrChange w:id="418" w:author="Art Milch" w:date="2025-04-19T08:50:00Z" w16du:dateUtc="2025-04-19T12:50:00Z">
                <w:rPr/>
              </w:rPrChange>
            </w:rPr>
            <w:fldChar w:fldCharType="separate"/>
          </w:r>
          <w:r w:rsidRPr="00524F1B">
            <w:rPr>
              <w:rStyle w:val="Hyperlink"/>
              <w:rFonts w:ascii="Times New Roman" w:eastAsia="Times New Roman" w:hAnsi="Times New Roman" w:cs="Times New Roman"/>
              <w:b/>
              <w:rPrChange w:id="419" w:author="Art Milch" w:date="2025-04-19T08:50:00Z" w16du:dateUtc="2025-04-19T12:50:00Z">
                <w:rPr>
                  <w:rStyle w:val="Hyperlink"/>
                  <w:rFonts w:ascii="Times New Roman" w:eastAsia="Times New Roman" w:hAnsi="Times New Roman" w:cs="Times New Roman"/>
                  <w:b/>
                  <w:noProof/>
                </w:rPr>
              </w:rPrChange>
            </w:rPr>
            <w:t>4. TRADING STRATEGY IMPLEMENTATION</w:t>
          </w:r>
          <w:r w:rsidRPr="00524F1B">
            <w:rPr>
              <w:rFonts w:ascii="Times New Roman" w:hAnsi="Times New Roman" w:cs="Times New Roman"/>
              <w:webHidden/>
              <w:rPrChange w:id="420" w:author="Art Milch" w:date="2025-04-19T08:50:00Z" w16du:dateUtc="2025-04-19T12:50:00Z">
                <w:rPr>
                  <w:noProof/>
                  <w:webHidden/>
                </w:rPr>
              </w:rPrChange>
            </w:rPr>
            <w:tab/>
          </w:r>
          <w:r w:rsidRPr="00524F1B">
            <w:rPr>
              <w:rFonts w:ascii="Times New Roman" w:hAnsi="Times New Roman" w:cs="Times New Roman"/>
              <w:webHidden/>
              <w:rPrChange w:id="421" w:author="Art Milch" w:date="2025-04-19T08:50:00Z" w16du:dateUtc="2025-04-19T12:50:00Z">
                <w:rPr>
                  <w:noProof/>
                  <w:webHidden/>
                </w:rPr>
              </w:rPrChange>
            </w:rPr>
            <w:fldChar w:fldCharType="begin"/>
          </w:r>
          <w:r w:rsidRPr="00524F1B">
            <w:rPr>
              <w:rFonts w:ascii="Times New Roman" w:hAnsi="Times New Roman" w:cs="Times New Roman"/>
              <w:webHidden/>
              <w:rPrChange w:id="422" w:author="Art Milch" w:date="2025-04-19T08:50:00Z" w16du:dateUtc="2025-04-19T12:50:00Z">
                <w:rPr>
                  <w:noProof/>
                  <w:webHidden/>
                </w:rPr>
              </w:rPrChange>
            </w:rPr>
            <w:instrText xml:space="preserve"> PAGEREF _Toc194830284 \h </w:instrText>
          </w:r>
          <w:r w:rsidRPr="00524F1B">
            <w:rPr>
              <w:rFonts w:ascii="Times New Roman" w:hAnsi="Times New Roman" w:cs="Times New Roman"/>
              <w:webHidden/>
            </w:rPr>
          </w:r>
          <w:r w:rsidRPr="00524F1B">
            <w:rPr>
              <w:rFonts w:ascii="Times New Roman" w:hAnsi="Times New Roman" w:cs="Times New Roman"/>
              <w:webHidden/>
              <w:rPrChange w:id="423" w:author="Art Milch" w:date="2025-04-19T08:50:00Z" w16du:dateUtc="2025-04-19T12:50:00Z">
                <w:rPr>
                  <w:noProof/>
                  <w:webHidden/>
                </w:rPr>
              </w:rPrChange>
            </w:rPr>
            <w:fldChar w:fldCharType="separate"/>
          </w:r>
          <w:r w:rsidRPr="00524F1B">
            <w:rPr>
              <w:rFonts w:ascii="Times New Roman" w:hAnsi="Times New Roman" w:cs="Times New Roman"/>
              <w:webHidden/>
              <w:rPrChange w:id="424" w:author="Art Milch" w:date="2025-04-19T08:50:00Z" w16du:dateUtc="2025-04-19T12:50:00Z">
                <w:rPr>
                  <w:noProof/>
                  <w:webHidden/>
                </w:rPr>
              </w:rPrChange>
            </w:rPr>
            <w:t>24</w:t>
          </w:r>
          <w:r w:rsidRPr="00524F1B">
            <w:rPr>
              <w:rFonts w:ascii="Times New Roman" w:hAnsi="Times New Roman" w:cs="Times New Roman"/>
              <w:webHidden/>
              <w:rPrChange w:id="425" w:author="Art Milch" w:date="2025-04-19T08:50:00Z" w16du:dateUtc="2025-04-19T12:50:00Z">
                <w:rPr>
                  <w:noProof/>
                  <w:webHidden/>
                </w:rPr>
              </w:rPrChange>
            </w:rPr>
            <w:fldChar w:fldCharType="end"/>
          </w:r>
          <w:r w:rsidRPr="00524F1B">
            <w:rPr>
              <w:rFonts w:ascii="Times New Roman" w:hAnsi="Times New Roman" w:cs="Times New Roman"/>
              <w:rPrChange w:id="426" w:author="Art Milch" w:date="2025-04-19T08:50:00Z" w16du:dateUtc="2025-04-19T12:50:00Z">
                <w:rPr/>
              </w:rPrChange>
            </w:rPr>
            <w:fldChar w:fldCharType="end"/>
          </w:r>
        </w:p>
        <w:p w14:paraId="164A6B9E" w14:textId="4875E77F" w:rsidR="00290465" w:rsidRPr="00524F1B" w:rsidRDefault="00290465">
          <w:pPr>
            <w:pStyle w:val="TOC1"/>
            <w:tabs>
              <w:tab w:val="right" w:leader="dot" w:pos="9883"/>
            </w:tabs>
            <w:spacing w:line="480" w:lineRule="auto"/>
            <w:ind w:firstLine="720"/>
            <w:rPr>
              <w:rFonts w:ascii="Times New Roman" w:eastAsiaTheme="minorEastAsia" w:hAnsi="Times New Roman" w:cs="Times New Roman"/>
              <w:rPrChange w:id="427" w:author="Art Milch" w:date="2025-04-19T08:50:00Z" w16du:dateUtc="2025-04-19T12:50:00Z">
                <w:rPr>
                  <w:rFonts w:eastAsiaTheme="minorEastAsia"/>
                  <w:noProof/>
                </w:rPr>
              </w:rPrChange>
            </w:rPr>
            <w:pPrChange w:id="428" w:author="Art Milch" w:date="2025-04-17T14:48:00Z" w16du:dateUtc="2025-04-17T18:48:00Z">
              <w:pPr>
                <w:pStyle w:val="TOC1"/>
                <w:tabs>
                  <w:tab w:val="right" w:leader="dot" w:pos="9883"/>
                </w:tabs>
              </w:pPr>
            </w:pPrChange>
          </w:pPr>
          <w:r w:rsidRPr="00524F1B">
            <w:rPr>
              <w:rFonts w:ascii="Times New Roman" w:hAnsi="Times New Roman" w:cs="Times New Roman"/>
              <w:rPrChange w:id="429" w:author="Art Milch" w:date="2025-04-19T08:50:00Z" w16du:dateUtc="2025-04-19T12:50:00Z">
                <w:rPr/>
              </w:rPrChange>
            </w:rPr>
            <w:fldChar w:fldCharType="begin"/>
          </w:r>
          <w:r w:rsidRPr="00524F1B">
            <w:rPr>
              <w:rFonts w:ascii="Times New Roman" w:hAnsi="Times New Roman" w:cs="Times New Roman"/>
              <w:rPrChange w:id="430" w:author="Art Milch" w:date="2025-04-19T08:50:00Z" w16du:dateUtc="2025-04-19T12:50:00Z">
                <w:rPr/>
              </w:rPrChange>
            </w:rPr>
            <w:instrText>HYPERLINK \l "_Toc194830285"</w:instrText>
          </w:r>
          <w:r w:rsidRPr="00524F1B">
            <w:rPr>
              <w:rFonts w:ascii="Times New Roman" w:hAnsi="Times New Roman" w:cs="Times New Roman"/>
            </w:rPr>
          </w:r>
          <w:r w:rsidRPr="00524F1B">
            <w:rPr>
              <w:rFonts w:ascii="Times New Roman" w:hAnsi="Times New Roman" w:cs="Times New Roman"/>
              <w:rPrChange w:id="431" w:author="Art Milch" w:date="2025-04-19T08:50:00Z" w16du:dateUtc="2025-04-19T12:50:00Z">
                <w:rPr/>
              </w:rPrChange>
            </w:rPr>
            <w:fldChar w:fldCharType="separate"/>
          </w:r>
          <w:r w:rsidRPr="00524F1B">
            <w:rPr>
              <w:rStyle w:val="Hyperlink"/>
              <w:rFonts w:ascii="Times New Roman" w:eastAsia="Times New Roman" w:hAnsi="Times New Roman" w:cs="Times New Roman"/>
              <w:b/>
              <w:rPrChange w:id="432" w:author="Art Milch" w:date="2025-04-19T08:50:00Z" w16du:dateUtc="2025-04-19T12:50:00Z">
                <w:rPr>
                  <w:rStyle w:val="Hyperlink"/>
                  <w:rFonts w:ascii="Times New Roman" w:eastAsia="Times New Roman" w:hAnsi="Times New Roman" w:cs="Times New Roman"/>
                  <w:b/>
                  <w:noProof/>
                </w:rPr>
              </w:rPrChange>
            </w:rPr>
            <w:t>5. EXPERIMENTAL RESULTS</w:t>
          </w:r>
          <w:r w:rsidRPr="00524F1B">
            <w:rPr>
              <w:rFonts w:ascii="Times New Roman" w:hAnsi="Times New Roman" w:cs="Times New Roman"/>
              <w:webHidden/>
              <w:rPrChange w:id="433" w:author="Art Milch" w:date="2025-04-19T08:50:00Z" w16du:dateUtc="2025-04-19T12:50:00Z">
                <w:rPr>
                  <w:noProof/>
                  <w:webHidden/>
                </w:rPr>
              </w:rPrChange>
            </w:rPr>
            <w:tab/>
          </w:r>
          <w:r w:rsidRPr="00524F1B">
            <w:rPr>
              <w:rFonts w:ascii="Times New Roman" w:hAnsi="Times New Roman" w:cs="Times New Roman"/>
              <w:webHidden/>
              <w:rPrChange w:id="434" w:author="Art Milch" w:date="2025-04-19T08:50:00Z" w16du:dateUtc="2025-04-19T12:50:00Z">
                <w:rPr>
                  <w:noProof/>
                  <w:webHidden/>
                </w:rPr>
              </w:rPrChange>
            </w:rPr>
            <w:fldChar w:fldCharType="begin"/>
          </w:r>
          <w:r w:rsidRPr="00524F1B">
            <w:rPr>
              <w:rFonts w:ascii="Times New Roman" w:hAnsi="Times New Roman" w:cs="Times New Roman"/>
              <w:webHidden/>
              <w:rPrChange w:id="435" w:author="Art Milch" w:date="2025-04-19T08:50:00Z" w16du:dateUtc="2025-04-19T12:50:00Z">
                <w:rPr>
                  <w:noProof/>
                  <w:webHidden/>
                </w:rPr>
              </w:rPrChange>
            </w:rPr>
            <w:instrText xml:space="preserve"> PAGEREF _Toc194830285 \h </w:instrText>
          </w:r>
          <w:r w:rsidRPr="00524F1B">
            <w:rPr>
              <w:rFonts w:ascii="Times New Roman" w:hAnsi="Times New Roman" w:cs="Times New Roman"/>
              <w:webHidden/>
            </w:rPr>
          </w:r>
          <w:r w:rsidRPr="00524F1B">
            <w:rPr>
              <w:rFonts w:ascii="Times New Roman" w:hAnsi="Times New Roman" w:cs="Times New Roman"/>
              <w:webHidden/>
              <w:rPrChange w:id="436" w:author="Art Milch" w:date="2025-04-19T08:50:00Z" w16du:dateUtc="2025-04-19T12:50:00Z">
                <w:rPr>
                  <w:noProof/>
                  <w:webHidden/>
                </w:rPr>
              </w:rPrChange>
            </w:rPr>
            <w:fldChar w:fldCharType="separate"/>
          </w:r>
          <w:r w:rsidRPr="00524F1B">
            <w:rPr>
              <w:rFonts w:ascii="Times New Roman" w:hAnsi="Times New Roman" w:cs="Times New Roman"/>
              <w:webHidden/>
              <w:rPrChange w:id="437" w:author="Art Milch" w:date="2025-04-19T08:50:00Z" w16du:dateUtc="2025-04-19T12:50:00Z">
                <w:rPr>
                  <w:noProof/>
                  <w:webHidden/>
                </w:rPr>
              </w:rPrChange>
            </w:rPr>
            <w:t>25</w:t>
          </w:r>
          <w:r w:rsidRPr="00524F1B">
            <w:rPr>
              <w:rFonts w:ascii="Times New Roman" w:hAnsi="Times New Roman" w:cs="Times New Roman"/>
              <w:webHidden/>
              <w:rPrChange w:id="438" w:author="Art Milch" w:date="2025-04-19T08:50:00Z" w16du:dateUtc="2025-04-19T12:50:00Z">
                <w:rPr>
                  <w:noProof/>
                  <w:webHidden/>
                </w:rPr>
              </w:rPrChange>
            </w:rPr>
            <w:fldChar w:fldCharType="end"/>
          </w:r>
          <w:r w:rsidRPr="00524F1B">
            <w:rPr>
              <w:rFonts w:ascii="Times New Roman" w:hAnsi="Times New Roman" w:cs="Times New Roman"/>
              <w:rPrChange w:id="439" w:author="Art Milch" w:date="2025-04-19T08:50:00Z" w16du:dateUtc="2025-04-19T12:50:00Z">
                <w:rPr/>
              </w:rPrChange>
            </w:rPr>
            <w:fldChar w:fldCharType="end"/>
          </w:r>
        </w:p>
        <w:p w14:paraId="400F4784" w14:textId="18F0F592"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440" w:author="Art Milch" w:date="2025-04-19T08:50:00Z" w16du:dateUtc="2025-04-19T12:50:00Z">
                <w:rPr>
                  <w:rFonts w:eastAsiaTheme="minorEastAsia"/>
                  <w:noProof/>
                </w:rPr>
              </w:rPrChange>
            </w:rPr>
            <w:pPrChange w:id="441" w:author="Art Milch" w:date="2025-04-17T14:48:00Z" w16du:dateUtc="2025-04-17T18:48:00Z">
              <w:pPr>
                <w:pStyle w:val="TOC3"/>
                <w:tabs>
                  <w:tab w:val="right" w:leader="dot" w:pos="9883"/>
                </w:tabs>
              </w:pPr>
            </w:pPrChange>
          </w:pPr>
          <w:r w:rsidRPr="00524F1B">
            <w:rPr>
              <w:rFonts w:ascii="Times New Roman" w:hAnsi="Times New Roman" w:cs="Times New Roman"/>
              <w:rPrChange w:id="442" w:author="Art Milch" w:date="2025-04-19T08:50:00Z" w16du:dateUtc="2025-04-19T12:50:00Z">
                <w:rPr/>
              </w:rPrChange>
            </w:rPr>
            <w:lastRenderedPageBreak/>
            <w:fldChar w:fldCharType="begin"/>
          </w:r>
          <w:r w:rsidRPr="00524F1B">
            <w:rPr>
              <w:rFonts w:ascii="Times New Roman" w:hAnsi="Times New Roman" w:cs="Times New Roman"/>
              <w:rPrChange w:id="443" w:author="Art Milch" w:date="2025-04-19T08:50:00Z" w16du:dateUtc="2025-04-19T12:50:00Z">
                <w:rPr/>
              </w:rPrChange>
            </w:rPr>
            <w:instrText>HYPERLINK \l "_Toc194830286"</w:instrText>
          </w:r>
          <w:r w:rsidRPr="00524F1B">
            <w:rPr>
              <w:rFonts w:ascii="Times New Roman" w:hAnsi="Times New Roman" w:cs="Times New Roman"/>
            </w:rPr>
          </w:r>
          <w:r w:rsidRPr="00524F1B">
            <w:rPr>
              <w:rFonts w:ascii="Times New Roman" w:hAnsi="Times New Roman" w:cs="Times New Roman"/>
              <w:rPrChange w:id="444" w:author="Art Milch" w:date="2025-04-19T08:50:00Z" w16du:dateUtc="2025-04-19T12:50:00Z">
                <w:rPr/>
              </w:rPrChange>
            </w:rPr>
            <w:fldChar w:fldCharType="separate"/>
          </w:r>
          <w:r w:rsidRPr="00524F1B">
            <w:rPr>
              <w:rStyle w:val="Hyperlink"/>
              <w:rFonts w:ascii="Times New Roman" w:hAnsi="Times New Roman" w:cs="Times New Roman"/>
              <w:rPrChange w:id="445" w:author="Art Milch" w:date="2025-04-19T08:50:00Z" w16du:dateUtc="2025-04-19T12:50:00Z">
                <w:rPr>
                  <w:rStyle w:val="Hyperlink"/>
                  <w:noProof/>
                </w:rPr>
              </w:rPrChange>
            </w:rPr>
            <w:t>5.1 Performance Metrics</w:t>
          </w:r>
          <w:r w:rsidRPr="00524F1B">
            <w:rPr>
              <w:rFonts w:ascii="Times New Roman" w:hAnsi="Times New Roman" w:cs="Times New Roman"/>
              <w:webHidden/>
              <w:rPrChange w:id="446" w:author="Art Milch" w:date="2025-04-19T08:50:00Z" w16du:dateUtc="2025-04-19T12:50:00Z">
                <w:rPr>
                  <w:noProof/>
                  <w:webHidden/>
                </w:rPr>
              </w:rPrChange>
            </w:rPr>
            <w:tab/>
          </w:r>
          <w:r w:rsidRPr="00524F1B">
            <w:rPr>
              <w:rFonts w:ascii="Times New Roman" w:hAnsi="Times New Roman" w:cs="Times New Roman"/>
              <w:webHidden/>
              <w:rPrChange w:id="447" w:author="Art Milch" w:date="2025-04-19T08:50:00Z" w16du:dateUtc="2025-04-19T12:50:00Z">
                <w:rPr>
                  <w:noProof/>
                  <w:webHidden/>
                </w:rPr>
              </w:rPrChange>
            </w:rPr>
            <w:fldChar w:fldCharType="begin"/>
          </w:r>
          <w:r w:rsidRPr="00524F1B">
            <w:rPr>
              <w:rFonts w:ascii="Times New Roman" w:hAnsi="Times New Roman" w:cs="Times New Roman"/>
              <w:webHidden/>
              <w:rPrChange w:id="448" w:author="Art Milch" w:date="2025-04-19T08:50:00Z" w16du:dateUtc="2025-04-19T12:50:00Z">
                <w:rPr>
                  <w:noProof/>
                  <w:webHidden/>
                </w:rPr>
              </w:rPrChange>
            </w:rPr>
            <w:instrText xml:space="preserve"> PAGEREF _Toc194830286 \h </w:instrText>
          </w:r>
          <w:r w:rsidRPr="00524F1B">
            <w:rPr>
              <w:rFonts w:ascii="Times New Roman" w:hAnsi="Times New Roman" w:cs="Times New Roman"/>
              <w:webHidden/>
            </w:rPr>
          </w:r>
          <w:r w:rsidRPr="00524F1B">
            <w:rPr>
              <w:rFonts w:ascii="Times New Roman" w:hAnsi="Times New Roman" w:cs="Times New Roman"/>
              <w:webHidden/>
              <w:rPrChange w:id="449" w:author="Art Milch" w:date="2025-04-19T08:50:00Z" w16du:dateUtc="2025-04-19T12:50:00Z">
                <w:rPr>
                  <w:noProof/>
                  <w:webHidden/>
                </w:rPr>
              </w:rPrChange>
            </w:rPr>
            <w:fldChar w:fldCharType="separate"/>
          </w:r>
          <w:r w:rsidRPr="00524F1B">
            <w:rPr>
              <w:rFonts w:ascii="Times New Roman" w:hAnsi="Times New Roman" w:cs="Times New Roman"/>
              <w:webHidden/>
              <w:rPrChange w:id="450" w:author="Art Milch" w:date="2025-04-19T08:50:00Z" w16du:dateUtc="2025-04-19T12:50:00Z">
                <w:rPr>
                  <w:noProof/>
                  <w:webHidden/>
                </w:rPr>
              </w:rPrChange>
            </w:rPr>
            <w:t>25</w:t>
          </w:r>
          <w:r w:rsidRPr="00524F1B">
            <w:rPr>
              <w:rFonts w:ascii="Times New Roman" w:hAnsi="Times New Roman" w:cs="Times New Roman"/>
              <w:webHidden/>
              <w:rPrChange w:id="451" w:author="Art Milch" w:date="2025-04-19T08:50:00Z" w16du:dateUtc="2025-04-19T12:50:00Z">
                <w:rPr>
                  <w:noProof/>
                  <w:webHidden/>
                </w:rPr>
              </w:rPrChange>
            </w:rPr>
            <w:fldChar w:fldCharType="end"/>
          </w:r>
          <w:r w:rsidRPr="00524F1B">
            <w:rPr>
              <w:rFonts w:ascii="Times New Roman" w:hAnsi="Times New Roman" w:cs="Times New Roman"/>
              <w:rPrChange w:id="452" w:author="Art Milch" w:date="2025-04-19T08:50:00Z" w16du:dateUtc="2025-04-19T12:50:00Z">
                <w:rPr/>
              </w:rPrChange>
            </w:rPr>
            <w:fldChar w:fldCharType="end"/>
          </w:r>
        </w:p>
        <w:p w14:paraId="253778DC" w14:textId="0D6FFA8D"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453" w:author="Art Milch" w:date="2025-04-19T08:50:00Z" w16du:dateUtc="2025-04-19T12:50:00Z">
                <w:rPr>
                  <w:rFonts w:eastAsiaTheme="minorEastAsia"/>
                  <w:noProof/>
                </w:rPr>
              </w:rPrChange>
            </w:rPr>
            <w:pPrChange w:id="454" w:author="Art Milch" w:date="2025-04-17T14:48:00Z" w16du:dateUtc="2025-04-17T18:48:00Z">
              <w:pPr>
                <w:pStyle w:val="TOC3"/>
                <w:tabs>
                  <w:tab w:val="right" w:leader="dot" w:pos="9883"/>
                </w:tabs>
              </w:pPr>
            </w:pPrChange>
          </w:pPr>
          <w:r w:rsidRPr="00524F1B">
            <w:rPr>
              <w:rFonts w:ascii="Times New Roman" w:hAnsi="Times New Roman" w:cs="Times New Roman"/>
              <w:rPrChange w:id="455" w:author="Art Milch" w:date="2025-04-19T08:50:00Z" w16du:dateUtc="2025-04-19T12:50:00Z">
                <w:rPr/>
              </w:rPrChange>
            </w:rPr>
            <w:fldChar w:fldCharType="begin"/>
          </w:r>
          <w:r w:rsidRPr="00524F1B">
            <w:rPr>
              <w:rFonts w:ascii="Times New Roman" w:hAnsi="Times New Roman" w:cs="Times New Roman"/>
              <w:rPrChange w:id="456" w:author="Art Milch" w:date="2025-04-19T08:50:00Z" w16du:dateUtc="2025-04-19T12:50:00Z">
                <w:rPr/>
              </w:rPrChange>
            </w:rPr>
            <w:instrText>HYPERLINK \l "_Toc194830287"</w:instrText>
          </w:r>
          <w:r w:rsidRPr="00524F1B">
            <w:rPr>
              <w:rFonts w:ascii="Times New Roman" w:hAnsi="Times New Roman" w:cs="Times New Roman"/>
            </w:rPr>
          </w:r>
          <w:r w:rsidRPr="00524F1B">
            <w:rPr>
              <w:rFonts w:ascii="Times New Roman" w:hAnsi="Times New Roman" w:cs="Times New Roman"/>
              <w:rPrChange w:id="457" w:author="Art Milch" w:date="2025-04-19T08:50:00Z" w16du:dateUtc="2025-04-19T12:50:00Z">
                <w:rPr/>
              </w:rPrChange>
            </w:rPr>
            <w:fldChar w:fldCharType="separate"/>
          </w:r>
          <w:r w:rsidRPr="00524F1B">
            <w:rPr>
              <w:rStyle w:val="Hyperlink"/>
              <w:rFonts w:ascii="Times New Roman" w:hAnsi="Times New Roman" w:cs="Times New Roman"/>
              <w:rPrChange w:id="458" w:author="Art Milch" w:date="2025-04-19T08:50:00Z" w16du:dateUtc="2025-04-19T12:50:00Z">
                <w:rPr>
                  <w:rStyle w:val="Hyperlink"/>
                  <w:noProof/>
                </w:rPr>
              </w:rPrChange>
            </w:rPr>
            <w:t>5.2 Implementation Insights</w:t>
          </w:r>
          <w:r w:rsidRPr="00524F1B">
            <w:rPr>
              <w:rFonts w:ascii="Times New Roman" w:hAnsi="Times New Roman" w:cs="Times New Roman"/>
              <w:webHidden/>
              <w:rPrChange w:id="459" w:author="Art Milch" w:date="2025-04-19T08:50:00Z" w16du:dateUtc="2025-04-19T12:50:00Z">
                <w:rPr>
                  <w:noProof/>
                  <w:webHidden/>
                </w:rPr>
              </w:rPrChange>
            </w:rPr>
            <w:tab/>
          </w:r>
          <w:r w:rsidRPr="00524F1B">
            <w:rPr>
              <w:rFonts w:ascii="Times New Roman" w:hAnsi="Times New Roman" w:cs="Times New Roman"/>
              <w:webHidden/>
              <w:rPrChange w:id="460" w:author="Art Milch" w:date="2025-04-19T08:50:00Z" w16du:dateUtc="2025-04-19T12:50:00Z">
                <w:rPr>
                  <w:noProof/>
                  <w:webHidden/>
                </w:rPr>
              </w:rPrChange>
            </w:rPr>
            <w:fldChar w:fldCharType="begin"/>
          </w:r>
          <w:r w:rsidRPr="00524F1B">
            <w:rPr>
              <w:rFonts w:ascii="Times New Roman" w:hAnsi="Times New Roman" w:cs="Times New Roman"/>
              <w:webHidden/>
              <w:rPrChange w:id="461" w:author="Art Milch" w:date="2025-04-19T08:50:00Z" w16du:dateUtc="2025-04-19T12:50:00Z">
                <w:rPr>
                  <w:noProof/>
                  <w:webHidden/>
                </w:rPr>
              </w:rPrChange>
            </w:rPr>
            <w:instrText xml:space="preserve"> PAGEREF _Toc194830287 \h </w:instrText>
          </w:r>
          <w:r w:rsidRPr="00524F1B">
            <w:rPr>
              <w:rFonts w:ascii="Times New Roman" w:hAnsi="Times New Roman" w:cs="Times New Roman"/>
              <w:webHidden/>
            </w:rPr>
          </w:r>
          <w:r w:rsidRPr="00524F1B">
            <w:rPr>
              <w:rFonts w:ascii="Times New Roman" w:hAnsi="Times New Roman" w:cs="Times New Roman"/>
              <w:webHidden/>
              <w:rPrChange w:id="462" w:author="Art Milch" w:date="2025-04-19T08:50:00Z" w16du:dateUtc="2025-04-19T12:50:00Z">
                <w:rPr>
                  <w:noProof/>
                  <w:webHidden/>
                </w:rPr>
              </w:rPrChange>
            </w:rPr>
            <w:fldChar w:fldCharType="separate"/>
          </w:r>
          <w:r w:rsidRPr="00524F1B">
            <w:rPr>
              <w:rFonts w:ascii="Times New Roman" w:hAnsi="Times New Roman" w:cs="Times New Roman"/>
              <w:webHidden/>
              <w:rPrChange w:id="463" w:author="Art Milch" w:date="2025-04-19T08:50:00Z" w16du:dateUtc="2025-04-19T12:50:00Z">
                <w:rPr>
                  <w:noProof/>
                  <w:webHidden/>
                </w:rPr>
              </w:rPrChange>
            </w:rPr>
            <w:t>30</w:t>
          </w:r>
          <w:r w:rsidRPr="00524F1B">
            <w:rPr>
              <w:rFonts w:ascii="Times New Roman" w:hAnsi="Times New Roman" w:cs="Times New Roman"/>
              <w:webHidden/>
              <w:rPrChange w:id="464" w:author="Art Milch" w:date="2025-04-19T08:50:00Z" w16du:dateUtc="2025-04-19T12:50:00Z">
                <w:rPr>
                  <w:noProof/>
                  <w:webHidden/>
                </w:rPr>
              </w:rPrChange>
            </w:rPr>
            <w:fldChar w:fldCharType="end"/>
          </w:r>
          <w:r w:rsidRPr="00524F1B">
            <w:rPr>
              <w:rFonts w:ascii="Times New Roman" w:hAnsi="Times New Roman" w:cs="Times New Roman"/>
              <w:rPrChange w:id="465" w:author="Art Milch" w:date="2025-04-19T08:50:00Z" w16du:dateUtc="2025-04-19T12:50:00Z">
                <w:rPr/>
              </w:rPrChange>
            </w:rPr>
            <w:fldChar w:fldCharType="end"/>
          </w:r>
        </w:p>
        <w:p w14:paraId="5C244498" w14:textId="0069C16A" w:rsidR="00290465" w:rsidRPr="00524F1B" w:rsidRDefault="00290465">
          <w:pPr>
            <w:pStyle w:val="TOC3"/>
            <w:tabs>
              <w:tab w:val="right" w:leader="dot" w:pos="9883"/>
            </w:tabs>
            <w:spacing w:line="480" w:lineRule="auto"/>
            <w:ind w:firstLine="720"/>
            <w:rPr>
              <w:rFonts w:ascii="Times New Roman" w:eastAsiaTheme="minorEastAsia" w:hAnsi="Times New Roman" w:cs="Times New Roman"/>
              <w:rPrChange w:id="466" w:author="Art Milch" w:date="2025-04-19T08:50:00Z" w16du:dateUtc="2025-04-19T12:50:00Z">
                <w:rPr>
                  <w:rFonts w:eastAsiaTheme="minorEastAsia"/>
                  <w:noProof/>
                </w:rPr>
              </w:rPrChange>
            </w:rPr>
            <w:pPrChange w:id="467" w:author="Art Milch" w:date="2025-04-17T14:48:00Z" w16du:dateUtc="2025-04-17T18:48:00Z">
              <w:pPr>
                <w:pStyle w:val="TOC3"/>
                <w:tabs>
                  <w:tab w:val="right" w:leader="dot" w:pos="9883"/>
                </w:tabs>
              </w:pPr>
            </w:pPrChange>
          </w:pPr>
          <w:r w:rsidRPr="00524F1B">
            <w:rPr>
              <w:rFonts w:ascii="Times New Roman" w:hAnsi="Times New Roman" w:cs="Times New Roman"/>
              <w:rPrChange w:id="468" w:author="Art Milch" w:date="2025-04-19T08:50:00Z" w16du:dateUtc="2025-04-19T12:50:00Z">
                <w:rPr/>
              </w:rPrChange>
            </w:rPr>
            <w:fldChar w:fldCharType="begin"/>
          </w:r>
          <w:r w:rsidRPr="00524F1B">
            <w:rPr>
              <w:rFonts w:ascii="Times New Roman" w:hAnsi="Times New Roman" w:cs="Times New Roman"/>
              <w:rPrChange w:id="469" w:author="Art Milch" w:date="2025-04-19T08:50:00Z" w16du:dateUtc="2025-04-19T12:50:00Z">
                <w:rPr/>
              </w:rPrChange>
            </w:rPr>
            <w:instrText>HYPERLINK \l "_Toc194830288"</w:instrText>
          </w:r>
          <w:r w:rsidRPr="00524F1B">
            <w:rPr>
              <w:rFonts w:ascii="Times New Roman" w:hAnsi="Times New Roman" w:cs="Times New Roman"/>
            </w:rPr>
          </w:r>
          <w:r w:rsidRPr="00524F1B">
            <w:rPr>
              <w:rFonts w:ascii="Times New Roman" w:hAnsi="Times New Roman" w:cs="Times New Roman"/>
              <w:rPrChange w:id="470" w:author="Art Milch" w:date="2025-04-19T08:50:00Z" w16du:dateUtc="2025-04-19T12:50:00Z">
                <w:rPr/>
              </w:rPrChange>
            </w:rPr>
            <w:fldChar w:fldCharType="separate"/>
          </w:r>
          <w:r w:rsidRPr="00524F1B">
            <w:rPr>
              <w:rStyle w:val="Hyperlink"/>
              <w:rFonts w:ascii="Times New Roman" w:hAnsi="Times New Roman" w:cs="Times New Roman"/>
              <w:rPrChange w:id="471" w:author="Art Milch" w:date="2025-04-19T08:50:00Z" w16du:dateUtc="2025-04-19T12:50:00Z">
                <w:rPr>
                  <w:rStyle w:val="Hyperlink"/>
                  <w:noProof/>
                </w:rPr>
              </w:rPrChange>
            </w:rPr>
            <w:t>5.3 Model Limitations and Considerations</w:t>
          </w:r>
          <w:r w:rsidRPr="00524F1B">
            <w:rPr>
              <w:rFonts w:ascii="Times New Roman" w:hAnsi="Times New Roman" w:cs="Times New Roman"/>
              <w:webHidden/>
              <w:rPrChange w:id="472" w:author="Art Milch" w:date="2025-04-19T08:50:00Z" w16du:dateUtc="2025-04-19T12:50:00Z">
                <w:rPr>
                  <w:noProof/>
                  <w:webHidden/>
                </w:rPr>
              </w:rPrChange>
            </w:rPr>
            <w:tab/>
          </w:r>
          <w:r w:rsidRPr="00524F1B">
            <w:rPr>
              <w:rFonts w:ascii="Times New Roman" w:hAnsi="Times New Roman" w:cs="Times New Roman"/>
              <w:webHidden/>
              <w:rPrChange w:id="473" w:author="Art Milch" w:date="2025-04-19T08:50:00Z" w16du:dateUtc="2025-04-19T12:50:00Z">
                <w:rPr>
                  <w:noProof/>
                  <w:webHidden/>
                </w:rPr>
              </w:rPrChange>
            </w:rPr>
            <w:fldChar w:fldCharType="begin"/>
          </w:r>
          <w:r w:rsidRPr="00524F1B">
            <w:rPr>
              <w:rFonts w:ascii="Times New Roman" w:hAnsi="Times New Roman" w:cs="Times New Roman"/>
              <w:webHidden/>
              <w:rPrChange w:id="474" w:author="Art Milch" w:date="2025-04-19T08:50:00Z" w16du:dateUtc="2025-04-19T12:50:00Z">
                <w:rPr>
                  <w:noProof/>
                  <w:webHidden/>
                </w:rPr>
              </w:rPrChange>
            </w:rPr>
            <w:instrText xml:space="preserve"> PAGEREF _Toc194830288 \h </w:instrText>
          </w:r>
          <w:r w:rsidRPr="00524F1B">
            <w:rPr>
              <w:rFonts w:ascii="Times New Roman" w:hAnsi="Times New Roman" w:cs="Times New Roman"/>
              <w:webHidden/>
            </w:rPr>
          </w:r>
          <w:r w:rsidRPr="00524F1B">
            <w:rPr>
              <w:rFonts w:ascii="Times New Roman" w:hAnsi="Times New Roman" w:cs="Times New Roman"/>
              <w:webHidden/>
              <w:rPrChange w:id="475" w:author="Art Milch" w:date="2025-04-19T08:50:00Z" w16du:dateUtc="2025-04-19T12:50:00Z">
                <w:rPr>
                  <w:noProof/>
                  <w:webHidden/>
                </w:rPr>
              </w:rPrChange>
            </w:rPr>
            <w:fldChar w:fldCharType="separate"/>
          </w:r>
          <w:r w:rsidRPr="00524F1B">
            <w:rPr>
              <w:rFonts w:ascii="Times New Roman" w:hAnsi="Times New Roman" w:cs="Times New Roman"/>
              <w:webHidden/>
              <w:rPrChange w:id="476" w:author="Art Milch" w:date="2025-04-19T08:50:00Z" w16du:dateUtc="2025-04-19T12:50:00Z">
                <w:rPr>
                  <w:noProof/>
                  <w:webHidden/>
                </w:rPr>
              </w:rPrChange>
            </w:rPr>
            <w:t>32</w:t>
          </w:r>
          <w:r w:rsidRPr="00524F1B">
            <w:rPr>
              <w:rFonts w:ascii="Times New Roman" w:hAnsi="Times New Roman" w:cs="Times New Roman"/>
              <w:webHidden/>
              <w:rPrChange w:id="477" w:author="Art Milch" w:date="2025-04-19T08:50:00Z" w16du:dateUtc="2025-04-19T12:50:00Z">
                <w:rPr>
                  <w:noProof/>
                  <w:webHidden/>
                </w:rPr>
              </w:rPrChange>
            </w:rPr>
            <w:fldChar w:fldCharType="end"/>
          </w:r>
          <w:r w:rsidRPr="00524F1B">
            <w:rPr>
              <w:rFonts w:ascii="Times New Roman" w:hAnsi="Times New Roman" w:cs="Times New Roman"/>
              <w:rPrChange w:id="478" w:author="Art Milch" w:date="2025-04-19T08:50:00Z" w16du:dateUtc="2025-04-19T12:50:00Z">
                <w:rPr/>
              </w:rPrChange>
            </w:rPr>
            <w:fldChar w:fldCharType="end"/>
          </w:r>
        </w:p>
        <w:p w14:paraId="76686FA8" w14:textId="604558FF" w:rsidR="00290465" w:rsidRPr="00524F1B" w:rsidRDefault="00290465">
          <w:pPr>
            <w:pStyle w:val="TOC1"/>
            <w:tabs>
              <w:tab w:val="right" w:leader="dot" w:pos="9883"/>
            </w:tabs>
            <w:spacing w:line="480" w:lineRule="auto"/>
            <w:ind w:firstLine="720"/>
            <w:rPr>
              <w:rFonts w:ascii="Times New Roman" w:eastAsiaTheme="minorEastAsia" w:hAnsi="Times New Roman" w:cs="Times New Roman"/>
              <w:rPrChange w:id="479" w:author="Art Milch" w:date="2025-04-19T08:50:00Z" w16du:dateUtc="2025-04-19T12:50:00Z">
                <w:rPr>
                  <w:rFonts w:eastAsiaTheme="minorEastAsia"/>
                  <w:noProof/>
                </w:rPr>
              </w:rPrChange>
            </w:rPr>
            <w:pPrChange w:id="480" w:author="Art Milch" w:date="2025-04-17T14:48:00Z" w16du:dateUtc="2025-04-17T18:48:00Z">
              <w:pPr>
                <w:pStyle w:val="TOC1"/>
                <w:tabs>
                  <w:tab w:val="right" w:leader="dot" w:pos="9883"/>
                </w:tabs>
              </w:pPr>
            </w:pPrChange>
          </w:pPr>
          <w:r w:rsidRPr="00524F1B">
            <w:rPr>
              <w:rFonts w:ascii="Times New Roman" w:hAnsi="Times New Roman" w:cs="Times New Roman"/>
              <w:rPrChange w:id="481" w:author="Art Milch" w:date="2025-04-19T08:50:00Z" w16du:dateUtc="2025-04-19T12:50:00Z">
                <w:rPr/>
              </w:rPrChange>
            </w:rPr>
            <w:fldChar w:fldCharType="begin"/>
          </w:r>
          <w:r w:rsidRPr="00524F1B">
            <w:rPr>
              <w:rFonts w:ascii="Times New Roman" w:hAnsi="Times New Roman" w:cs="Times New Roman"/>
              <w:rPrChange w:id="482" w:author="Art Milch" w:date="2025-04-19T08:50:00Z" w16du:dateUtc="2025-04-19T12:50:00Z">
                <w:rPr/>
              </w:rPrChange>
            </w:rPr>
            <w:instrText>HYPERLINK \l "_Toc194830289"</w:instrText>
          </w:r>
          <w:r w:rsidRPr="00524F1B">
            <w:rPr>
              <w:rFonts w:ascii="Times New Roman" w:hAnsi="Times New Roman" w:cs="Times New Roman"/>
            </w:rPr>
          </w:r>
          <w:r w:rsidRPr="00524F1B">
            <w:rPr>
              <w:rFonts w:ascii="Times New Roman" w:hAnsi="Times New Roman" w:cs="Times New Roman"/>
              <w:rPrChange w:id="483" w:author="Art Milch" w:date="2025-04-19T08:50:00Z" w16du:dateUtc="2025-04-19T12:50:00Z">
                <w:rPr/>
              </w:rPrChange>
            </w:rPr>
            <w:fldChar w:fldCharType="separate"/>
          </w:r>
          <w:r w:rsidRPr="00524F1B">
            <w:rPr>
              <w:rStyle w:val="Hyperlink"/>
              <w:rFonts w:ascii="Times New Roman" w:eastAsia="Times New Roman" w:hAnsi="Times New Roman" w:cs="Times New Roman"/>
              <w:b/>
              <w:rPrChange w:id="484" w:author="Art Milch" w:date="2025-04-19T08:50:00Z" w16du:dateUtc="2025-04-19T12:50:00Z">
                <w:rPr>
                  <w:rStyle w:val="Hyperlink"/>
                  <w:rFonts w:ascii="Times New Roman" w:eastAsia="Times New Roman" w:hAnsi="Times New Roman" w:cs="Times New Roman"/>
                  <w:b/>
                  <w:noProof/>
                </w:rPr>
              </w:rPrChange>
            </w:rPr>
            <w:t>6. CONCLUSION</w:t>
          </w:r>
          <w:r w:rsidRPr="00524F1B">
            <w:rPr>
              <w:rFonts w:ascii="Times New Roman" w:hAnsi="Times New Roman" w:cs="Times New Roman"/>
              <w:webHidden/>
              <w:rPrChange w:id="485" w:author="Art Milch" w:date="2025-04-19T08:50:00Z" w16du:dateUtc="2025-04-19T12:50:00Z">
                <w:rPr>
                  <w:noProof/>
                  <w:webHidden/>
                </w:rPr>
              </w:rPrChange>
            </w:rPr>
            <w:tab/>
          </w:r>
          <w:r w:rsidRPr="00524F1B">
            <w:rPr>
              <w:rFonts w:ascii="Times New Roman" w:hAnsi="Times New Roman" w:cs="Times New Roman"/>
              <w:webHidden/>
              <w:rPrChange w:id="486" w:author="Art Milch" w:date="2025-04-19T08:50:00Z" w16du:dateUtc="2025-04-19T12:50:00Z">
                <w:rPr>
                  <w:noProof/>
                  <w:webHidden/>
                </w:rPr>
              </w:rPrChange>
            </w:rPr>
            <w:fldChar w:fldCharType="begin"/>
          </w:r>
          <w:r w:rsidRPr="00524F1B">
            <w:rPr>
              <w:rFonts w:ascii="Times New Roman" w:hAnsi="Times New Roman" w:cs="Times New Roman"/>
              <w:webHidden/>
              <w:rPrChange w:id="487" w:author="Art Milch" w:date="2025-04-19T08:50:00Z" w16du:dateUtc="2025-04-19T12:50:00Z">
                <w:rPr>
                  <w:noProof/>
                  <w:webHidden/>
                </w:rPr>
              </w:rPrChange>
            </w:rPr>
            <w:instrText xml:space="preserve"> PAGEREF _Toc194830289 \h </w:instrText>
          </w:r>
          <w:r w:rsidRPr="00524F1B">
            <w:rPr>
              <w:rFonts w:ascii="Times New Roman" w:hAnsi="Times New Roman" w:cs="Times New Roman"/>
              <w:webHidden/>
            </w:rPr>
          </w:r>
          <w:r w:rsidRPr="00524F1B">
            <w:rPr>
              <w:rFonts w:ascii="Times New Roman" w:hAnsi="Times New Roman" w:cs="Times New Roman"/>
              <w:webHidden/>
              <w:rPrChange w:id="488" w:author="Art Milch" w:date="2025-04-19T08:50:00Z" w16du:dateUtc="2025-04-19T12:50:00Z">
                <w:rPr>
                  <w:noProof/>
                  <w:webHidden/>
                </w:rPr>
              </w:rPrChange>
            </w:rPr>
            <w:fldChar w:fldCharType="separate"/>
          </w:r>
          <w:r w:rsidRPr="00524F1B">
            <w:rPr>
              <w:rFonts w:ascii="Times New Roman" w:hAnsi="Times New Roman" w:cs="Times New Roman"/>
              <w:webHidden/>
              <w:rPrChange w:id="489" w:author="Art Milch" w:date="2025-04-19T08:50:00Z" w16du:dateUtc="2025-04-19T12:50:00Z">
                <w:rPr>
                  <w:noProof/>
                  <w:webHidden/>
                </w:rPr>
              </w:rPrChange>
            </w:rPr>
            <w:t>32</w:t>
          </w:r>
          <w:r w:rsidRPr="00524F1B">
            <w:rPr>
              <w:rFonts w:ascii="Times New Roman" w:hAnsi="Times New Roman" w:cs="Times New Roman"/>
              <w:webHidden/>
              <w:rPrChange w:id="490" w:author="Art Milch" w:date="2025-04-19T08:50:00Z" w16du:dateUtc="2025-04-19T12:50:00Z">
                <w:rPr>
                  <w:noProof/>
                  <w:webHidden/>
                </w:rPr>
              </w:rPrChange>
            </w:rPr>
            <w:fldChar w:fldCharType="end"/>
          </w:r>
          <w:r w:rsidRPr="00524F1B">
            <w:rPr>
              <w:rFonts w:ascii="Times New Roman" w:hAnsi="Times New Roman" w:cs="Times New Roman"/>
              <w:rPrChange w:id="491" w:author="Art Milch" w:date="2025-04-19T08:50:00Z" w16du:dateUtc="2025-04-19T12:50:00Z">
                <w:rPr/>
              </w:rPrChange>
            </w:rPr>
            <w:fldChar w:fldCharType="end"/>
          </w:r>
        </w:p>
        <w:p w14:paraId="1F906436" w14:textId="6DFE81FE" w:rsidR="00290465" w:rsidRPr="00524F1B" w:rsidRDefault="00290465">
          <w:pPr>
            <w:pStyle w:val="TOC2"/>
            <w:tabs>
              <w:tab w:val="right" w:leader="dot" w:pos="9883"/>
            </w:tabs>
            <w:spacing w:line="480" w:lineRule="auto"/>
            <w:ind w:firstLine="720"/>
            <w:rPr>
              <w:rFonts w:ascii="Times New Roman" w:eastAsiaTheme="minorEastAsia" w:hAnsi="Times New Roman" w:cs="Times New Roman"/>
              <w:kern w:val="2"/>
              <w:sz w:val="24"/>
              <w:szCs w:val="24"/>
              <w14:ligatures w14:val="standardContextual"/>
              <w:rPrChange w:id="492" w:author="Art Milch" w:date="2025-04-19T08:50:00Z" w16du:dateUtc="2025-04-19T12:50:00Z">
                <w:rPr>
                  <w:rFonts w:eastAsiaTheme="minorEastAsia"/>
                  <w:noProof/>
                  <w:kern w:val="2"/>
                  <w:sz w:val="24"/>
                  <w:szCs w:val="24"/>
                  <w14:ligatures w14:val="standardContextual"/>
                </w:rPr>
              </w:rPrChange>
            </w:rPr>
            <w:pPrChange w:id="493" w:author="Art Milch" w:date="2025-04-17T14:48:00Z" w16du:dateUtc="2025-04-17T18:48:00Z">
              <w:pPr>
                <w:pStyle w:val="TOC2"/>
                <w:tabs>
                  <w:tab w:val="right" w:leader="dot" w:pos="9883"/>
                </w:tabs>
              </w:pPr>
            </w:pPrChange>
          </w:pPr>
          <w:r w:rsidRPr="00524F1B">
            <w:rPr>
              <w:rFonts w:ascii="Times New Roman" w:hAnsi="Times New Roman" w:cs="Times New Roman"/>
              <w:sz w:val="24"/>
              <w:szCs w:val="24"/>
              <w:rPrChange w:id="494" w:author="Art Milch" w:date="2025-04-19T08:50:00Z" w16du:dateUtc="2025-04-19T12:50:00Z">
                <w:rPr/>
              </w:rPrChange>
            </w:rPr>
            <w:fldChar w:fldCharType="begin"/>
          </w:r>
          <w:r w:rsidRPr="00524F1B">
            <w:rPr>
              <w:rFonts w:ascii="Times New Roman" w:hAnsi="Times New Roman" w:cs="Times New Roman"/>
              <w:sz w:val="24"/>
              <w:szCs w:val="24"/>
              <w:rPrChange w:id="495" w:author="Art Milch" w:date="2025-04-19T08:50:00Z" w16du:dateUtc="2025-04-19T12:50:00Z">
                <w:rPr/>
              </w:rPrChange>
            </w:rPr>
            <w:instrText>HYPERLINK \l "_Toc194830290"</w:instrText>
          </w:r>
          <w:r w:rsidRPr="00524F1B">
            <w:rPr>
              <w:rFonts w:ascii="Times New Roman" w:hAnsi="Times New Roman" w:cs="Times New Roman"/>
              <w:sz w:val="24"/>
              <w:szCs w:val="24"/>
            </w:rPr>
          </w:r>
          <w:r w:rsidRPr="00524F1B">
            <w:rPr>
              <w:rFonts w:ascii="Times New Roman" w:hAnsi="Times New Roman" w:cs="Times New Roman"/>
              <w:sz w:val="24"/>
              <w:szCs w:val="24"/>
              <w:rPrChange w:id="496" w:author="Art Milch" w:date="2025-04-19T08:50:00Z" w16du:dateUtc="2025-04-19T12:50:00Z">
                <w:rPr/>
              </w:rPrChange>
            </w:rPr>
            <w:fldChar w:fldCharType="separate"/>
          </w:r>
          <w:r w:rsidRPr="00524F1B">
            <w:rPr>
              <w:rStyle w:val="Hyperlink"/>
              <w:rFonts w:ascii="Times New Roman" w:hAnsi="Times New Roman" w:cs="Times New Roman"/>
              <w:sz w:val="24"/>
              <w:szCs w:val="24"/>
              <w:rPrChange w:id="497" w:author="Art Milch" w:date="2025-04-19T08:50:00Z" w16du:dateUtc="2025-04-19T12:50:00Z">
                <w:rPr>
                  <w:rStyle w:val="Hyperlink"/>
                  <w:noProof/>
                </w:rPr>
              </w:rPrChange>
            </w:rPr>
            <w:t>Acknowledgments</w:t>
          </w:r>
          <w:r w:rsidRPr="00524F1B">
            <w:rPr>
              <w:rFonts w:ascii="Times New Roman" w:hAnsi="Times New Roman" w:cs="Times New Roman"/>
              <w:webHidden/>
              <w:sz w:val="24"/>
              <w:szCs w:val="24"/>
              <w:rPrChange w:id="498" w:author="Art Milch" w:date="2025-04-19T08:50:00Z" w16du:dateUtc="2025-04-19T12:50:00Z">
                <w:rPr>
                  <w:noProof/>
                  <w:webHidden/>
                </w:rPr>
              </w:rPrChange>
            </w:rPr>
            <w:tab/>
          </w:r>
          <w:r w:rsidRPr="00524F1B">
            <w:rPr>
              <w:rFonts w:ascii="Times New Roman" w:hAnsi="Times New Roman" w:cs="Times New Roman"/>
              <w:webHidden/>
              <w:sz w:val="24"/>
              <w:szCs w:val="24"/>
              <w:rPrChange w:id="499" w:author="Art Milch" w:date="2025-04-19T08:50:00Z" w16du:dateUtc="2025-04-19T12:50:00Z">
                <w:rPr>
                  <w:noProof/>
                  <w:webHidden/>
                </w:rPr>
              </w:rPrChange>
            </w:rPr>
            <w:fldChar w:fldCharType="begin"/>
          </w:r>
          <w:r w:rsidRPr="00524F1B">
            <w:rPr>
              <w:rFonts w:ascii="Times New Roman" w:hAnsi="Times New Roman" w:cs="Times New Roman"/>
              <w:webHidden/>
              <w:sz w:val="24"/>
              <w:szCs w:val="24"/>
              <w:rPrChange w:id="500" w:author="Art Milch" w:date="2025-04-19T08:50:00Z" w16du:dateUtc="2025-04-19T12:50:00Z">
                <w:rPr>
                  <w:noProof/>
                  <w:webHidden/>
                </w:rPr>
              </w:rPrChange>
            </w:rPr>
            <w:instrText xml:space="preserve"> PAGEREF _Toc194830290 \h </w:instrText>
          </w:r>
          <w:r w:rsidRPr="00524F1B">
            <w:rPr>
              <w:rFonts w:ascii="Times New Roman" w:hAnsi="Times New Roman" w:cs="Times New Roman"/>
              <w:webHidden/>
              <w:sz w:val="24"/>
              <w:szCs w:val="24"/>
            </w:rPr>
          </w:r>
          <w:r w:rsidRPr="00524F1B">
            <w:rPr>
              <w:rFonts w:ascii="Times New Roman" w:hAnsi="Times New Roman" w:cs="Times New Roman"/>
              <w:webHidden/>
              <w:sz w:val="24"/>
              <w:szCs w:val="24"/>
              <w:rPrChange w:id="501" w:author="Art Milch" w:date="2025-04-19T08:50:00Z" w16du:dateUtc="2025-04-19T12:50:00Z">
                <w:rPr>
                  <w:noProof/>
                  <w:webHidden/>
                </w:rPr>
              </w:rPrChange>
            </w:rPr>
            <w:fldChar w:fldCharType="separate"/>
          </w:r>
          <w:r w:rsidRPr="00524F1B">
            <w:rPr>
              <w:rFonts w:ascii="Times New Roman" w:hAnsi="Times New Roman" w:cs="Times New Roman"/>
              <w:webHidden/>
              <w:sz w:val="24"/>
              <w:szCs w:val="24"/>
              <w:rPrChange w:id="502" w:author="Art Milch" w:date="2025-04-19T08:50:00Z" w16du:dateUtc="2025-04-19T12:50:00Z">
                <w:rPr>
                  <w:noProof/>
                  <w:webHidden/>
                </w:rPr>
              </w:rPrChange>
            </w:rPr>
            <w:t>34</w:t>
          </w:r>
          <w:r w:rsidRPr="00524F1B">
            <w:rPr>
              <w:rFonts w:ascii="Times New Roman" w:hAnsi="Times New Roman" w:cs="Times New Roman"/>
              <w:webHidden/>
              <w:sz w:val="24"/>
              <w:szCs w:val="24"/>
              <w:rPrChange w:id="503" w:author="Art Milch" w:date="2025-04-19T08:50:00Z" w16du:dateUtc="2025-04-19T12:50:00Z">
                <w:rPr>
                  <w:noProof/>
                  <w:webHidden/>
                </w:rPr>
              </w:rPrChange>
            </w:rPr>
            <w:fldChar w:fldCharType="end"/>
          </w:r>
          <w:r w:rsidRPr="00524F1B">
            <w:rPr>
              <w:rFonts w:ascii="Times New Roman" w:hAnsi="Times New Roman" w:cs="Times New Roman"/>
              <w:sz w:val="24"/>
              <w:szCs w:val="24"/>
              <w:rPrChange w:id="504" w:author="Art Milch" w:date="2025-04-19T08:50:00Z" w16du:dateUtc="2025-04-19T12:50:00Z">
                <w:rPr/>
              </w:rPrChange>
            </w:rPr>
            <w:fldChar w:fldCharType="end"/>
          </w:r>
        </w:p>
        <w:p w14:paraId="01613FEA" w14:textId="72BDCF89" w:rsidR="00290465" w:rsidRPr="00524F1B" w:rsidRDefault="00290465">
          <w:pPr>
            <w:pStyle w:val="TOC1"/>
            <w:tabs>
              <w:tab w:val="right" w:leader="dot" w:pos="9883"/>
            </w:tabs>
            <w:spacing w:line="480" w:lineRule="auto"/>
            <w:ind w:firstLine="720"/>
            <w:rPr>
              <w:rFonts w:ascii="Times New Roman" w:eastAsiaTheme="minorEastAsia" w:hAnsi="Times New Roman" w:cs="Times New Roman"/>
              <w:rPrChange w:id="505" w:author="Art Milch" w:date="2025-04-19T08:50:00Z" w16du:dateUtc="2025-04-19T12:50:00Z">
                <w:rPr>
                  <w:rFonts w:eastAsiaTheme="minorEastAsia"/>
                  <w:noProof/>
                </w:rPr>
              </w:rPrChange>
            </w:rPr>
            <w:pPrChange w:id="506" w:author="Art Milch" w:date="2025-04-17T14:48:00Z" w16du:dateUtc="2025-04-17T18:48:00Z">
              <w:pPr>
                <w:pStyle w:val="TOC1"/>
                <w:tabs>
                  <w:tab w:val="right" w:leader="dot" w:pos="9883"/>
                </w:tabs>
              </w:pPr>
            </w:pPrChange>
          </w:pPr>
          <w:r w:rsidRPr="00524F1B">
            <w:rPr>
              <w:rFonts w:ascii="Times New Roman" w:hAnsi="Times New Roman" w:cs="Times New Roman"/>
              <w:rPrChange w:id="507" w:author="Art Milch" w:date="2025-04-19T08:50:00Z" w16du:dateUtc="2025-04-19T12:50:00Z">
                <w:rPr/>
              </w:rPrChange>
            </w:rPr>
            <w:fldChar w:fldCharType="begin"/>
          </w:r>
          <w:r w:rsidRPr="00524F1B">
            <w:rPr>
              <w:rFonts w:ascii="Times New Roman" w:hAnsi="Times New Roman" w:cs="Times New Roman"/>
              <w:rPrChange w:id="508" w:author="Art Milch" w:date="2025-04-19T08:50:00Z" w16du:dateUtc="2025-04-19T12:50:00Z">
                <w:rPr/>
              </w:rPrChange>
            </w:rPr>
            <w:instrText>HYPERLINK \l "_Toc194830291"</w:instrText>
          </w:r>
          <w:r w:rsidRPr="00524F1B">
            <w:rPr>
              <w:rFonts w:ascii="Times New Roman" w:hAnsi="Times New Roman" w:cs="Times New Roman"/>
            </w:rPr>
          </w:r>
          <w:r w:rsidRPr="00524F1B">
            <w:rPr>
              <w:rFonts w:ascii="Times New Roman" w:hAnsi="Times New Roman" w:cs="Times New Roman"/>
              <w:rPrChange w:id="509" w:author="Art Milch" w:date="2025-04-19T08:50:00Z" w16du:dateUtc="2025-04-19T12:50:00Z">
                <w:rPr/>
              </w:rPrChange>
            </w:rPr>
            <w:fldChar w:fldCharType="separate"/>
          </w:r>
          <w:r w:rsidRPr="00524F1B">
            <w:rPr>
              <w:rStyle w:val="Hyperlink"/>
              <w:rFonts w:ascii="Times New Roman" w:eastAsia="Times New Roman" w:hAnsi="Times New Roman" w:cs="Times New Roman"/>
              <w:b/>
              <w:rPrChange w:id="510" w:author="Art Milch" w:date="2025-04-19T08:50:00Z" w16du:dateUtc="2025-04-19T12:50:00Z">
                <w:rPr>
                  <w:rStyle w:val="Hyperlink"/>
                  <w:rFonts w:ascii="Times New Roman" w:eastAsia="Times New Roman" w:hAnsi="Times New Roman" w:cs="Times New Roman"/>
                  <w:b/>
                  <w:noProof/>
                </w:rPr>
              </w:rPrChange>
            </w:rPr>
            <w:t>REFERENCES</w:t>
          </w:r>
          <w:r w:rsidRPr="00524F1B">
            <w:rPr>
              <w:rFonts w:ascii="Times New Roman" w:hAnsi="Times New Roman" w:cs="Times New Roman"/>
              <w:webHidden/>
              <w:rPrChange w:id="511" w:author="Art Milch" w:date="2025-04-19T08:50:00Z" w16du:dateUtc="2025-04-19T12:50:00Z">
                <w:rPr>
                  <w:noProof/>
                  <w:webHidden/>
                </w:rPr>
              </w:rPrChange>
            </w:rPr>
            <w:tab/>
          </w:r>
          <w:r w:rsidRPr="00524F1B">
            <w:rPr>
              <w:rFonts w:ascii="Times New Roman" w:hAnsi="Times New Roman" w:cs="Times New Roman"/>
              <w:webHidden/>
              <w:rPrChange w:id="512" w:author="Art Milch" w:date="2025-04-19T08:50:00Z" w16du:dateUtc="2025-04-19T12:50:00Z">
                <w:rPr>
                  <w:noProof/>
                  <w:webHidden/>
                </w:rPr>
              </w:rPrChange>
            </w:rPr>
            <w:fldChar w:fldCharType="begin"/>
          </w:r>
          <w:r w:rsidRPr="00524F1B">
            <w:rPr>
              <w:rFonts w:ascii="Times New Roman" w:hAnsi="Times New Roman" w:cs="Times New Roman"/>
              <w:webHidden/>
              <w:rPrChange w:id="513" w:author="Art Milch" w:date="2025-04-19T08:50:00Z" w16du:dateUtc="2025-04-19T12:50:00Z">
                <w:rPr>
                  <w:noProof/>
                  <w:webHidden/>
                </w:rPr>
              </w:rPrChange>
            </w:rPr>
            <w:instrText xml:space="preserve"> PAGEREF _Toc194830291 \h </w:instrText>
          </w:r>
          <w:r w:rsidRPr="00524F1B">
            <w:rPr>
              <w:rFonts w:ascii="Times New Roman" w:hAnsi="Times New Roman" w:cs="Times New Roman"/>
              <w:webHidden/>
            </w:rPr>
          </w:r>
          <w:r w:rsidRPr="00524F1B">
            <w:rPr>
              <w:rFonts w:ascii="Times New Roman" w:hAnsi="Times New Roman" w:cs="Times New Roman"/>
              <w:webHidden/>
              <w:rPrChange w:id="514" w:author="Art Milch" w:date="2025-04-19T08:50:00Z" w16du:dateUtc="2025-04-19T12:50:00Z">
                <w:rPr>
                  <w:noProof/>
                  <w:webHidden/>
                </w:rPr>
              </w:rPrChange>
            </w:rPr>
            <w:fldChar w:fldCharType="separate"/>
          </w:r>
          <w:r w:rsidRPr="00524F1B">
            <w:rPr>
              <w:rFonts w:ascii="Times New Roman" w:hAnsi="Times New Roman" w:cs="Times New Roman"/>
              <w:webHidden/>
              <w:rPrChange w:id="515" w:author="Art Milch" w:date="2025-04-19T08:50:00Z" w16du:dateUtc="2025-04-19T12:50:00Z">
                <w:rPr>
                  <w:noProof/>
                  <w:webHidden/>
                </w:rPr>
              </w:rPrChange>
            </w:rPr>
            <w:t>35</w:t>
          </w:r>
          <w:r w:rsidRPr="00524F1B">
            <w:rPr>
              <w:rFonts w:ascii="Times New Roman" w:hAnsi="Times New Roman" w:cs="Times New Roman"/>
              <w:webHidden/>
              <w:rPrChange w:id="516" w:author="Art Milch" w:date="2025-04-19T08:50:00Z" w16du:dateUtc="2025-04-19T12:50:00Z">
                <w:rPr>
                  <w:noProof/>
                  <w:webHidden/>
                </w:rPr>
              </w:rPrChange>
            </w:rPr>
            <w:fldChar w:fldCharType="end"/>
          </w:r>
          <w:r w:rsidRPr="00524F1B">
            <w:rPr>
              <w:rFonts w:ascii="Times New Roman" w:hAnsi="Times New Roman" w:cs="Times New Roman"/>
              <w:rPrChange w:id="517" w:author="Art Milch" w:date="2025-04-19T08:50:00Z" w16du:dateUtc="2025-04-19T12:50:00Z">
                <w:rPr/>
              </w:rPrChange>
            </w:rPr>
            <w:fldChar w:fldCharType="end"/>
          </w:r>
        </w:p>
        <w:p w14:paraId="0C060BF4" w14:textId="0ADDB4C0" w:rsidR="00165FE2" w:rsidRPr="00524F1B" w:rsidRDefault="00114E38">
          <w:pPr>
            <w:pStyle w:val="TOC1"/>
            <w:tabs>
              <w:tab w:val="right" w:leader="dot" w:pos="9360"/>
            </w:tabs>
            <w:spacing w:line="480" w:lineRule="auto"/>
            <w:ind w:firstLine="720"/>
            <w:rPr>
              <w:rFonts w:ascii="Times New Roman" w:hAnsi="Times New Roman" w:cs="Times New Roman"/>
              <w:rPrChange w:id="518" w:author="Art Milch" w:date="2025-04-19T08:50:00Z" w16du:dateUtc="2025-04-19T12:50:00Z">
                <w:rPr/>
              </w:rPrChange>
            </w:rPr>
            <w:pPrChange w:id="519" w:author="Art Milch" w:date="2025-04-17T14:48:00Z" w16du:dateUtc="2025-04-17T18:48:00Z">
              <w:pPr>
                <w:pStyle w:val="TOC1"/>
                <w:tabs>
                  <w:tab w:val="right" w:leader="dot" w:pos="9360"/>
                </w:tabs>
                <w:spacing w:line="240" w:lineRule="auto"/>
                <w:jc w:val="both"/>
              </w:pPr>
            </w:pPrChange>
          </w:pPr>
          <w:r w:rsidRPr="00524F1B">
            <w:rPr>
              <w:rFonts w:ascii="Times New Roman" w:hAnsi="Times New Roman" w:cs="Times New Roman"/>
            </w:rPr>
            <w:fldChar w:fldCharType="end"/>
          </w:r>
          <w:commentRangeEnd w:id="202"/>
          <w:r w:rsidR="00570F3F">
            <w:rPr>
              <w:rStyle w:val="CommentReference"/>
              <w:kern w:val="0"/>
              <w14:ligatures w14:val="none"/>
            </w:rPr>
            <w:commentReference w:id="202"/>
          </w:r>
        </w:p>
        <w:p w14:paraId="5F053866" w14:textId="77777777" w:rsidR="007A6B5A" w:rsidRPr="00524F1B" w:rsidRDefault="007A6B5A">
          <w:pPr>
            <w:spacing w:line="480" w:lineRule="auto"/>
            <w:ind w:firstLine="720"/>
            <w:rPr>
              <w:rFonts w:ascii="Times New Roman" w:hAnsi="Times New Roman" w:cs="Times New Roman"/>
              <w:sz w:val="24"/>
              <w:szCs w:val="24"/>
              <w:rPrChange w:id="520" w:author="Art Milch" w:date="2025-04-19T08:50:00Z" w16du:dateUtc="2025-04-19T12:50:00Z">
                <w:rPr/>
              </w:rPrChange>
            </w:rPr>
            <w:pPrChange w:id="521" w:author="Art Milch" w:date="2025-04-17T14:48:00Z" w16du:dateUtc="2025-04-17T18:48:00Z">
              <w:pPr/>
            </w:pPrChange>
          </w:pPr>
        </w:p>
        <w:p w14:paraId="66519A10" w14:textId="77777777" w:rsidR="00165FE2" w:rsidRPr="00524F1B" w:rsidRDefault="00165FE2">
          <w:pPr>
            <w:spacing w:line="480" w:lineRule="auto"/>
            <w:ind w:firstLine="720"/>
            <w:rPr>
              <w:rFonts w:ascii="Times New Roman" w:hAnsi="Times New Roman" w:cs="Times New Roman"/>
              <w:sz w:val="24"/>
              <w:szCs w:val="24"/>
              <w:rPrChange w:id="522" w:author="Art Milch" w:date="2025-04-19T08:50:00Z" w16du:dateUtc="2025-04-19T12:50:00Z">
                <w:rPr/>
              </w:rPrChange>
            </w:rPr>
            <w:pPrChange w:id="523" w:author="Art Milch" w:date="2025-04-17T14:48:00Z" w16du:dateUtc="2025-04-17T18:48:00Z">
              <w:pPr/>
            </w:pPrChange>
          </w:pPr>
        </w:p>
        <w:p w14:paraId="63903F10" w14:textId="77777777" w:rsidR="00165FE2" w:rsidRPr="00524F1B" w:rsidRDefault="00165FE2">
          <w:pPr>
            <w:spacing w:line="480" w:lineRule="auto"/>
            <w:ind w:firstLine="720"/>
            <w:rPr>
              <w:rFonts w:ascii="Times New Roman" w:hAnsi="Times New Roman" w:cs="Times New Roman"/>
              <w:sz w:val="24"/>
              <w:szCs w:val="24"/>
              <w:rPrChange w:id="524" w:author="Art Milch" w:date="2025-04-19T08:50:00Z" w16du:dateUtc="2025-04-19T12:50:00Z">
                <w:rPr/>
              </w:rPrChange>
            </w:rPr>
            <w:pPrChange w:id="525" w:author="Art Milch" w:date="2025-04-17T14:48:00Z" w16du:dateUtc="2025-04-17T18:48:00Z">
              <w:pPr/>
            </w:pPrChange>
          </w:pPr>
        </w:p>
        <w:p w14:paraId="2FD02E31" w14:textId="77777777" w:rsidR="00165FE2" w:rsidRPr="00524F1B" w:rsidRDefault="00916246">
          <w:pPr>
            <w:spacing w:line="480" w:lineRule="auto"/>
            <w:ind w:firstLine="720"/>
            <w:rPr>
              <w:rFonts w:ascii="Times New Roman" w:hAnsi="Times New Roman" w:cs="Times New Roman"/>
              <w:sz w:val="24"/>
              <w:szCs w:val="24"/>
              <w:rPrChange w:id="526" w:author="Art Milch" w:date="2025-04-19T08:50:00Z" w16du:dateUtc="2025-04-19T12:50:00Z">
                <w:rPr/>
              </w:rPrChange>
            </w:rPr>
            <w:pPrChange w:id="527" w:author="Art Milch" w:date="2025-04-17T14:48:00Z" w16du:dateUtc="2025-04-17T18:48:00Z">
              <w:pPr/>
            </w:pPrChange>
          </w:pPr>
        </w:p>
      </w:sdtContent>
    </w:sdt>
    <w:p w14:paraId="6088DE6C" w14:textId="77777777" w:rsidR="00793F5D" w:rsidRPr="00524F1B" w:rsidRDefault="00793F5D" w:rsidP="00075E59">
      <w:pPr>
        <w:pStyle w:val="Heading1"/>
        <w:spacing w:line="480" w:lineRule="auto"/>
        <w:ind w:firstLine="720"/>
        <w:jc w:val="center"/>
        <w:rPr>
          <w:rFonts w:ascii="Times New Roman" w:eastAsia="Times New Roman" w:hAnsi="Times New Roman" w:cs="Times New Roman"/>
          <w:b/>
          <w:color w:val="auto"/>
          <w:sz w:val="24"/>
          <w:szCs w:val="24"/>
        </w:rPr>
        <w:pPrChange w:id="528" w:author="Art Milch" w:date="2025-04-19T07:14:00Z" w16du:dateUtc="2025-04-19T11:14:00Z">
          <w:pPr>
            <w:pStyle w:val="Heading1"/>
            <w:jc w:val="both"/>
          </w:pPr>
        </w:pPrChange>
      </w:pPr>
      <w:bookmarkStart w:id="529" w:name="_Toc194830269"/>
      <w:commentRangeStart w:id="530"/>
      <w:r w:rsidRPr="00524F1B">
        <w:rPr>
          <w:rFonts w:ascii="Times New Roman" w:eastAsia="Times New Roman" w:hAnsi="Times New Roman" w:cs="Times New Roman"/>
          <w:b/>
          <w:color w:val="auto"/>
          <w:sz w:val="24"/>
          <w:szCs w:val="24"/>
        </w:rPr>
        <w:t>1. INTRODUCTION</w:t>
      </w:r>
      <w:bookmarkEnd w:id="529"/>
      <w:commentRangeEnd w:id="530"/>
      <w:r w:rsidR="002E1D18">
        <w:rPr>
          <w:rStyle w:val="CommentReference"/>
          <w:rFonts w:asciiTheme="minorHAnsi" w:eastAsiaTheme="minorHAnsi" w:hAnsiTheme="minorHAnsi" w:cstheme="minorBidi"/>
          <w:color w:val="auto"/>
        </w:rPr>
        <w:commentReference w:id="530"/>
      </w:r>
    </w:p>
    <w:p w14:paraId="099696CA" w14:textId="3D81E822" w:rsidR="00857DEE" w:rsidRPr="00524F1B" w:rsidRDefault="00857DEE">
      <w:pPr>
        <w:spacing w:line="480" w:lineRule="auto"/>
        <w:ind w:firstLine="720"/>
        <w:rPr>
          <w:rFonts w:ascii="Times New Roman" w:hAnsi="Times New Roman" w:cs="Times New Roman"/>
          <w:sz w:val="24"/>
          <w:szCs w:val="24"/>
        </w:rPr>
        <w:pPrChange w:id="531" w:author="Art Milch" w:date="2025-04-17T14:48:00Z" w16du:dateUtc="2025-04-17T18:48:00Z">
          <w:pPr>
            <w:spacing w:line="360" w:lineRule="auto"/>
            <w:jc w:val="both"/>
          </w:pPr>
        </w:pPrChange>
      </w:pPr>
      <w:r w:rsidRPr="00524F1B">
        <w:rPr>
          <w:rFonts w:ascii="Times New Roman" w:hAnsi="Times New Roman" w:cs="Times New Roman"/>
          <w:sz w:val="24"/>
          <w:szCs w:val="24"/>
        </w:rPr>
        <w:t xml:space="preserve">In </w:t>
      </w:r>
      <w:del w:id="532" w:author="Art Milch" w:date="2025-04-18T13:41:00Z" w16du:dateUtc="2025-04-18T17:41:00Z">
        <w:r w:rsidRPr="00524F1B" w:rsidDel="00B31D35">
          <w:rPr>
            <w:rFonts w:ascii="Times New Roman" w:hAnsi="Times New Roman" w:cs="Times New Roman"/>
            <w:sz w:val="24"/>
            <w:szCs w:val="24"/>
          </w:rPr>
          <w:delText xml:space="preserve">today's </w:delText>
        </w:r>
      </w:del>
      <w:ins w:id="533" w:author="Art Milch" w:date="2025-04-18T13:41:00Z" w16du:dateUtc="2025-04-18T17:41:00Z">
        <w:r w:rsidR="00B31D35" w:rsidRPr="00524F1B">
          <w:rPr>
            <w:rFonts w:ascii="Times New Roman" w:hAnsi="Times New Roman" w:cs="Times New Roman"/>
            <w:sz w:val="24"/>
            <w:szCs w:val="24"/>
          </w:rPr>
          <w:t>today</w:t>
        </w:r>
        <w:r w:rsidR="00B31D35" w:rsidRPr="00524F1B">
          <w:rPr>
            <w:rFonts w:ascii="Times New Roman" w:hAnsi="Times New Roman" w:cs="Times New Roman"/>
            <w:sz w:val="24"/>
            <w:szCs w:val="24"/>
          </w:rPr>
          <w:t>’</w:t>
        </w:r>
        <w:r w:rsidR="00B31D35" w:rsidRPr="00524F1B">
          <w:rPr>
            <w:rFonts w:ascii="Times New Roman" w:hAnsi="Times New Roman" w:cs="Times New Roman"/>
            <w:sz w:val="24"/>
            <w:szCs w:val="24"/>
          </w:rPr>
          <w:t xml:space="preserve">s </w:t>
        </w:r>
      </w:ins>
      <w:r w:rsidRPr="00524F1B">
        <w:rPr>
          <w:rFonts w:ascii="Times New Roman" w:hAnsi="Times New Roman" w:cs="Times New Roman"/>
          <w:sz w:val="24"/>
          <w:szCs w:val="24"/>
        </w:rPr>
        <w:t>volatile financial markets, identifying trends and executing profitable trades quickly is absolutely crucial. Let us be honest</w:t>
      </w:r>
      <w:ins w:id="534" w:author="Art Milch" w:date="2025-04-18T13:42:00Z" w16du:dateUtc="2025-04-18T17:42:00Z">
        <w:r w:rsidR="0024423C" w:rsidRPr="00524F1B">
          <w:rPr>
            <w:rFonts w:ascii="Times New Roman" w:hAnsi="Times New Roman" w:cs="Times New Roman"/>
            <w:sz w:val="24"/>
            <w:szCs w:val="24"/>
          </w:rPr>
          <w:t>:</w:t>
        </w:r>
      </w:ins>
      <w:del w:id="535" w:author="Art Milch" w:date="2025-04-18T13:42:00Z" w16du:dateUtc="2025-04-18T17:42:00Z">
        <w:r w:rsidRPr="00524F1B" w:rsidDel="0024423C">
          <w:rPr>
            <w:rFonts w:ascii="Times New Roman" w:hAnsi="Times New Roman" w:cs="Times New Roman"/>
            <w:sz w:val="24"/>
            <w:szCs w:val="24"/>
          </w:rPr>
          <w:delText xml:space="preserve"> -</w:delText>
        </w:r>
      </w:del>
      <w:r w:rsidRPr="00524F1B">
        <w:rPr>
          <w:rFonts w:ascii="Times New Roman" w:hAnsi="Times New Roman" w:cs="Times New Roman"/>
          <w:sz w:val="24"/>
          <w:szCs w:val="24"/>
        </w:rPr>
        <w:t xml:space="preserve"> traditional technical analysis relies heavily on subjective human interpretation, which is</w:t>
      </w:r>
      <w:del w:id="536" w:author="Art Milch" w:date="2025-04-18T13:42:00Z" w16du:dateUtc="2025-04-18T17:42:00Z">
        <w:r w:rsidRPr="00524F1B" w:rsidDel="005D2FE9">
          <w:rPr>
            <w:rFonts w:ascii="Times New Roman" w:hAnsi="Times New Roman" w:cs="Times New Roman"/>
            <w:sz w:val="24"/>
            <w:szCs w:val="24"/>
          </w:rPr>
          <w:delText>, well,</w:delText>
        </w:r>
      </w:del>
      <w:r w:rsidRPr="00524F1B">
        <w:rPr>
          <w:rFonts w:ascii="Times New Roman" w:hAnsi="Times New Roman" w:cs="Times New Roman"/>
          <w:sz w:val="24"/>
          <w:szCs w:val="24"/>
        </w:rPr>
        <w:t xml:space="preserve"> prone to various psychological biases (Murphy, 2022). However, here</w:t>
      </w:r>
      <w:del w:id="537" w:author="Art Milch" w:date="2025-04-18T13:42:00Z" w16du:dateUtc="2025-04-18T17:42:00Z">
        <w:r w:rsidRPr="00524F1B" w:rsidDel="005D2FE9">
          <w:rPr>
            <w:rFonts w:ascii="Times New Roman" w:hAnsi="Times New Roman" w:cs="Times New Roman"/>
            <w:sz w:val="24"/>
            <w:szCs w:val="24"/>
          </w:rPr>
          <w:delText>'</w:delText>
        </w:r>
      </w:del>
      <w:ins w:id="538" w:author="Art Milch" w:date="2025-04-18T13:51:00Z" w16du:dateUtc="2025-04-18T17:51:00Z">
        <w:r w:rsidR="00D14705" w:rsidRPr="00524F1B">
          <w:rPr>
            <w:rFonts w:ascii="Times New Roman" w:hAnsi="Times New Roman" w:cs="Times New Roman"/>
            <w:sz w:val="24"/>
            <w:szCs w:val="24"/>
          </w:rPr>
          <w:t xml:space="preserve"> is</w:t>
        </w:r>
      </w:ins>
      <w:del w:id="539" w:author="Art Milch" w:date="2025-04-18T13:42:00Z" w16du:dateUtc="2025-04-18T17:42:00Z">
        <w:r w:rsidRPr="00524F1B" w:rsidDel="005D2FE9">
          <w:rPr>
            <w:rFonts w:ascii="Times New Roman" w:hAnsi="Times New Roman" w:cs="Times New Roman"/>
            <w:sz w:val="24"/>
            <w:szCs w:val="24"/>
          </w:rPr>
          <w:delText>s</w:delText>
        </w:r>
      </w:del>
      <w:r w:rsidRPr="00524F1B">
        <w:rPr>
          <w:rFonts w:ascii="Times New Roman" w:hAnsi="Times New Roman" w:cs="Times New Roman"/>
          <w:sz w:val="24"/>
          <w:szCs w:val="24"/>
        </w:rPr>
        <w:t xml:space="preserve"> where</w:t>
      </w:r>
      <w:ins w:id="540" w:author="Art Milch" w:date="2025-04-18T13:51:00Z" w16du:dateUtc="2025-04-18T17:51:00Z">
        <w:r w:rsidR="006C6AEE" w:rsidRPr="00524F1B">
          <w:rPr>
            <w:rFonts w:ascii="Times New Roman" w:hAnsi="Times New Roman" w:cs="Times New Roman"/>
            <w:sz w:val="24"/>
            <w:szCs w:val="24"/>
          </w:rPr>
          <w:t xml:space="preserve"> </w:t>
        </w:r>
      </w:ins>
      <w:del w:id="541" w:author="Art Milch" w:date="2025-04-18T13:51:00Z" w16du:dateUtc="2025-04-18T17:51:00Z">
        <w:r w:rsidRPr="00524F1B" w:rsidDel="006C6AEE">
          <w:rPr>
            <w:rFonts w:ascii="Times New Roman" w:hAnsi="Times New Roman" w:cs="Times New Roman"/>
            <w:sz w:val="24"/>
            <w:szCs w:val="24"/>
          </w:rPr>
          <w:delText xml:space="preserve"> </w:delText>
        </w:r>
      </w:del>
      <w:r w:rsidRPr="00524F1B">
        <w:rPr>
          <w:rFonts w:ascii="Times New Roman" w:hAnsi="Times New Roman" w:cs="Times New Roman"/>
          <w:sz w:val="24"/>
          <w:szCs w:val="24"/>
        </w:rPr>
        <w:t>it gets interesting: blending these traditional methods with cutting-edge deep</w:t>
      </w:r>
      <w:ins w:id="542" w:author="Art Milch" w:date="2025-04-18T13:42:00Z" w16du:dateUtc="2025-04-18T17:42:00Z">
        <w:r w:rsidR="008C4631" w:rsidRPr="00524F1B">
          <w:rPr>
            <w:rFonts w:ascii="Times New Roman" w:hAnsi="Times New Roman" w:cs="Times New Roman"/>
            <w:sz w:val="24"/>
            <w:szCs w:val="24"/>
          </w:rPr>
          <w:t>-</w:t>
        </w:r>
      </w:ins>
      <w:del w:id="543" w:author="Art Milch" w:date="2025-04-18T13:42:00Z" w16du:dateUtc="2025-04-18T17:42:00Z">
        <w:r w:rsidRPr="00524F1B" w:rsidDel="008C4631">
          <w:rPr>
            <w:rFonts w:ascii="Times New Roman" w:hAnsi="Times New Roman" w:cs="Times New Roman"/>
            <w:sz w:val="24"/>
            <w:szCs w:val="24"/>
          </w:rPr>
          <w:delText xml:space="preserve"> </w:delText>
        </w:r>
      </w:del>
      <w:r w:rsidRPr="00524F1B">
        <w:rPr>
          <w:rFonts w:ascii="Times New Roman" w:hAnsi="Times New Roman" w:cs="Times New Roman"/>
          <w:sz w:val="24"/>
          <w:szCs w:val="24"/>
        </w:rPr>
        <w:t xml:space="preserve">learning approaches, especially hybrid models like CNN-LSTM, presents a unique opportunity to significantly enhance the accuracy and timeliness of </w:t>
      </w:r>
      <w:del w:id="544" w:author="Art Milch" w:date="2025-04-18T13:43:00Z" w16du:dateUtc="2025-04-18T17:43:00Z">
        <w:r w:rsidRPr="00524F1B" w:rsidDel="008C4631">
          <w:rPr>
            <w:rFonts w:ascii="Times New Roman" w:hAnsi="Times New Roman" w:cs="Times New Roman"/>
            <w:sz w:val="24"/>
            <w:szCs w:val="24"/>
          </w:rPr>
          <w:delText xml:space="preserve">our </w:delText>
        </w:r>
      </w:del>
      <w:r w:rsidRPr="00524F1B">
        <w:rPr>
          <w:rFonts w:ascii="Times New Roman" w:hAnsi="Times New Roman" w:cs="Times New Roman"/>
          <w:sz w:val="24"/>
          <w:szCs w:val="24"/>
        </w:rPr>
        <w:t>trading signals (Sezer et al., 2020).</w:t>
      </w:r>
    </w:p>
    <w:p w14:paraId="71237475" w14:textId="0A6E025E" w:rsidR="00857DEE" w:rsidRPr="00524F1B" w:rsidRDefault="00857DEE">
      <w:pPr>
        <w:spacing w:line="480" w:lineRule="auto"/>
        <w:ind w:firstLine="720"/>
        <w:rPr>
          <w:rFonts w:ascii="Times New Roman" w:hAnsi="Times New Roman" w:cs="Times New Roman"/>
          <w:sz w:val="24"/>
          <w:szCs w:val="24"/>
        </w:rPr>
        <w:pPrChange w:id="545" w:author="Art Milch" w:date="2025-04-17T14:48:00Z" w16du:dateUtc="2025-04-17T18:48:00Z">
          <w:pPr>
            <w:spacing w:line="360" w:lineRule="auto"/>
            <w:jc w:val="both"/>
          </w:pPr>
        </w:pPrChange>
      </w:pPr>
      <w:r w:rsidRPr="00524F1B">
        <w:rPr>
          <w:rFonts w:ascii="Times New Roman" w:hAnsi="Times New Roman" w:cs="Times New Roman"/>
          <w:sz w:val="24"/>
          <w:szCs w:val="24"/>
        </w:rPr>
        <w:t>The U.S. equity market is massive, with a market capitalization of $7 trillion</w:t>
      </w:r>
      <w:del w:id="546" w:author="Art Milch" w:date="2025-04-18T13:44:00Z" w16du:dateUtc="2025-04-18T17:44:00Z">
        <w:r w:rsidRPr="00524F1B" w:rsidDel="004630E7">
          <w:rPr>
            <w:rFonts w:ascii="Times New Roman" w:hAnsi="Times New Roman" w:cs="Times New Roman"/>
            <w:sz w:val="24"/>
            <w:szCs w:val="24"/>
          </w:rPr>
          <w:delText>,</w:delText>
        </w:r>
      </w:del>
      <w:r w:rsidRPr="00524F1B">
        <w:rPr>
          <w:rFonts w:ascii="Times New Roman" w:hAnsi="Times New Roman" w:cs="Times New Roman"/>
          <w:sz w:val="24"/>
          <w:szCs w:val="24"/>
        </w:rPr>
        <w:t xml:space="preserve"> and 60</w:t>
      </w:r>
      <w:del w:id="547" w:author="Art Milch" w:date="2025-04-18T13:44:00Z" w16du:dateUtc="2025-04-18T17:44:00Z">
        <w:r w:rsidRPr="00524F1B" w:rsidDel="007C3C80">
          <w:rPr>
            <w:rFonts w:ascii="Times New Roman" w:hAnsi="Times New Roman" w:cs="Times New Roman"/>
            <w:sz w:val="24"/>
            <w:szCs w:val="24"/>
          </w:rPr>
          <w:delText>-</w:delText>
        </w:r>
      </w:del>
      <w:ins w:id="548" w:author="Art Milch" w:date="2025-04-18T13:44:00Z" w16du:dateUtc="2025-04-18T17:44:00Z">
        <w:r w:rsidR="007C3C80" w:rsidRPr="00524F1B">
          <w:rPr>
            <w:rFonts w:ascii="Times New Roman" w:hAnsi="Times New Roman" w:cs="Times New Roman"/>
            <w:sz w:val="24"/>
            <w:szCs w:val="24"/>
          </w:rPr>
          <w:t>%</w:t>
        </w:r>
        <w:commentRangeStart w:id="549"/>
        <w:r w:rsidR="007C3C80" w:rsidRPr="00524F1B">
          <w:rPr>
            <w:rFonts w:ascii="Times New Roman" w:hAnsi="Times New Roman" w:cs="Times New Roman"/>
            <w:sz w:val="24"/>
            <w:szCs w:val="24"/>
          </w:rPr>
          <w:t>–</w:t>
        </w:r>
        <w:commentRangeEnd w:id="549"/>
        <w:r w:rsidR="004630E7" w:rsidRPr="00524F1B">
          <w:rPr>
            <w:rStyle w:val="CommentReference"/>
          </w:rPr>
          <w:commentReference w:id="549"/>
        </w:r>
      </w:ins>
      <w:r w:rsidRPr="00524F1B">
        <w:rPr>
          <w:rFonts w:ascii="Times New Roman" w:hAnsi="Times New Roman" w:cs="Times New Roman"/>
          <w:sz w:val="24"/>
          <w:szCs w:val="24"/>
        </w:rPr>
        <w:t>70% of daily volume coming from algorithmic trading (S&amp;P Global, 2024). To get an edge in this super competitive space, you need some serious pattern</w:t>
      </w:r>
      <w:ins w:id="550" w:author="Art Milch" w:date="2025-04-18T13:45:00Z" w16du:dateUtc="2025-04-18T17:45:00Z">
        <w:r w:rsidR="004630E7" w:rsidRPr="00524F1B">
          <w:rPr>
            <w:rFonts w:ascii="Times New Roman" w:hAnsi="Times New Roman" w:cs="Times New Roman"/>
            <w:sz w:val="24"/>
            <w:szCs w:val="24"/>
          </w:rPr>
          <w:t>-</w:t>
        </w:r>
      </w:ins>
      <w:del w:id="551" w:author="Art Milch" w:date="2025-04-18T13:45:00Z" w16du:dateUtc="2025-04-18T17:45:00Z">
        <w:r w:rsidRPr="00524F1B" w:rsidDel="004630E7">
          <w:rPr>
            <w:rFonts w:ascii="Times New Roman" w:hAnsi="Times New Roman" w:cs="Times New Roman"/>
            <w:sz w:val="24"/>
            <w:szCs w:val="24"/>
          </w:rPr>
          <w:delText xml:space="preserve"> </w:delText>
        </w:r>
      </w:del>
      <w:r w:rsidRPr="00524F1B">
        <w:rPr>
          <w:rFonts w:ascii="Times New Roman" w:hAnsi="Times New Roman" w:cs="Times New Roman"/>
          <w:sz w:val="24"/>
          <w:szCs w:val="24"/>
        </w:rPr>
        <w:t>recognition capabilities.</w:t>
      </w:r>
    </w:p>
    <w:p w14:paraId="7837ABBB" w14:textId="781C27E1" w:rsidR="00857DEE" w:rsidRPr="00524F1B" w:rsidRDefault="00857DEE">
      <w:pPr>
        <w:spacing w:line="480" w:lineRule="auto"/>
        <w:ind w:firstLine="720"/>
        <w:rPr>
          <w:rFonts w:ascii="Times New Roman" w:hAnsi="Times New Roman" w:cs="Times New Roman"/>
          <w:sz w:val="24"/>
          <w:szCs w:val="24"/>
        </w:rPr>
        <w:pPrChange w:id="552" w:author="Art Milch" w:date="2025-04-17T14:48:00Z" w16du:dateUtc="2025-04-17T18:48:00Z">
          <w:pPr>
            <w:spacing w:line="360" w:lineRule="auto"/>
            <w:jc w:val="both"/>
          </w:pPr>
        </w:pPrChange>
      </w:pPr>
      <w:r w:rsidRPr="00524F1B">
        <w:rPr>
          <w:rFonts w:ascii="Times New Roman" w:hAnsi="Times New Roman" w:cs="Times New Roman"/>
          <w:sz w:val="24"/>
          <w:szCs w:val="24"/>
        </w:rPr>
        <w:lastRenderedPageBreak/>
        <w:t xml:space="preserve">Algorithmic trading is not without challenges, though. </w:t>
      </w:r>
      <w:commentRangeStart w:id="553"/>
      <w:r w:rsidRPr="00524F1B">
        <w:rPr>
          <w:rFonts w:ascii="Times New Roman" w:hAnsi="Times New Roman" w:cs="Times New Roman"/>
          <w:sz w:val="24"/>
          <w:szCs w:val="24"/>
        </w:rPr>
        <w:t>You</w:t>
      </w:r>
      <w:ins w:id="554" w:author="Art Milch" w:date="2025-04-18T13:53:00Z" w16du:dateUtc="2025-04-18T17:53:00Z">
        <w:r w:rsidR="00E333D8" w:rsidRPr="00524F1B">
          <w:rPr>
            <w:rFonts w:ascii="Times New Roman" w:hAnsi="Times New Roman" w:cs="Times New Roman"/>
            <w:sz w:val="24"/>
            <w:szCs w:val="24"/>
          </w:rPr>
          <w:t>’</w:t>
        </w:r>
      </w:ins>
      <w:del w:id="555" w:author="Art Milch" w:date="2025-04-18T13:53:00Z" w16du:dateUtc="2025-04-18T17:53:00Z">
        <w:r w:rsidRPr="00524F1B" w:rsidDel="00E333D8">
          <w:rPr>
            <w:rFonts w:ascii="Times New Roman" w:hAnsi="Times New Roman" w:cs="Times New Roman"/>
            <w:sz w:val="24"/>
            <w:szCs w:val="24"/>
          </w:rPr>
          <w:delText>'</w:delText>
        </w:r>
      </w:del>
      <w:r w:rsidRPr="00524F1B">
        <w:rPr>
          <w:rFonts w:ascii="Times New Roman" w:hAnsi="Times New Roman" w:cs="Times New Roman"/>
          <w:sz w:val="24"/>
          <w:szCs w:val="24"/>
        </w:rPr>
        <w:t>ve</w:t>
      </w:r>
      <w:commentRangeEnd w:id="553"/>
      <w:r w:rsidR="00316C57" w:rsidRPr="00524F1B">
        <w:rPr>
          <w:rStyle w:val="CommentReference"/>
        </w:rPr>
        <w:commentReference w:id="553"/>
      </w:r>
      <w:r w:rsidRPr="00524F1B">
        <w:rPr>
          <w:rFonts w:ascii="Times New Roman" w:hAnsi="Times New Roman" w:cs="Times New Roman"/>
          <w:sz w:val="24"/>
          <w:szCs w:val="24"/>
        </w:rPr>
        <w:t xml:space="preserve"> got high-speed </w:t>
      </w:r>
      <w:ins w:id="556" w:author="Art Milch" w:date="2025-04-18T13:48:00Z" w16du:dateUtc="2025-04-18T17:48:00Z">
        <w:r w:rsidR="00E97A40" w:rsidRPr="00524F1B">
          <w:rPr>
            <w:rFonts w:ascii="Times New Roman" w:hAnsi="Times New Roman" w:cs="Times New Roman"/>
            <w:sz w:val="24"/>
            <w:szCs w:val="24"/>
          </w:rPr>
          <w:t>mar</w:t>
        </w:r>
      </w:ins>
      <w:del w:id="557" w:author="Art Milch" w:date="2025-04-18T13:48:00Z" w16du:dateUtc="2025-04-18T17:48:00Z">
        <w:r w:rsidRPr="00524F1B" w:rsidDel="00E97A40">
          <w:rPr>
            <w:rFonts w:ascii="Times New Roman" w:hAnsi="Times New Roman" w:cs="Times New Roman"/>
            <w:sz w:val="24"/>
            <w:szCs w:val="24"/>
          </w:rPr>
          <w:delText>mar</w:delText>
        </w:r>
      </w:del>
      <w:r w:rsidRPr="00524F1B">
        <w:rPr>
          <w:rFonts w:ascii="Times New Roman" w:hAnsi="Times New Roman" w:cs="Times New Roman"/>
          <w:sz w:val="24"/>
          <w:szCs w:val="24"/>
        </w:rPr>
        <w:t>ket movements, constantly evolving market conditions, and unpredictable volatility patterns to deal with. This means your models need to adapt quickly and anticipate potential price moves. Traditional technical analysis struggles to keep pace</w:t>
      </w:r>
      <w:commentRangeStart w:id="558"/>
      <w:ins w:id="559" w:author="Art Milch" w:date="2025-04-18T13:54:00Z" w16du:dateUtc="2025-04-18T17:54:00Z">
        <w:r w:rsidR="004A7A91" w:rsidRPr="00524F1B">
          <w:rPr>
            <w:rFonts w:ascii="Times New Roman" w:hAnsi="Times New Roman" w:cs="Times New Roman"/>
            <w:sz w:val="24"/>
            <w:szCs w:val="24"/>
          </w:rPr>
          <w:t>—</w:t>
        </w:r>
      </w:ins>
      <w:commentRangeEnd w:id="558"/>
      <w:ins w:id="560" w:author="Art Milch" w:date="2025-04-18T13:55:00Z" w16du:dateUtc="2025-04-18T17:55:00Z">
        <w:r w:rsidR="00D03DAA" w:rsidRPr="00524F1B">
          <w:rPr>
            <w:rStyle w:val="CommentReference"/>
          </w:rPr>
          <w:commentReference w:id="558"/>
        </w:r>
      </w:ins>
      <w:ins w:id="561" w:author="Art Milch" w:date="2025-04-18T13:54:00Z" w16du:dateUtc="2025-04-18T17:54:00Z">
        <w:r w:rsidR="004A7A91" w:rsidRPr="00524F1B">
          <w:rPr>
            <w:rFonts w:ascii="Times New Roman" w:hAnsi="Times New Roman" w:cs="Times New Roman"/>
            <w:sz w:val="24"/>
            <w:szCs w:val="24"/>
          </w:rPr>
          <w:t>h</w:t>
        </w:r>
      </w:ins>
      <w:del w:id="562" w:author="Art Milch" w:date="2025-04-18T13:54:00Z" w16du:dateUtc="2025-04-18T17:54:00Z">
        <w:r w:rsidRPr="00524F1B" w:rsidDel="004A7A91">
          <w:rPr>
            <w:rFonts w:ascii="Times New Roman" w:hAnsi="Times New Roman" w:cs="Times New Roman"/>
            <w:sz w:val="24"/>
            <w:szCs w:val="24"/>
          </w:rPr>
          <w:delText xml:space="preserve"> - h</w:delText>
        </w:r>
      </w:del>
      <w:r w:rsidRPr="00524F1B">
        <w:rPr>
          <w:rFonts w:ascii="Times New Roman" w:hAnsi="Times New Roman" w:cs="Times New Roman"/>
          <w:sz w:val="24"/>
          <w:szCs w:val="24"/>
        </w:rPr>
        <w:t>uman bias in pattern recognition, limited ability to process multiple indicators simultaneously, and difficulty adapting to changing market conditions are significant hurdles.</w:t>
      </w:r>
    </w:p>
    <w:p w14:paraId="0AC40F43" w14:textId="6CF2EA3E" w:rsidR="00857DEE" w:rsidRPr="00524F1B" w:rsidRDefault="00857DEE">
      <w:pPr>
        <w:spacing w:line="480" w:lineRule="auto"/>
        <w:ind w:firstLine="720"/>
        <w:rPr>
          <w:rFonts w:ascii="Times New Roman" w:hAnsi="Times New Roman" w:cs="Times New Roman"/>
          <w:sz w:val="24"/>
          <w:szCs w:val="24"/>
        </w:rPr>
        <w:pPrChange w:id="563" w:author="Art Milch" w:date="2025-04-17T14:48:00Z" w16du:dateUtc="2025-04-17T18:48:00Z">
          <w:pPr>
            <w:spacing w:line="360" w:lineRule="auto"/>
            <w:jc w:val="both"/>
          </w:pPr>
        </w:pPrChange>
      </w:pPr>
      <w:r w:rsidRPr="00524F1B">
        <w:rPr>
          <w:rFonts w:ascii="Times New Roman" w:hAnsi="Times New Roman" w:cs="Times New Roman"/>
          <w:sz w:val="24"/>
          <w:szCs w:val="24"/>
        </w:rPr>
        <w:t>That is where my hybrid CNN-LSTM model comes in. It works on S&amp;P 500 stocks by leveraging CNN</w:t>
      </w:r>
      <w:ins w:id="564" w:author="Art Milch" w:date="2025-04-18T13:56:00Z" w16du:dateUtc="2025-04-18T17:56:00Z">
        <w:r w:rsidR="008E1759" w:rsidRPr="00524F1B">
          <w:rPr>
            <w:rFonts w:ascii="Times New Roman" w:hAnsi="Times New Roman" w:cs="Times New Roman"/>
            <w:sz w:val="24"/>
            <w:szCs w:val="24"/>
          </w:rPr>
          <w:t>’</w:t>
        </w:r>
      </w:ins>
      <w:del w:id="565" w:author="Art Milch" w:date="2025-04-18T13:56:00Z" w16du:dateUtc="2025-04-18T17:56:00Z">
        <w:r w:rsidRPr="00524F1B" w:rsidDel="008E1759">
          <w:rPr>
            <w:rFonts w:ascii="Times New Roman" w:hAnsi="Times New Roman" w:cs="Times New Roman"/>
            <w:sz w:val="24"/>
            <w:szCs w:val="24"/>
          </w:rPr>
          <w:delText>'</w:delText>
        </w:r>
      </w:del>
      <w:r w:rsidRPr="00524F1B">
        <w:rPr>
          <w:rFonts w:ascii="Times New Roman" w:hAnsi="Times New Roman" w:cs="Times New Roman"/>
          <w:sz w:val="24"/>
          <w:szCs w:val="24"/>
        </w:rPr>
        <w:t>s ability to learn spatial correlations across multiple financial time series, combined with LSTM</w:t>
      </w:r>
      <w:ins w:id="566" w:author="Art Milch" w:date="2025-04-18T13:56:00Z" w16du:dateUtc="2025-04-18T17:56:00Z">
        <w:r w:rsidR="008E1759" w:rsidRPr="00524F1B">
          <w:rPr>
            <w:rFonts w:ascii="Times New Roman" w:hAnsi="Times New Roman" w:cs="Times New Roman"/>
            <w:sz w:val="24"/>
            <w:szCs w:val="24"/>
          </w:rPr>
          <w:t>’</w:t>
        </w:r>
      </w:ins>
      <w:del w:id="567" w:author="Art Milch" w:date="2025-04-18T13:56:00Z" w16du:dateUtc="2025-04-18T17:56:00Z">
        <w:r w:rsidRPr="00524F1B" w:rsidDel="008E1759">
          <w:rPr>
            <w:rFonts w:ascii="Times New Roman" w:hAnsi="Times New Roman" w:cs="Times New Roman"/>
            <w:sz w:val="24"/>
            <w:szCs w:val="24"/>
          </w:rPr>
          <w:delText>'</w:delText>
        </w:r>
      </w:del>
      <w:r w:rsidRPr="00524F1B">
        <w:rPr>
          <w:rFonts w:ascii="Times New Roman" w:hAnsi="Times New Roman" w:cs="Times New Roman"/>
          <w:sz w:val="24"/>
          <w:szCs w:val="24"/>
        </w:rPr>
        <w:t>s ability to predict temporal sequences (Livieris et al., 2021). This powerful comb</w:t>
      </w:r>
      <w:ins w:id="568" w:author="Art Milch" w:date="2025-04-18T13:56:00Z" w16du:dateUtc="2025-04-18T17:56:00Z">
        <w:r w:rsidR="00DD20ED" w:rsidRPr="00524F1B">
          <w:rPr>
            <w:rFonts w:ascii="Times New Roman" w:hAnsi="Times New Roman" w:cs="Times New Roman"/>
            <w:sz w:val="24"/>
            <w:szCs w:val="24"/>
          </w:rPr>
          <w:t>ination</w:t>
        </w:r>
      </w:ins>
      <w:del w:id="569" w:author="Art Milch" w:date="2025-04-18T13:56:00Z" w16du:dateUtc="2025-04-18T17:56:00Z">
        <w:r w:rsidRPr="00524F1B" w:rsidDel="00DD20ED">
          <w:rPr>
            <w:rFonts w:ascii="Times New Roman" w:hAnsi="Times New Roman" w:cs="Times New Roman"/>
            <w:sz w:val="24"/>
            <w:szCs w:val="24"/>
          </w:rPr>
          <w:delText xml:space="preserve">o </w:delText>
        </w:r>
      </w:del>
      <w:ins w:id="570" w:author="Art Milch" w:date="2025-04-18T13:56:00Z" w16du:dateUtc="2025-04-18T17:56:00Z">
        <w:r w:rsidR="00DD20ED" w:rsidRPr="00524F1B">
          <w:rPr>
            <w:rFonts w:ascii="Times New Roman" w:hAnsi="Times New Roman" w:cs="Times New Roman"/>
            <w:sz w:val="24"/>
            <w:szCs w:val="24"/>
          </w:rPr>
          <w:t xml:space="preserve"> </w:t>
        </w:r>
      </w:ins>
      <w:r w:rsidRPr="00524F1B">
        <w:rPr>
          <w:rFonts w:ascii="Times New Roman" w:hAnsi="Times New Roman" w:cs="Times New Roman"/>
          <w:sz w:val="24"/>
          <w:szCs w:val="24"/>
        </w:rPr>
        <w:t>addresses many of the limitations of traditional methods.</w:t>
      </w:r>
    </w:p>
    <w:p w14:paraId="1E8A273A" w14:textId="25F4D522" w:rsidR="00857DEE" w:rsidRPr="00524F1B" w:rsidRDefault="00857DEE">
      <w:pPr>
        <w:spacing w:line="480" w:lineRule="auto"/>
        <w:ind w:firstLine="720"/>
        <w:rPr>
          <w:rFonts w:ascii="Times New Roman" w:hAnsi="Times New Roman" w:cs="Times New Roman"/>
          <w:sz w:val="24"/>
          <w:szCs w:val="24"/>
        </w:rPr>
        <w:pPrChange w:id="571" w:author="Art Milch" w:date="2025-04-17T14:48:00Z" w16du:dateUtc="2025-04-17T18:48:00Z">
          <w:pPr>
            <w:spacing w:line="360" w:lineRule="auto"/>
            <w:jc w:val="both"/>
          </w:pPr>
        </w:pPrChange>
      </w:pPr>
      <w:r w:rsidRPr="00524F1B">
        <w:rPr>
          <w:rFonts w:ascii="Times New Roman" w:hAnsi="Times New Roman" w:cs="Times New Roman"/>
          <w:sz w:val="24"/>
          <w:szCs w:val="24"/>
        </w:rPr>
        <w:t xml:space="preserve">Of course, applying deep learning to financial markets comes with its own set of challenges. Financial data </w:t>
      </w:r>
      <w:ins w:id="572" w:author="Art Milch" w:date="2025-04-19T15:56:00Z" w16du:dateUtc="2025-04-19T19:56:00Z">
        <w:r w:rsidR="00C73688">
          <w:rPr>
            <w:rFonts w:ascii="Times New Roman" w:hAnsi="Times New Roman" w:cs="Times New Roman"/>
            <w:sz w:val="24"/>
            <w:szCs w:val="24"/>
          </w:rPr>
          <w:t>are</w:t>
        </w:r>
      </w:ins>
      <w:del w:id="573" w:author="Art Milch" w:date="2025-04-19T15:56:00Z" w16du:dateUtc="2025-04-19T19:56:00Z">
        <w:r w:rsidRPr="00524F1B" w:rsidDel="00C73688">
          <w:rPr>
            <w:rFonts w:ascii="Times New Roman" w:hAnsi="Times New Roman" w:cs="Times New Roman"/>
            <w:sz w:val="24"/>
            <w:szCs w:val="24"/>
          </w:rPr>
          <w:delText>is</w:delText>
        </w:r>
      </w:del>
      <w:r w:rsidRPr="00524F1B">
        <w:rPr>
          <w:rFonts w:ascii="Times New Roman" w:hAnsi="Times New Roman" w:cs="Times New Roman"/>
          <w:sz w:val="24"/>
          <w:szCs w:val="24"/>
        </w:rPr>
        <w:t xml:space="preserve"> notoriously noisy, which affects data quality and quantity. The models are complex and can easily overfit, making them less applicable to real-world conditions. </w:t>
      </w:r>
      <w:commentRangeStart w:id="574"/>
      <w:r w:rsidRPr="00524F1B">
        <w:rPr>
          <w:rFonts w:ascii="Times New Roman" w:hAnsi="Times New Roman" w:cs="Times New Roman"/>
          <w:sz w:val="24"/>
          <w:szCs w:val="24"/>
        </w:rPr>
        <w:t>We</w:t>
      </w:r>
      <w:ins w:id="575" w:author="Art Milch" w:date="2025-04-18T13:57:00Z" w16du:dateUtc="2025-04-18T17:57:00Z">
        <w:r w:rsidR="00DD20ED" w:rsidRPr="00524F1B">
          <w:rPr>
            <w:rFonts w:ascii="Times New Roman" w:hAnsi="Times New Roman" w:cs="Times New Roman"/>
            <w:sz w:val="24"/>
            <w:szCs w:val="24"/>
          </w:rPr>
          <w:t>’</w:t>
        </w:r>
      </w:ins>
      <w:del w:id="576" w:author="Art Milch" w:date="2025-04-18T13:57:00Z" w16du:dateUtc="2025-04-18T17:57:00Z">
        <w:r w:rsidRPr="00524F1B" w:rsidDel="00DD20ED">
          <w:rPr>
            <w:rFonts w:ascii="Times New Roman" w:hAnsi="Times New Roman" w:cs="Times New Roman"/>
            <w:sz w:val="24"/>
            <w:szCs w:val="24"/>
          </w:rPr>
          <w:delText>'</w:delText>
        </w:r>
      </w:del>
      <w:r w:rsidRPr="00524F1B">
        <w:rPr>
          <w:rFonts w:ascii="Times New Roman" w:hAnsi="Times New Roman" w:cs="Times New Roman"/>
          <w:sz w:val="24"/>
          <w:szCs w:val="24"/>
        </w:rPr>
        <w:t>ve</w:t>
      </w:r>
      <w:commentRangeEnd w:id="574"/>
      <w:r w:rsidR="00E335EC" w:rsidRPr="00524F1B">
        <w:rPr>
          <w:rStyle w:val="CommentReference"/>
        </w:rPr>
        <w:commentReference w:id="574"/>
      </w:r>
      <w:r w:rsidRPr="00524F1B">
        <w:rPr>
          <w:rFonts w:ascii="Times New Roman" w:hAnsi="Times New Roman" w:cs="Times New Roman"/>
          <w:sz w:val="24"/>
          <w:szCs w:val="24"/>
        </w:rPr>
        <w:t xml:space="preserve"> tackled many of these issues, including the black box problem, real-time execution challenges, and integration with risk</w:t>
      </w:r>
      <w:ins w:id="577" w:author="Art Milch" w:date="2025-04-19T15:57:00Z" w16du:dateUtc="2025-04-19T19:57:00Z">
        <w:r w:rsidR="00952630">
          <w:rPr>
            <w:rFonts w:ascii="Times New Roman" w:hAnsi="Times New Roman" w:cs="Times New Roman"/>
            <w:sz w:val="24"/>
            <w:szCs w:val="24"/>
          </w:rPr>
          <w:t>-</w:t>
        </w:r>
      </w:ins>
      <w:del w:id="578" w:author="Art Milch" w:date="2025-04-19T15:57:00Z" w16du:dateUtc="2025-04-19T19:57:00Z">
        <w:r w:rsidRPr="00524F1B" w:rsidDel="00952630">
          <w:rPr>
            <w:rFonts w:ascii="Times New Roman" w:hAnsi="Times New Roman" w:cs="Times New Roman"/>
            <w:sz w:val="24"/>
            <w:szCs w:val="24"/>
          </w:rPr>
          <w:delText xml:space="preserve"> </w:delText>
        </w:r>
      </w:del>
      <w:r w:rsidRPr="00524F1B">
        <w:rPr>
          <w:rFonts w:ascii="Times New Roman" w:hAnsi="Times New Roman" w:cs="Times New Roman"/>
          <w:sz w:val="24"/>
          <w:szCs w:val="24"/>
        </w:rPr>
        <w:t>management systems.</w:t>
      </w:r>
    </w:p>
    <w:p w14:paraId="350FA427" w14:textId="321A5A11" w:rsidR="00857DEE" w:rsidRPr="00524F1B" w:rsidRDefault="00857DEE">
      <w:pPr>
        <w:spacing w:line="480" w:lineRule="auto"/>
        <w:ind w:firstLine="720"/>
        <w:rPr>
          <w:rFonts w:ascii="Times New Roman" w:hAnsi="Times New Roman" w:cs="Times New Roman"/>
          <w:sz w:val="24"/>
          <w:szCs w:val="24"/>
        </w:rPr>
        <w:pPrChange w:id="579" w:author="Art Milch" w:date="2025-04-17T14:48:00Z" w16du:dateUtc="2025-04-17T18:48:00Z">
          <w:pPr>
            <w:spacing w:line="360" w:lineRule="auto"/>
            <w:jc w:val="both"/>
          </w:pPr>
        </w:pPrChange>
      </w:pPr>
      <w:r w:rsidRPr="00524F1B">
        <w:rPr>
          <w:rFonts w:ascii="Times New Roman" w:hAnsi="Times New Roman" w:cs="Times New Roman"/>
          <w:sz w:val="24"/>
          <w:szCs w:val="24"/>
        </w:rPr>
        <w:t>In this research, I</w:t>
      </w:r>
      <w:ins w:id="580" w:author="Art Milch" w:date="2025-04-18T13:59:00Z" w16du:dateUtc="2025-04-18T17:59:00Z">
        <w:r w:rsidR="00035F4C" w:rsidRPr="00524F1B">
          <w:rPr>
            <w:rFonts w:ascii="Times New Roman" w:hAnsi="Times New Roman" w:cs="Times New Roman"/>
            <w:sz w:val="24"/>
            <w:szCs w:val="24"/>
          </w:rPr>
          <w:t>’</w:t>
        </w:r>
      </w:ins>
      <w:del w:id="581" w:author="Art Milch" w:date="2025-04-18T13:59:00Z" w16du:dateUtc="2025-04-18T17:59:00Z">
        <w:r w:rsidRPr="00524F1B" w:rsidDel="00035F4C">
          <w:rPr>
            <w:rFonts w:ascii="Times New Roman" w:hAnsi="Times New Roman" w:cs="Times New Roman"/>
            <w:sz w:val="24"/>
            <w:szCs w:val="24"/>
          </w:rPr>
          <w:delText>'</w:delText>
        </w:r>
      </w:del>
      <w:r w:rsidRPr="00524F1B">
        <w:rPr>
          <w:rFonts w:ascii="Times New Roman" w:hAnsi="Times New Roman" w:cs="Times New Roman"/>
          <w:sz w:val="24"/>
          <w:szCs w:val="24"/>
        </w:rPr>
        <w:t>m proposing a hybrid CNN-LSTM architecture that provides an advanced trading system addressing these challenges. My core research question examines how much better this hybrid approach is compared to conventional technical analysis in terms of accuracy and profitability of trading signals. I</w:t>
      </w:r>
      <w:ins w:id="582" w:author="Art Milch" w:date="2025-04-18T14:00:00Z" w16du:dateUtc="2025-04-18T18:00:00Z">
        <w:r w:rsidR="00035F4C" w:rsidRPr="00524F1B">
          <w:rPr>
            <w:rFonts w:ascii="Times New Roman" w:hAnsi="Times New Roman" w:cs="Times New Roman"/>
            <w:sz w:val="24"/>
            <w:szCs w:val="24"/>
          </w:rPr>
          <w:t>’</w:t>
        </w:r>
      </w:ins>
      <w:del w:id="583" w:author="Art Milch" w:date="2025-04-18T14:00:00Z" w16du:dateUtc="2025-04-18T18:00:00Z">
        <w:r w:rsidRPr="00524F1B" w:rsidDel="00035F4C">
          <w:rPr>
            <w:rFonts w:ascii="Times New Roman" w:hAnsi="Times New Roman" w:cs="Times New Roman"/>
            <w:sz w:val="24"/>
            <w:szCs w:val="24"/>
          </w:rPr>
          <w:delText>'</w:delText>
        </w:r>
      </w:del>
      <w:r w:rsidRPr="00524F1B">
        <w:rPr>
          <w:rFonts w:ascii="Times New Roman" w:hAnsi="Times New Roman" w:cs="Times New Roman"/>
          <w:sz w:val="24"/>
          <w:szCs w:val="24"/>
        </w:rPr>
        <w:t>ve tested several key hypotheses about the hybrid model, expecting it to produce significantly better signal</w:t>
      </w:r>
      <w:ins w:id="584" w:author="Art Milch" w:date="2025-04-18T14:00:00Z" w16du:dateUtc="2025-04-18T18:00:00Z">
        <w:r w:rsidR="00035F4C" w:rsidRPr="00524F1B">
          <w:rPr>
            <w:rFonts w:ascii="Times New Roman" w:hAnsi="Times New Roman" w:cs="Times New Roman"/>
            <w:sz w:val="24"/>
            <w:szCs w:val="24"/>
          </w:rPr>
          <w:t>-</w:t>
        </w:r>
      </w:ins>
      <w:del w:id="585" w:author="Art Milch" w:date="2025-04-18T14:00:00Z" w16du:dateUtc="2025-04-18T18:00:00Z">
        <w:r w:rsidRPr="00524F1B" w:rsidDel="00035F4C">
          <w:rPr>
            <w:rFonts w:ascii="Times New Roman" w:hAnsi="Times New Roman" w:cs="Times New Roman"/>
            <w:sz w:val="24"/>
            <w:szCs w:val="24"/>
          </w:rPr>
          <w:delText xml:space="preserve"> </w:delText>
        </w:r>
      </w:del>
      <w:r w:rsidRPr="00524F1B">
        <w:rPr>
          <w:rFonts w:ascii="Times New Roman" w:hAnsi="Times New Roman" w:cs="Times New Roman"/>
          <w:sz w:val="24"/>
          <w:szCs w:val="24"/>
        </w:rPr>
        <w:t>generation accuracy, superior risk-adjusted returns, and more effective risk management through improved drawdown control and smarter position sizing.</w:t>
      </w:r>
    </w:p>
    <w:p w14:paraId="34193BF8" w14:textId="61370807" w:rsidR="00857DEE" w:rsidRPr="00524F1B" w:rsidRDefault="00857DEE">
      <w:pPr>
        <w:spacing w:line="480" w:lineRule="auto"/>
        <w:ind w:firstLine="720"/>
        <w:rPr>
          <w:rFonts w:ascii="Times New Roman" w:hAnsi="Times New Roman" w:cs="Times New Roman"/>
          <w:sz w:val="24"/>
          <w:szCs w:val="24"/>
        </w:rPr>
        <w:pPrChange w:id="586" w:author="Art Milch" w:date="2025-04-17T14:48:00Z" w16du:dateUtc="2025-04-17T18:48:00Z">
          <w:pPr>
            <w:spacing w:line="360" w:lineRule="auto"/>
            <w:jc w:val="both"/>
          </w:pPr>
        </w:pPrChange>
      </w:pPr>
      <w:r w:rsidRPr="00524F1B">
        <w:rPr>
          <w:rFonts w:ascii="Times New Roman" w:hAnsi="Times New Roman" w:cs="Times New Roman"/>
          <w:sz w:val="24"/>
          <w:szCs w:val="24"/>
        </w:rPr>
        <w:lastRenderedPageBreak/>
        <w:t>My methodology uses a rich dataset of 501 S&amp;P 500 companies spanning five years, with 76 technical and fundamental indicators and only 1.9% missing values. The model</w:t>
      </w:r>
      <w:ins w:id="587" w:author="Art Milch" w:date="2025-04-18T14:02:00Z" w16du:dateUtc="2025-04-18T18:02:00Z">
        <w:r w:rsidR="001236A9" w:rsidRPr="00524F1B">
          <w:rPr>
            <w:rFonts w:ascii="Times New Roman" w:hAnsi="Times New Roman" w:cs="Times New Roman"/>
            <w:sz w:val="24"/>
            <w:szCs w:val="24"/>
          </w:rPr>
          <w:t>’s</w:t>
        </w:r>
      </w:ins>
      <w:r w:rsidRPr="00524F1B">
        <w:rPr>
          <w:rFonts w:ascii="Times New Roman" w:hAnsi="Times New Roman" w:cs="Times New Roman"/>
          <w:sz w:val="24"/>
          <w:szCs w:val="24"/>
        </w:rPr>
        <w:t xml:space="preserve"> architecture combines CNN and LSTM components to learn both spatial patterns and temporal sequences, enhanced </w:t>
      </w:r>
      <w:r w:rsidR="00F73212" w:rsidRPr="00524F1B">
        <w:rPr>
          <w:rFonts w:ascii="Times New Roman" w:hAnsi="Times New Roman" w:cs="Times New Roman"/>
          <w:sz w:val="24"/>
          <w:szCs w:val="24"/>
        </w:rPr>
        <w:t>by an attention mechanism that helps</w:t>
      </w:r>
      <w:r w:rsidRPr="00524F1B">
        <w:rPr>
          <w:rFonts w:ascii="Times New Roman" w:hAnsi="Times New Roman" w:cs="Times New Roman"/>
          <w:sz w:val="24"/>
          <w:szCs w:val="24"/>
        </w:rPr>
        <w:t xml:space="preserve"> the model identify important features and adapt over time. The trading strategy includes market regime detection, dynamic position sizing, and robust risk management.</w:t>
      </w:r>
    </w:p>
    <w:p w14:paraId="26E5206C" w14:textId="437BB4B5" w:rsidR="00857DEE" w:rsidRPr="00524F1B" w:rsidRDefault="00F73212">
      <w:pPr>
        <w:spacing w:line="480" w:lineRule="auto"/>
        <w:ind w:firstLine="720"/>
        <w:rPr>
          <w:rFonts w:ascii="Times New Roman" w:hAnsi="Times New Roman" w:cs="Times New Roman"/>
          <w:sz w:val="24"/>
          <w:szCs w:val="24"/>
        </w:rPr>
        <w:pPrChange w:id="588" w:author="Art Milch" w:date="2025-04-17T14:48:00Z" w16du:dateUtc="2025-04-17T18:48:00Z">
          <w:pPr>
            <w:spacing w:line="360" w:lineRule="auto"/>
            <w:jc w:val="both"/>
          </w:pPr>
        </w:pPrChange>
      </w:pPr>
      <w:r w:rsidRPr="00524F1B">
        <w:rPr>
          <w:rFonts w:ascii="Times New Roman" w:hAnsi="Times New Roman" w:cs="Times New Roman"/>
          <w:sz w:val="24"/>
          <w:szCs w:val="24"/>
        </w:rPr>
        <w:t xml:space="preserve">I </w:t>
      </w:r>
      <w:del w:id="589" w:author="Art Milch" w:date="2025-04-19T15:58:00Z" w16du:dateUtc="2025-04-19T19:58:00Z">
        <w:r w:rsidRPr="00524F1B" w:rsidDel="00234231">
          <w:rPr>
            <w:rFonts w:ascii="Times New Roman" w:hAnsi="Times New Roman" w:cs="Times New Roman"/>
            <w:sz w:val="24"/>
            <w:szCs w:val="24"/>
          </w:rPr>
          <w:delText>am</w:delText>
        </w:r>
        <w:r w:rsidR="00857DEE" w:rsidRPr="00524F1B" w:rsidDel="00234231">
          <w:rPr>
            <w:rFonts w:ascii="Times New Roman" w:hAnsi="Times New Roman" w:cs="Times New Roman"/>
            <w:sz w:val="24"/>
            <w:szCs w:val="24"/>
          </w:rPr>
          <w:delText xml:space="preserve"> </w:delText>
        </w:r>
      </w:del>
      <w:ins w:id="590" w:author="Art Milch" w:date="2025-04-18T14:02:00Z" w16du:dateUtc="2025-04-18T18:02:00Z">
        <w:r w:rsidR="00F517A1" w:rsidRPr="00524F1B">
          <w:rPr>
            <w:rFonts w:ascii="Times New Roman" w:hAnsi="Times New Roman" w:cs="Times New Roman"/>
            <w:sz w:val="24"/>
            <w:szCs w:val="24"/>
          </w:rPr>
          <w:t>apply</w:t>
        </w:r>
      </w:ins>
      <w:del w:id="591" w:author="Art Milch" w:date="2025-04-18T14:02:00Z" w16du:dateUtc="2025-04-18T18:02:00Z">
        <w:r w:rsidRPr="00524F1B" w:rsidDel="00F517A1">
          <w:rPr>
            <w:rFonts w:ascii="Times New Roman" w:hAnsi="Times New Roman" w:cs="Times New Roman"/>
            <w:sz w:val="24"/>
            <w:szCs w:val="24"/>
          </w:rPr>
          <w:delText>utilizing</w:delText>
        </w:r>
      </w:del>
      <w:r w:rsidRPr="00524F1B">
        <w:rPr>
          <w:rFonts w:ascii="Times New Roman" w:hAnsi="Times New Roman" w:cs="Times New Roman"/>
          <w:sz w:val="24"/>
          <w:szCs w:val="24"/>
        </w:rPr>
        <w:t xml:space="preserve"> the latest concepts in data analytics, including deep learning, recurrent neural networks, and advanced data processing,</w:t>
      </w:r>
      <w:r w:rsidR="00857DEE" w:rsidRPr="00524F1B">
        <w:rPr>
          <w:rFonts w:ascii="Times New Roman" w:hAnsi="Times New Roman" w:cs="Times New Roman"/>
          <w:sz w:val="24"/>
          <w:szCs w:val="24"/>
        </w:rPr>
        <w:t xml:space="preserve"> to develop a comprehensive trading system that addresses today</w:t>
      </w:r>
      <w:ins w:id="592" w:author="Art Milch" w:date="2025-04-18T14:03:00Z" w16du:dateUtc="2025-04-18T18:03:00Z">
        <w:r w:rsidR="00F517A1" w:rsidRPr="00524F1B">
          <w:rPr>
            <w:rFonts w:ascii="Times New Roman" w:hAnsi="Times New Roman" w:cs="Times New Roman"/>
            <w:sz w:val="24"/>
            <w:szCs w:val="24"/>
          </w:rPr>
          <w:t>’</w:t>
        </w:r>
      </w:ins>
      <w:del w:id="593" w:author="Art Milch" w:date="2025-04-18T14:03:00Z" w16du:dateUtc="2025-04-18T18:03:00Z">
        <w:r w:rsidR="00857DEE" w:rsidRPr="00524F1B" w:rsidDel="00F517A1">
          <w:rPr>
            <w:rFonts w:ascii="Times New Roman" w:hAnsi="Times New Roman" w:cs="Times New Roman"/>
            <w:sz w:val="24"/>
            <w:szCs w:val="24"/>
          </w:rPr>
          <w:delText>'</w:delText>
        </w:r>
      </w:del>
      <w:r w:rsidR="00857DEE" w:rsidRPr="00524F1B">
        <w:rPr>
          <w:rFonts w:ascii="Times New Roman" w:hAnsi="Times New Roman" w:cs="Times New Roman"/>
          <w:sz w:val="24"/>
          <w:szCs w:val="24"/>
        </w:rPr>
        <w:t>s business challenges. My goal is to enhance both the performance and robustness of algorithmic trading by combining classical technical analysis with advanced deep</w:t>
      </w:r>
      <w:ins w:id="594" w:author="Art Milch" w:date="2025-04-18T14:03:00Z" w16du:dateUtc="2025-04-18T18:03:00Z">
        <w:r w:rsidR="00F517A1" w:rsidRPr="00524F1B">
          <w:rPr>
            <w:rFonts w:ascii="Times New Roman" w:hAnsi="Times New Roman" w:cs="Times New Roman"/>
            <w:sz w:val="24"/>
            <w:szCs w:val="24"/>
          </w:rPr>
          <w:t>-</w:t>
        </w:r>
        <w:r w:rsidR="00C35444" w:rsidRPr="00524F1B">
          <w:rPr>
            <w:rFonts w:ascii="Times New Roman" w:hAnsi="Times New Roman" w:cs="Times New Roman"/>
            <w:sz w:val="24"/>
            <w:szCs w:val="24"/>
          </w:rPr>
          <w:t>le</w:t>
        </w:r>
      </w:ins>
      <w:del w:id="595" w:author="Art Milch" w:date="2025-04-18T14:03:00Z" w16du:dateUtc="2025-04-18T18:03:00Z">
        <w:r w:rsidR="00857DEE" w:rsidRPr="00524F1B" w:rsidDel="00C35444">
          <w:rPr>
            <w:rFonts w:ascii="Times New Roman" w:hAnsi="Times New Roman" w:cs="Times New Roman"/>
            <w:sz w:val="24"/>
            <w:szCs w:val="24"/>
          </w:rPr>
          <w:delText xml:space="preserve"> le</w:delText>
        </w:r>
      </w:del>
      <w:r w:rsidR="00857DEE" w:rsidRPr="00524F1B">
        <w:rPr>
          <w:rFonts w:ascii="Times New Roman" w:hAnsi="Times New Roman" w:cs="Times New Roman"/>
          <w:sz w:val="24"/>
          <w:szCs w:val="24"/>
        </w:rPr>
        <w:t>arning methods and effective risk management, improving profits and adaptability to market conditions.</w:t>
      </w:r>
    </w:p>
    <w:p w14:paraId="17634301" w14:textId="77777777" w:rsidR="00351D36" w:rsidRPr="00524F1B" w:rsidRDefault="00351D36" w:rsidP="00DD5A99">
      <w:pPr>
        <w:pStyle w:val="Heading3"/>
        <w:spacing w:before="0" w:beforeAutospacing="0" w:after="0" w:afterAutospacing="0" w:line="480" w:lineRule="auto"/>
        <w:rPr>
          <w:sz w:val="24"/>
          <w:szCs w:val="24"/>
          <w:rPrChange w:id="596" w:author="Art Milch" w:date="2025-04-19T08:50:00Z" w16du:dateUtc="2025-04-19T12:50:00Z">
            <w:rPr/>
          </w:rPrChange>
        </w:rPr>
        <w:pPrChange w:id="597" w:author="Art Milch" w:date="2025-04-18T14:04:00Z" w16du:dateUtc="2025-04-18T18:04:00Z">
          <w:pPr>
            <w:pStyle w:val="Heading3"/>
          </w:pPr>
        </w:pPrChange>
      </w:pPr>
      <w:bookmarkStart w:id="598" w:name="_Toc194830270"/>
      <w:commentRangeStart w:id="599"/>
      <w:r w:rsidRPr="00524F1B">
        <w:rPr>
          <w:sz w:val="24"/>
          <w:szCs w:val="24"/>
          <w:rPrChange w:id="600" w:author="Art Milch" w:date="2025-04-19T08:50:00Z" w16du:dateUtc="2025-04-19T12:50:00Z">
            <w:rPr/>
          </w:rPrChange>
        </w:rPr>
        <w:t>1</w:t>
      </w:r>
      <w:commentRangeEnd w:id="599"/>
      <w:r w:rsidR="00EC043B" w:rsidRPr="00524F1B">
        <w:rPr>
          <w:rStyle w:val="CommentReference"/>
          <w:rFonts w:asciiTheme="minorHAnsi" w:eastAsiaTheme="minorHAnsi" w:hAnsiTheme="minorHAnsi" w:cstheme="minorBidi"/>
          <w:b w:val="0"/>
          <w:bCs w:val="0"/>
        </w:rPr>
        <w:commentReference w:id="599"/>
      </w:r>
      <w:r w:rsidRPr="00524F1B">
        <w:rPr>
          <w:sz w:val="24"/>
          <w:szCs w:val="24"/>
          <w:rPrChange w:id="601" w:author="Art Milch" w:date="2025-04-19T08:50:00Z" w16du:dateUtc="2025-04-19T12:50:00Z">
            <w:rPr/>
          </w:rPrChange>
        </w:rPr>
        <w:t>.1 Significance of the Study</w:t>
      </w:r>
      <w:bookmarkEnd w:id="598"/>
    </w:p>
    <w:p w14:paraId="560E3901" w14:textId="4EE959D6" w:rsidR="00351D36" w:rsidRPr="00524F1B" w:rsidRDefault="00351D36">
      <w:pPr>
        <w:spacing w:line="480" w:lineRule="auto"/>
        <w:ind w:firstLine="720"/>
        <w:rPr>
          <w:rFonts w:ascii="Times New Roman" w:hAnsi="Times New Roman" w:cs="Times New Roman"/>
          <w:sz w:val="24"/>
          <w:szCs w:val="24"/>
        </w:rPr>
        <w:pPrChange w:id="602" w:author="Art Milch" w:date="2025-04-17T14:48:00Z" w16du:dateUtc="2025-04-17T18:48:00Z">
          <w:pPr>
            <w:spacing w:line="360" w:lineRule="auto"/>
            <w:jc w:val="both"/>
          </w:pPr>
        </w:pPrChange>
      </w:pPr>
      <w:r w:rsidRPr="00524F1B">
        <w:rPr>
          <w:rFonts w:ascii="Times New Roman" w:hAnsi="Times New Roman" w:cs="Times New Roman"/>
          <w:sz w:val="24"/>
          <w:szCs w:val="24"/>
        </w:rPr>
        <w:t xml:space="preserve">This research </w:t>
      </w:r>
      <w:ins w:id="603" w:author="Art Milch" w:date="2025-04-18T14:05:00Z" w16du:dateUtc="2025-04-18T18:05:00Z">
        <w:r w:rsidR="00B4542A" w:rsidRPr="00524F1B">
          <w:rPr>
            <w:rFonts w:ascii="Times New Roman" w:hAnsi="Times New Roman" w:cs="Times New Roman"/>
            <w:sz w:val="24"/>
            <w:szCs w:val="24"/>
          </w:rPr>
          <w:t>significantly</w:t>
        </w:r>
      </w:ins>
      <w:del w:id="604" w:author="Art Milch" w:date="2025-04-18T14:05:00Z" w16du:dateUtc="2025-04-18T18:05:00Z">
        <w:r w:rsidR="003736FF" w:rsidRPr="00524F1B" w:rsidDel="00B4542A">
          <w:rPr>
            <w:rFonts w:ascii="Times New Roman" w:hAnsi="Times New Roman" w:cs="Times New Roman"/>
            <w:sz w:val="24"/>
            <w:szCs w:val="24"/>
          </w:rPr>
          <w:delText>makes a significant</w:delText>
        </w:r>
      </w:del>
      <w:r w:rsidR="003736FF" w:rsidRPr="00524F1B">
        <w:rPr>
          <w:rFonts w:ascii="Times New Roman" w:hAnsi="Times New Roman" w:cs="Times New Roman"/>
          <w:sz w:val="24"/>
          <w:szCs w:val="24"/>
        </w:rPr>
        <w:t xml:space="preserve"> contribut</w:t>
      </w:r>
      <w:ins w:id="605" w:author="Art Milch" w:date="2025-04-18T14:05:00Z" w16du:dateUtc="2025-04-18T18:05:00Z">
        <w:r w:rsidR="00B4542A" w:rsidRPr="00524F1B">
          <w:rPr>
            <w:rFonts w:ascii="Times New Roman" w:hAnsi="Times New Roman" w:cs="Times New Roman"/>
            <w:sz w:val="24"/>
            <w:szCs w:val="24"/>
          </w:rPr>
          <w:t>es</w:t>
        </w:r>
      </w:ins>
      <w:del w:id="606" w:author="Art Milch" w:date="2025-04-18T14:05:00Z" w16du:dateUtc="2025-04-18T18:05:00Z">
        <w:r w:rsidR="003736FF" w:rsidRPr="00524F1B" w:rsidDel="00B4542A">
          <w:rPr>
            <w:rFonts w:ascii="Times New Roman" w:hAnsi="Times New Roman" w:cs="Times New Roman"/>
            <w:sz w:val="24"/>
            <w:szCs w:val="24"/>
          </w:rPr>
          <w:delText>ion</w:delText>
        </w:r>
      </w:del>
      <w:r w:rsidRPr="00524F1B">
        <w:rPr>
          <w:rFonts w:ascii="Times New Roman" w:hAnsi="Times New Roman" w:cs="Times New Roman"/>
          <w:sz w:val="24"/>
          <w:szCs w:val="24"/>
        </w:rPr>
        <w:t xml:space="preserve"> to the field of algorithmic trading by bridging the gap between traditional technical analysis and modern deep</w:t>
      </w:r>
      <w:ins w:id="607" w:author="Art Milch" w:date="2025-04-18T14:05:00Z" w16du:dateUtc="2025-04-18T18:05:00Z">
        <w:r w:rsidR="00B4542A" w:rsidRPr="00524F1B">
          <w:rPr>
            <w:rFonts w:ascii="Times New Roman" w:hAnsi="Times New Roman" w:cs="Times New Roman"/>
            <w:sz w:val="24"/>
            <w:szCs w:val="24"/>
          </w:rPr>
          <w:t>-</w:t>
        </w:r>
      </w:ins>
      <w:del w:id="608" w:author="Art Milch" w:date="2025-04-18T14:05:00Z" w16du:dateUtc="2025-04-18T18:05:00Z">
        <w:r w:rsidRPr="00524F1B" w:rsidDel="00B4542A">
          <w:rPr>
            <w:rFonts w:ascii="Times New Roman" w:hAnsi="Times New Roman" w:cs="Times New Roman"/>
            <w:sz w:val="24"/>
            <w:szCs w:val="24"/>
          </w:rPr>
          <w:delText xml:space="preserve"> </w:delText>
        </w:r>
      </w:del>
      <w:r w:rsidRPr="00524F1B">
        <w:rPr>
          <w:rFonts w:ascii="Times New Roman" w:hAnsi="Times New Roman" w:cs="Times New Roman"/>
          <w:sz w:val="24"/>
          <w:szCs w:val="24"/>
        </w:rPr>
        <w:t>learning approaches. The practical implications are substantial, offering potential benefits to</w:t>
      </w:r>
      <w:del w:id="609" w:author="Art Milch" w:date="2025-04-18T14:06:00Z" w16du:dateUtc="2025-04-18T18:06:00Z">
        <w:r w:rsidRPr="00524F1B" w:rsidDel="00B4542A">
          <w:rPr>
            <w:rFonts w:ascii="Times New Roman" w:hAnsi="Times New Roman" w:cs="Times New Roman"/>
            <w:sz w:val="24"/>
            <w:szCs w:val="24"/>
          </w:rPr>
          <w:delText>:</w:delText>
        </w:r>
      </w:del>
    </w:p>
    <w:p w14:paraId="7AADCBAD" w14:textId="77777777" w:rsidR="00351D36" w:rsidRPr="00524F1B" w:rsidRDefault="00351D36">
      <w:pPr>
        <w:pStyle w:val="ListParagraph"/>
        <w:numPr>
          <w:ilvl w:val="0"/>
          <w:numId w:val="57"/>
        </w:numPr>
        <w:spacing w:line="480" w:lineRule="auto"/>
        <w:ind w:firstLine="720"/>
        <w:contextualSpacing w:val="0"/>
        <w:rPr>
          <w:rFonts w:ascii="Times New Roman" w:hAnsi="Times New Roman" w:cs="Times New Roman"/>
          <w:sz w:val="24"/>
          <w:szCs w:val="24"/>
        </w:rPr>
        <w:pPrChange w:id="610" w:author="Art Milch" w:date="2025-04-17T14:48:00Z" w16du:dateUtc="2025-04-17T18:48:00Z">
          <w:pPr>
            <w:pStyle w:val="ListParagraph"/>
            <w:numPr>
              <w:numId w:val="57"/>
            </w:numPr>
            <w:spacing w:line="360" w:lineRule="auto"/>
            <w:ind w:hanging="360"/>
            <w:jc w:val="both"/>
          </w:pPr>
        </w:pPrChange>
      </w:pPr>
      <w:r w:rsidRPr="00524F1B">
        <w:rPr>
          <w:rFonts w:ascii="Times New Roman" w:hAnsi="Times New Roman" w:cs="Times New Roman"/>
          <w:sz w:val="24"/>
          <w:szCs w:val="24"/>
        </w:rPr>
        <w:t>Individual traders seeking automated trading solutions</w:t>
      </w:r>
    </w:p>
    <w:p w14:paraId="786BB6C3" w14:textId="77777777" w:rsidR="00351D36" w:rsidRPr="00524F1B" w:rsidRDefault="00351D36">
      <w:pPr>
        <w:pStyle w:val="ListParagraph"/>
        <w:numPr>
          <w:ilvl w:val="0"/>
          <w:numId w:val="57"/>
        </w:numPr>
        <w:spacing w:line="480" w:lineRule="auto"/>
        <w:ind w:firstLine="720"/>
        <w:contextualSpacing w:val="0"/>
        <w:rPr>
          <w:rFonts w:ascii="Times New Roman" w:hAnsi="Times New Roman" w:cs="Times New Roman"/>
          <w:sz w:val="24"/>
          <w:szCs w:val="24"/>
        </w:rPr>
        <w:pPrChange w:id="611" w:author="Art Milch" w:date="2025-04-17T14:48:00Z" w16du:dateUtc="2025-04-17T18:48:00Z">
          <w:pPr>
            <w:pStyle w:val="ListParagraph"/>
            <w:numPr>
              <w:numId w:val="57"/>
            </w:numPr>
            <w:spacing w:line="360" w:lineRule="auto"/>
            <w:ind w:hanging="360"/>
            <w:jc w:val="both"/>
          </w:pPr>
        </w:pPrChange>
      </w:pPr>
      <w:r w:rsidRPr="00524F1B">
        <w:rPr>
          <w:rFonts w:ascii="Times New Roman" w:hAnsi="Times New Roman" w:cs="Times New Roman"/>
          <w:sz w:val="24"/>
          <w:szCs w:val="24"/>
        </w:rPr>
        <w:t>Institutional investors requiring scalable trading strategies</w:t>
      </w:r>
    </w:p>
    <w:p w14:paraId="574F4E0D" w14:textId="77777777" w:rsidR="00351D36" w:rsidRPr="00524F1B" w:rsidRDefault="00351D36">
      <w:pPr>
        <w:pStyle w:val="ListParagraph"/>
        <w:numPr>
          <w:ilvl w:val="0"/>
          <w:numId w:val="57"/>
        </w:numPr>
        <w:spacing w:line="480" w:lineRule="auto"/>
        <w:ind w:firstLine="720"/>
        <w:contextualSpacing w:val="0"/>
        <w:rPr>
          <w:rFonts w:ascii="Times New Roman" w:hAnsi="Times New Roman" w:cs="Times New Roman"/>
          <w:sz w:val="24"/>
          <w:szCs w:val="24"/>
        </w:rPr>
        <w:pPrChange w:id="612" w:author="Art Milch" w:date="2025-04-17T14:48:00Z" w16du:dateUtc="2025-04-17T18:48:00Z">
          <w:pPr>
            <w:pStyle w:val="ListParagraph"/>
            <w:numPr>
              <w:numId w:val="57"/>
            </w:numPr>
            <w:spacing w:line="360" w:lineRule="auto"/>
            <w:ind w:hanging="360"/>
            <w:jc w:val="both"/>
          </w:pPr>
        </w:pPrChange>
      </w:pPr>
      <w:r w:rsidRPr="00524F1B">
        <w:rPr>
          <w:rFonts w:ascii="Times New Roman" w:hAnsi="Times New Roman" w:cs="Times New Roman"/>
          <w:sz w:val="24"/>
          <w:szCs w:val="24"/>
        </w:rPr>
        <w:t>Financial technology firms developing trading platforms</w:t>
      </w:r>
    </w:p>
    <w:p w14:paraId="18722244" w14:textId="77777777" w:rsidR="00351D36" w:rsidRPr="00524F1B" w:rsidRDefault="00351D36">
      <w:pPr>
        <w:pStyle w:val="ListParagraph"/>
        <w:numPr>
          <w:ilvl w:val="0"/>
          <w:numId w:val="57"/>
        </w:numPr>
        <w:spacing w:line="480" w:lineRule="auto"/>
        <w:ind w:firstLine="720"/>
        <w:contextualSpacing w:val="0"/>
        <w:rPr>
          <w:rFonts w:ascii="Times New Roman" w:hAnsi="Times New Roman" w:cs="Times New Roman"/>
          <w:sz w:val="24"/>
          <w:szCs w:val="24"/>
        </w:rPr>
        <w:pPrChange w:id="613" w:author="Art Milch" w:date="2025-04-17T14:48:00Z" w16du:dateUtc="2025-04-17T18:48:00Z">
          <w:pPr>
            <w:pStyle w:val="ListParagraph"/>
            <w:numPr>
              <w:numId w:val="57"/>
            </w:numPr>
            <w:spacing w:line="360" w:lineRule="auto"/>
            <w:ind w:hanging="360"/>
            <w:jc w:val="both"/>
          </w:pPr>
        </w:pPrChange>
      </w:pPr>
      <w:r w:rsidRPr="00524F1B">
        <w:rPr>
          <w:rFonts w:ascii="Times New Roman" w:hAnsi="Times New Roman" w:cs="Times New Roman"/>
          <w:sz w:val="24"/>
          <w:szCs w:val="24"/>
        </w:rPr>
        <w:t>Academic researchers studying market efficiency</w:t>
      </w:r>
    </w:p>
    <w:p w14:paraId="6D994080" w14:textId="77777777" w:rsidR="00351D36" w:rsidRPr="00524F1B" w:rsidRDefault="00351D36">
      <w:pPr>
        <w:pStyle w:val="ListParagraph"/>
        <w:numPr>
          <w:ilvl w:val="0"/>
          <w:numId w:val="57"/>
        </w:numPr>
        <w:spacing w:line="480" w:lineRule="auto"/>
        <w:ind w:firstLine="720"/>
        <w:contextualSpacing w:val="0"/>
        <w:rPr>
          <w:rFonts w:ascii="Times New Roman" w:hAnsi="Times New Roman" w:cs="Times New Roman"/>
          <w:sz w:val="24"/>
          <w:szCs w:val="24"/>
        </w:rPr>
        <w:pPrChange w:id="614" w:author="Art Milch" w:date="2025-04-17T14:48:00Z" w16du:dateUtc="2025-04-17T18:48:00Z">
          <w:pPr>
            <w:pStyle w:val="ListParagraph"/>
            <w:numPr>
              <w:numId w:val="57"/>
            </w:numPr>
            <w:spacing w:line="360" w:lineRule="auto"/>
            <w:ind w:hanging="360"/>
            <w:jc w:val="both"/>
          </w:pPr>
        </w:pPrChange>
      </w:pPr>
      <w:r w:rsidRPr="00524F1B">
        <w:rPr>
          <w:rFonts w:ascii="Times New Roman" w:hAnsi="Times New Roman" w:cs="Times New Roman"/>
          <w:sz w:val="24"/>
          <w:szCs w:val="24"/>
        </w:rPr>
        <w:t>Risk managers seeking improved methodologies</w:t>
      </w:r>
    </w:p>
    <w:p w14:paraId="2B4C5860" w14:textId="58E14D8E" w:rsidR="00351D36" w:rsidRPr="00524F1B" w:rsidRDefault="00351D36">
      <w:pPr>
        <w:spacing w:line="480" w:lineRule="auto"/>
        <w:ind w:firstLine="720"/>
        <w:rPr>
          <w:rFonts w:ascii="Times New Roman" w:hAnsi="Times New Roman" w:cs="Times New Roman"/>
          <w:sz w:val="24"/>
          <w:szCs w:val="24"/>
        </w:rPr>
        <w:pPrChange w:id="615" w:author="Art Milch" w:date="2025-04-17T14:48:00Z" w16du:dateUtc="2025-04-17T18:48:00Z">
          <w:pPr>
            <w:spacing w:line="360" w:lineRule="auto"/>
            <w:jc w:val="both"/>
          </w:pPr>
        </w:pPrChange>
      </w:pPr>
      <w:r w:rsidRPr="00524F1B">
        <w:rPr>
          <w:rFonts w:ascii="Times New Roman" w:hAnsi="Times New Roman" w:cs="Times New Roman"/>
          <w:sz w:val="24"/>
          <w:szCs w:val="24"/>
        </w:rPr>
        <w:t xml:space="preserve">The implementation of this hybrid approach </w:t>
      </w:r>
      <w:r w:rsidR="00ED3A93" w:rsidRPr="00524F1B">
        <w:rPr>
          <w:rFonts w:ascii="Times New Roman" w:hAnsi="Times New Roman" w:cs="Times New Roman"/>
          <w:sz w:val="24"/>
          <w:szCs w:val="24"/>
        </w:rPr>
        <w:t xml:space="preserve">holds the potential to significantly reduce transaction costs, enhance market efficiency, and improve risk-adjusted returns across a wide </w:t>
      </w:r>
      <w:r w:rsidR="00ED3A93" w:rsidRPr="00524F1B">
        <w:rPr>
          <w:rFonts w:ascii="Times New Roman" w:hAnsi="Times New Roman" w:cs="Times New Roman"/>
          <w:sz w:val="24"/>
          <w:szCs w:val="24"/>
        </w:rPr>
        <w:lastRenderedPageBreak/>
        <w:t>range of market conditions. This promising outlook underscores the value of the hybrid CNN-LSTM model in financial market predictions.</w:t>
      </w:r>
    </w:p>
    <w:p w14:paraId="2AE727AE" w14:textId="77777777" w:rsidR="00351D36" w:rsidRPr="00524F1B" w:rsidRDefault="00351D36" w:rsidP="00321656">
      <w:pPr>
        <w:pStyle w:val="Heading3"/>
        <w:spacing w:before="0" w:beforeAutospacing="0" w:after="0" w:afterAutospacing="0" w:line="480" w:lineRule="auto"/>
        <w:rPr>
          <w:sz w:val="24"/>
          <w:szCs w:val="24"/>
          <w:rPrChange w:id="616" w:author="Art Milch" w:date="2025-04-19T08:50:00Z" w16du:dateUtc="2025-04-19T12:50:00Z">
            <w:rPr/>
          </w:rPrChange>
        </w:rPr>
        <w:pPrChange w:id="617" w:author="Art Milch" w:date="2025-04-18T14:07:00Z" w16du:dateUtc="2025-04-18T18:07:00Z">
          <w:pPr>
            <w:pStyle w:val="Heading3"/>
          </w:pPr>
        </w:pPrChange>
      </w:pPr>
      <w:bookmarkStart w:id="618" w:name="_Toc194830271"/>
      <w:r w:rsidRPr="00524F1B">
        <w:rPr>
          <w:sz w:val="24"/>
          <w:szCs w:val="24"/>
          <w:rPrChange w:id="619" w:author="Art Milch" w:date="2025-04-19T08:50:00Z" w16du:dateUtc="2025-04-19T12:50:00Z">
            <w:rPr/>
          </w:rPrChange>
        </w:rPr>
        <w:t>1.2 Theoretical Framework</w:t>
      </w:r>
      <w:bookmarkEnd w:id="618"/>
    </w:p>
    <w:p w14:paraId="00E9F8A9" w14:textId="12BEB883" w:rsidR="007A6B5A" w:rsidRPr="00524F1B" w:rsidRDefault="007A6B5A">
      <w:pPr>
        <w:spacing w:line="480" w:lineRule="auto"/>
        <w:ind w:firstLine="720"/>
        <w:rPr>
          <w:rFonts w:ascii="Times New Roman" w:hAnsi="Times New Roman" w:cs="Times New Roman"/>
          <w:sz w:val="24"/>
          <w:szCs w:val="24"/>
        </w:rPr>
        <w:pPrChange w:id="620" w:author="Art Milch" w:date="2025-04-17T14:48:00Z" w16du:dateUtc="2025-04-17T18:48:00Z">
          <w:pPr>
            <w:spacing w:line="360" w:lineRule="auto"/>
            <w:jc w:val="both"/>
          </w:pPr>
        </w:pPrChange>
      </w:pPr>
      <w:r w:rsidRPr="00524F1B">
        <w:rPr>
          <w:rFonts w:ascii="Times New Roman" w:hAnsi="Times New Roman" w:cs="Times New Roman"/>
          <w:sz w:val="24"/>
          <w:szCs w:val="24"/>
        </w:rPr>
        <w:t xml:space="preserve">This research builds upon the </w:t>
      </w:r>
      <w:r w:rsidR="0031375A" w:rsidRPr="00524F1B">
        <w:rPr>
          <w:rFonts w:ascii="Times New Roman" w:hAnsi="Times New Roman" w:cs="Times New Roman"/>
          <w:sz w:val="24"/>
          <w:szCs w:val="24"/>
        </w:rPr>
        <w:t xml:space="preserve">efficient market hypothesis </w:t>
      </w:r>
      <w:r w:rsidRPr="00524F1B">
        <w:rPr>
          <w:rFonts w:ascii="Times New Roman" w:hAnsi="Times New Roman" w:cs="Times New Roman"/>
          <w:sz w:val="24"/>
          <w:szCs w:val="24"/>
        </w:rPr>
        <w:t xml:space="preserve">(EMH) while incorporating behavioral finance principles that suggest </w:t>
      </w:r>
      <w:ins w:id="621" w:author="Art Milch" w:date="2025-04-18T14:11:00Z" w16du:dateUtc="2025-04-18T18:11:00Z">
        <w:r w:rsidR="0074588E" w:rsidRPr="00524F1B">
          <w:rPr>
            <w:rFonts w:ascii="Times New Roman" w:hAnsi="Times New Roman" w:cs="Times New Roman"/>
            <w:sz w:val="24"/>
            <w:szCs w:val="24"/>
          </w:rPr>
          <w:t xml:space="preserve">how </w:t>
        </w:r>
      </w:ins>
      <w:r w:rsidRPr="00524F1B">
        <w:rPr>
          <w:rFonts w:ascii="Times New Roman" w:hAnsi="Times New Roman" w:cs="Times New Roman"/>
          <w:sz w:val="24"/>
          <w:szCs w:val="24"/>
        </w:rPr>
        <w:t xml:space="preserve">market inefficiencies can be exploited. </w:t>
      </w:r>
      <w:commentRangeStart w:id="622"/>
      <w:ins w:id="623" w:author="Art Milch" w:date="2025-04-18T14:12:00Z" w16du:dateUtc="2025-04-18T18:12:00Z">
        <w:r w:rsidR="0074588E" w:rsidRPr="00524F1B">
          <w:rPr>
            <w:rFonts w:ascii="Times New Roman" w:hAnsi="Times New Roman" w:cs="Times New Roman"/>
            <w:sz w:val="24"/>
            <w:szCs w:val="24"/>
          </w:rPr>
          <w:t>A key feature of this</w:t>
        </w:r>
        <w:r w:rsidR="005434C2" w:rsidRPr="00524F1B">
          <w:rPr>
            <w:rFonts w:ascii="Times New Roman" w:hAnsi="Times New Roman" w:cs="Times New Roman"/>
            <w:sz w:val="24"/>
            <w:szCs w:val="24"/>
          </w:rPr>
          <w:t xml:space="preserve"> study is t</w:t>
        </w:r>
      </w:ins>
      <w:del w:id="624" w:author="Art Milch" w:date="2025-04-18T14:12:00Z" w16du:dateUtc="2025-04-18T18:12:00Z">
        <w:r w:rsidRPr="00524F1B" w:rsidDel="005434C2">
          <w:rPr>
            <w:rFonts w:ascii="Times New Roman" w:hAnsi="Times New Roman" w:cs="Times New Roman"/>
            <w:sz w:val="24"/>
            <w:szCs w:val="24"/>
          </w:rPr>
          <w:delText>T</w:delText>
        </w:r>
      </w:del>
      <w:r w:rsidRPr="00524F1B">
        <w:rPr>
          <w:rFonts w:ascii="Times New Roman" w:hAnsi="Times New Roman" w:cs="Times New Roman"/>
          <w:sz w:val="24"/>
          <w:szCs w:val="24"/>
        </w:rPr>
        <w:t>he hybrid model</w:t>
      </w:r>
      <w:ins w:id="625" w:author="Art Milch" w:date="2025-04-18T14:11:00Z" w16du:dateUtc="2025-04-18T18:11:00Z">
        <w:r w:rsidR="0074588E" w:rsidRPr="00524F1B">
          <w:rPr>
            <w:rFonts w:ascii="Times New Roman" w:hAnsi="Times New Roman" w:cs="Times New Roman"/>
            <w:sz w:val="24"/>
            <w:szCs w:val="24"/>
          </w:rPr>
          <w:t>’</w:t>
        </w:r>
      </w:ins>
      <w:del w:id="626" w:author="Art Milch" w:date="2025-04-18T14:11:00Z" w16du:dateUtc="2025-04-18T18:11:00Z">
        <w:r w:rsidRPr="00524F1B" w:rsidDel="0074588E">
          <w:rPr>
            <w:rFonts w:ascii="Times New Roman" w:hAnsi="Times New Roman" w:cs="Times New Roman"/>
            <w:sz w:val="24"/>
            <w:szCs w:val="24"/>
          </w:rPr>
          <w:delText>'</w:delText>
        </w:r>
      </w:del>
      <w:r w:rsidRPr="00524F1B">
        <w:rPr>
          <w:rFonts w:ascii="Times New Roman" w:hAnsi="Times New Roman" w:cs="Times New Roman"/>
          <w:sz w:val="24"/>
          <w:szCs w:val="24"/>
        </w:rPr>
        <w:t>s architecture</w:t>
      </w:r>
      <w:r w:rsidR="00ED3A93" w:rsidRPr="00524F1B">
        <w:rPr>
          <w:rFonts w:ascii="Times New Roman" w:hAnsi="Times New Roman" w:cs="Times New Roman"/>
          <w:sz w:val="24"/>
          <w:szCs w:val="24"/>
        </w:rPr>
        <w:t>, which is unique in its combination of deep</w:t>
      </w:r>
      <w:ins w:id="627" w:author="Art Milch" w:date="2025-04-19T16:03:00Z" w16du:dateUtc="2025-04-19T20:03:00Z">
        <w:r w:rsidR="00731093">
          <w:rPr>
            <w:rFonts w:ascii="Times New Roman" w:hAnsi="Times New Roman" w:cs="Times New Roman"/>
            <w:sz w:val="24"/>
            <w:szCs w:val="24"/>
          </w:rPr>
          <w:t>-</w:t>
        </w:r>
      </w:ins>
      <w:del w:id="628" w:author="Art Milch" w:date="2025-04-19T16:03:00Z" w16du:dateUtc="2025-04-19T20:03:00Z">
        <w:r w:rsidR="00ED3A93" w:rsidRPr="00524F1B" w:rsidDel="00731093">
          <w:rPr>
            <w:rFonts w:ascii="Times New Roman" w:hAnsi="Times New Roman" w:cs="Times New Roman"/>
            <w:sz w:val="24"/>
            <w:szCs w:val="24"/>
          </w:rPr>
          <w:delText xml:space="preserve"> </w:delText>
        </w:r>
      </w:del>
      <w:r w:rsidR="00ED3A93" w:rsidRPr="00524F1B">
        <w:rPr>
          <w:rFonts w:ascii="Times New Roman" w:hAnsi="Times New Roman" w:cs="Times New Roman"/>
          <w:sz w:val="24"/>
          <w:szCs w:val="24"/>
        </w:rPr>
        <w:t>learning theory</w:t>
      </w:r>
      <w:ins w:id="629" w:author="Art Milch" w:date="2025-04-18T14:13:00Z" w16du:dateUtc="2025-04-18T18:13:00Z">
        <w:r w:rsidR="00031126" w:rsidRPr="00524F1B">
          <w:rPr>
            <w:rFonts w:ascii="Times New Roman" w:hAnsi="Times New Roman" w:cs="Times New Roman"/>
            <w:sz w:val="24"/>
            <w:szCs w:val="24"/>
          </w:rPr>
          <w:t>—p</w:t>
        </w:r>
      </w:ins>
      <w:del w:id="630" w:author="Art Milch" w:date="2025-04-18T14:13:00Z" w16du:dateUtc="2025-04-18T18:13:00Z">
        <w:r w:rsidR="00ED3A93" w:rsidRPr="00524F1B" w:rsidDel="00031126">
          <w:rPr>
            <w:rFonts w:ascii="Times New Roman" w:hAnsi="Times New Roman" w:cs="Times New Roman"/>
            <w:sz w:val="24"/>
            <w:szCs w:val="24"/>
          </w:rPr>
          <w:delText>, p</w:delText>
        </w:r>
      </w:del>
      <w:r w:rsidR="00ED3A93" w:rsidRPr="00524F1B">
        <w:rPr>
          <w:rFonts w:ascii="Times New Roman" w:hAnsi="Times New Roman" w:cs="Times New Roman"/>
          <w:sz w:val="24"/>
          <w:szCs w:val="24"/>
        </w:rPr>
        <w:t>articularly in the areas of pattern recognition and sequence prediction</w:t>
      </w:r>
      <w:ins w:id="631" w:author="Art Milch" w:date="2025-04-18T14:13:00Z" w16du:dateUtc="2025-04-18T18:13:00Z">
        <w:r w:rsidR="00031126" w:rsidRPr="00524F1B">
          <w:rPr>
            <w:rFonts w:ascii="Times New Roman" w:hAnsi="Times New Roman" w:cs="Times New Roman"/>
            <w:sz w:val="24"/>
            <w:szCs w:val="24"/>
          </w:rPr>
          <w:t xml:space="preserve">— </w:t>
        </w:r>
      </w:ins>
      <w:del w:id="632" w:author="Art Milch" w:date="2025-04-18T14:13:00Z" w16du:dateUtc="2025-04-18T18:13:00Z">
        <w:r w:rsidR="00ED3A93" w:rsidRPr="00524F1B" w:rsidDel="00031126">
          <w:rPr>
            <w:rFonts w:ascii="Times New Roman" w:hAnsi="Times New Roman" w:cs="Times New Roman"/>
            <w:sz w:val="24"/>
            <w:szCs w:val="24"/>
          </w:rPr>
          <w:delText xml:space="preserve">, </w:delText>
        </w:r>
      </w:del>
      <w:r w:rsidR="00ED3A93" w:rsidRPr="00524F1B">
        <w:rPr>
          <w:rFonts w:ascii="Times New Roman" w:hAnsi="Times New Roman" w:cs="Times New Roman"/>
          <w:sz w:val="24"/>
          <w:szCs w:val="24"/>
        </w:rPr>
        <w:t>and trading strategy implementation from modern portfolio theory and risk management frameworks</w:t>
      </w:r>
      <w:ins w:id="633" w:author="Art Milch" w:date="2025-04-18T14:12:00Z" w16du:dateUtc="2025-04-18T18:12:00Z">
        <w:r w:rsidR="005434C2" w:rsidRPr="00524F1B">
          <w:rPr>
            <w:rFonts w:ascii="Times New Roman" w:hAnsi="Times New Roman" w:cs="Times New Roman"/>
            <w:sz w:val="24"/>
            <w:szCs w:val="24"/>
          </w:rPr>
          <w:t>.</w:t>
        </w:r>
      </w:ins>
      <w:del w:id="634" w:author="Art Milch" w:date="2025-04-18T14:12:00Z" w16du:dateUtc="2025-04-18T18:12:00Z">
        <w:r w:rsidR="00ED3A93" w:rsidRPr="00524F1B" w:rsidDel="005434C2">
          <w:rPr>
            <w:rFonts w:ascii="Times New Roman" w:hAnsi="Times New Roman" w:cs="Times New Roman"/>
            <w:sz w:val="24"/>
            <w:szCs w:val="24"/>
          </w:rPr>
          <w:delText>,</w:delText>
        </w:r>
      </w:del>
      <w:r w:rsidR="00ED3A93" w:rsidRPr="00524F1B">
        <w:rPr>
          <w:rFonts w:ascii="Times New Roman" w:hAnsi="Times New Roman" w:cs="Times New Roman"/>
          <w:sz w:val="24"/>
          <w:szCs w:val="24"/>
        </w:rPr>
        <w:t xml:space="preserve"> </w:t>
      </w:r>
      <w:del w:id="635" w:author="Art Milch" w:date="2025-04-18T14:12:00Z" w16du:dateUtc="2025-04-18T18:12:00Z">
        <w:r w:rsidR="00ED3A93" w:rsidRPr="00524F1B" w:rsidDel="005434C2">
          <w:rPr>
            <w:rFonts w:ascii="Times New Roman" w:hAnsi="Times New Roman" w:cs="Times New Roman"/>
            <w:sz w:val="24"/>
            <w:szCs w:val="24"/>
          </w:rPr>
          <w:delText>is a key feature of this study</w:delText>
        </w:r>
        <w:r w:rsidRPr="00524F1B" w:rsidDel="005434C2">
          <w:rPr>
            <w:rFonts w:ascii="Times New Roman" w:hAnsi="Times New Roman" w:cs="Times New Roman"/>
            <w:sz w:val="24"/>
            <w:szCs w:val="24"/>
          </w:rPr>
          <w:delText>.</w:delText>
        </w:r>
      </w:del>
      <w:commentRangeEnd w:id="622"/>
      <w:r w:rsidR="00D974B2" w:rsidRPr="00524F1B">
        <w:rPr>
          <w:rStyle w:val="CommentReference"/>
        </w:rPr>
        <w:commentReference w:id="622"/>
      </w:r>
    </w:p>
    <w:p w14:paraId="2AF51295" w14:textId="77777777" w:rsidR="00351D36" w:rsidRPr="00524F1B" w:rsidRDefault="00351D36" w:rsidP="002B0FCC">
      <w:pPr>
        <w:pStyle w:val="Heading3"/>
        <w:spacing w:before="0" w:beforeAutospacing="0" w:after="0" w:afterAutospacing="0" w:line="480" w:lineRule="auto"/>
        <w:rPr>
          <w:sz w:val="24"/>
          <w:szCs w:val="24"/>
          <w:rPrChange w:id="636" w:author="Art Milch" w:date="2025-04-19T08:50:00Z" w16du:dateUtc="2025-04-19T12:50:00Z">
            <w:rPr/>
          </w:rPrChange>
        </w:rPr>
        <w:pPrChange w:id="637" w:author="Art Milch" w:date="2025-04-18T14:15:00Z" w16du:dateUtc="2025-04-18T18:15:00Z">
          <w:pPr>
            <w:pStyle w:val="Heading3"/>
          </w:pPr>
        </w:pPrChange>
      </w:pPr>
      <w:bookmarkStart w:id="638" w:name="_Toc194830272"/>
      <w:r w:rsidRPr="00524F1B">
        <w:rPr>
          <w:sz w:val="24"/>
          <w:szCs w:val="24"/>
          <w:rPrChange w:id="639" w:author="Art Milch" w:date="2025-04-19T08:50:00Z" w16du:dateUtc="2025-04-19T12:50:00Z">
            <w:rPr/>
          </w:rPrChange>
        </w:rPr>
        <w:t>1.3 Challenges and Limitations</w:t>
      </w:r>
      <w:bookmarkEnd w:id="638"/>
    </w:p>
    <w:p w14:paraId="16D6B7E6" w14:textId="77777777" w:rsidR="00351D36" w:rsidRPr="00524F1B" w:rsidRDefault="00351D36">
      <w:pPr>
        <w:spacing w:line="480" w:lineRule="auto"/>
        <w:ind w:firstLine="720"/>
        <w:rPr>
          <w:rFonts w:ascii="Times New Roman" w:hAnsi="Times New Roman" w:cs="Times New Roman"/>
          <w:sz w:val="24"/>
          <w:szCs w:val="24"/>
        </w:rPr>
        <w:pPrChange w:id="640" w:author="Art Milch" w:date="2025-04-17T14:48:00Z" w16du:dateUtc="2025-04-17T18:48:00Z">
          <w:pPr>
            <w:spacing w:line="360" w:lineRule="auto"/>
            <w:jc w:val="both"/>
          </w:pPr>
        </w:pPrChange>
      </w:pPr>
      <w:r w:rsidRPr="00524F1B">
        <w:rPr>
          <w:rFonts w:ascii="Times New Roman" w:hAnsi="Times New Roman" w:cs="Times New Roman"/>
          <w:sz w:val="24"/>
          <w:szCs w:val="24"/>
        </w:rPr>
        <w:t>The implementation of deep learning approaches in financial markets presents several significant challenges:</w:t>
      </w:r>
    </w:p>
    <w:p w14:paraId="4659A265" w14:textId="77777777" w:rsidR="00351D36" w:rsidRPr="00524F1B" w:rsidRDefault="00351D36">
      <w:pPr>
        <w:pStyle w:val="ListParagraph"/>
        <w:numPr>
          <w:ilvl w:val="0"/>
          <w:numId w:val="58"/>
        </w:numPr>
        <w:spacing w:line="480" w:lineRule="auto"/>
        <w:ind w:firstLine="720"/>
        <w:contextualSpacing w:val="0"/>
        <w:rPr>
          <w:rFonts w:ascii="Times New Roman" w:hAnsi="Times New Roman" w:cs="Times New Roman"/>
          <w:sz w:val="24"/>
          <w:szCs w:val="24"/>
        </w:rPr>
        <w:pPrChange w:id="641" w:author="Art Milch" w:date="2025-04-17T14:48:00Z" w16du:dateUtc="2025-04-17T18:48:00Z">
          <w:pPr>
            <w:pStyle w:val="ListParagraph"/>
            <w:numPr>
              <w:numId w:val="58"/>
            </w:numPr>
            <w:spacing w:line="360" w:lineRule="auto"/>
            <w:ind w:hanging="360"/>
            <w:jc w:val="both"/>
          </w:pPr>
        </w:pPrChange>
      </w:pPr>
      <w:r w:rsidRPr="00524F1B">
        <w:rPr>
          <w:rFonts w:ascii="Times New Roman" w:hAnsi="Times New Roman" w:cs="Times New Roman"/>
          <w:sz w:val="24"/>
          <w:szCs w:val="24"/>
        </w:rPr>
        <w:t>Data Quality and Quantity</w:t>
      </w:r>
      <w:del w:id="642" w:author="Art Milch" w:date="2025-04-19T16:03:00Z" w16du:dateUtc="2025-04-19T20:03:00Z">
        <w:r w:rsidRPr="00524F1B" w:rsidDel="00D5698D">
          <w:rPr>
            <w:rFonts w:ascii="Times New Roman" w:hAnsi="Times New Roman" w:cs="Times New Roman"/>
            <w:sz w:val="24"/>
            <w:szCs w:val="24"/>
          </w:rPr>
          <w:delText>:</w:delText>
        </w:r>
      </w:del>
    </w:p>
    <w:p w14:paraId="77B7E8D9" w14:textId="77777777" w:rsidR="00351D36" w:rsidRPr="00524F1B" w:rsidRDefault="00351D36">
      <w:pPr>
        <w:pStyle w:val="ListParagraph"/>
        <w:numPr>
          <w:ilvl w:val="0"/>
          <w:numId w:val="59"/>
        </w:numPr>
        <w:spacing w:line="480" w:lineRule="auto"/>
        <w:ind w:firstLine="720"/>
        <w:contextualSpacing w:val="0"/>
        <w:rPr>
          <w:rFonts w:ascii="Times New Roman" w:hAnsi="Times New Roman" w:cs="Times New Roman"/>
          <w:sz w:val="24"/>
          <w:szCs w:val="24"/>
        </w:rPr>
        <w:pPrChange w:id="643" w:author="Art Milch" w:date="2025-04-17T14:48:00Z" w16du:dateUtc="2025-04-17T18:48:00Z">
          <w:pPr>
            <w:pStyle w:val="ListParagraph"/>
            <w:numPr>
              <w:numId w:val="59"/>
            </w:numPr>
            <w:spacing w:line="360" w:lineRule="auto"/>
            <w:ind w:left="1080" w:hanging="360"/>
            <w:jc w:val="both"/>
          </w:pPr>
        </w:pPrChange>
      </w:pPr>
      <w:r w:rsidRPr="00524F1B">
        <w:rPr>
          <w:rFonts w:ascii="Times New Roman" w:hAnsi="Times New Roman" w:cs="Times New Roman"/>
          <w:sz w:val="24"/>
          <w:szCs w:val="24"/>
        </w:rPr>
        <w:t>Noisy financial datasets requiring preprocessing</w:t>
      </w:r>
    </w:p>
    <w:p w14:paraId="656CC16B" w14:textId="77777777" w:rsidR="00351D36" w:rsidRPr="00524F1B" w:rsidRDefault="00351D36">
      <w:pPr>
        <w:pStyle w:val="ListParagraph"/>
        <w:numPr>
          <w:ilvl w:val="0"/>
          <w:numId w:val="59"/>
        </w:numPr>
        <w:spacing w:line="480" w:lineRule="auto"/>
        <w:ind w:firstLine="720"/>
        <w:contextualSpacing w:val="0"/>
        <w:rPr>
          <w:rFonts w:ascii="Times New Roman" w:hAnsi="Times New Roman" w:cs="Times New Roman"/>
          <w:sz w:val="24"/>
          <w:szCs w:val="24"/>
        </w:rPr>
        <w:pPrChange w:id="644" w:author="Art Milch" w:date="2025-04-17T14:48:00Z" w16du:dateUtc="2025-04-17T18:48:00Z">
          <w:pPr>
            <w:pStyle w:val="ListParagraph"/>
            <w:numPr>
              <w:numId w:val="59"/>
            </w:numPr>
            <w:spacing w:line="360" w:lineRule="auto"/>
            <w:ind w:left="1080" w:hanging="360"/>
            <w:jc w:val="both"/>
          </w:pPr>
        </w:pPrChange>
      </w:pPr>
      <w:r w:rsidRPr="00524F1B">
        <w:rPr>
          <w:rFonts w:ascii="Times New Roman" w:hAnsi="Times New Roman" w:cs="Times New Roman"/>
          <w:sz w:val="24"/>
          <w:szCs w:val="24"/>
        </w:rPr>
        <w:t>Real-time data processing requirements</w:t>
      </w:r>
    </w:p>
    <w:p w14:paraId="184517FD" w14:textId="77777777" w:rsidR="00351D36" w:rsidRPr="00524F1B" w:rsidRDefault="00351D36">
      <w:pPr>
        <w:pStyle w:val="ListParagraph"/>
        <w:numPr>
          <w:ilvl w:val="0"/>
          <w:numId w:val="59"/>
        </w:numPr>
        <w:spacing w:line="480" w:lineRule="auto"/>
        <w:ind w:firstLine="720"/>
        <w:contextualSpacing w:val="0"/>
        <w:rPr>
          <w:rFonts w:ascii="Times New Roman" w:hAnsi="Times New Roman" w:cs="Times New Roman"/>
          <w:sz w:val="24"/>
          <w:szCs w:val="24"/>
        </w:rPr>
        <w:pPrChange w:id="645" w:author="Art Milch" w:date="2025-04-17T14:48:00Z" w16du:dateUtc="2025-04-17T18:48:00Z">
          <w:pPr>
            <w:pStyle w:val="ListParagraph"/>
            <w:numPr>
              <w:numId w:val="59"/>
            </w:numPr>
            <w:spacing w:line="360" w:lineRule="auto"/>
            <w:ind w:left="1080" w:hanging="360"/>
            <w:jc w:val="both"/>
          </w:pPr>
        </w:pPrChange>
      </w:pPr>
      <w:r w:rsidRPr="00524F1B">
        <w:rPr>
          <w:rFonts w:ascii="Times New Roman" w:hAnsi="Times New Roman" w:cs="Times New Roman"/>
          <w:sz w:val="24"/>
          <w:szCs w:val="24"/>
        </w:rPr>
        <w:t>Market microstructure effects</w:t>
      </w:r>
    </w:p>
    <w:p w14:paraId="2DB610E4" w14:textId="77777777" w:rsidR="00351D36" w:rsidRPr="00524F1B" w:rsidRDefault="00351D36">
      <w:pPr>
        <w:pStyle w:val="ListParagraph"/>
        <w:numPr>
          <w:ilvl w:val="0"/>
          <w:numId w:val="58"/>
        </w:numPr>
        <w:spacing w:line="480" w:lineRule="auto"/>
        <w:ind w:firstLine="720"/>
        <w:contextualSpacing w:val="0"/>
        <w:rPr>
          <w:rFonts w:ascii="Times New Roman" w:hAnsi="Times New Roman" w:cs="Times New Roman"/>
          <w:sz w:val="24"/>
          <w:szCs w:val="24"/>
        </w:rPr>
        <w:pPrChange w:id="646" w:author="Art Milch" w:date="2025-04-17T14:48:00Z" w16du:dateUtc="2025-04-17T18:48:00Z">
          <w:pPr>
            <w:pStyle w:val="ListParagraph"/>
            <w:numPr>
              <w:numId w:val="58"/>
            </w:numPr>
            <w:spacing w:line="360" w:lineRule="auto"/>
            <w:ind w:hanging="360"/>
            <w:jc w:val="both"/>
          </w:pPr>
        </w:pPrChange>
      </w:pPr>
      <w:r w:rsidRPr="00524F1B">
        <w:rPr>
          <w:rFonts w:ascii="Times New Roman" w:hAnsi="Times New Roman" w:cs="Times New Roman"/>
          <w:sz w:val="24"/>
          <w:szCs w:val="24"/>
        </w:rPr>
        <w:t>Model Complexity</w:t>
      </w:r>
      <w:del w:id="647" w:author="Art Milch" w:date="2025-04-19T16:04:00Z" w16du:dateUtc="2025-04-19T20:04:00Z">
        <w:r w:rsidRPr="00524F1B" w:rsidDel="00D5698D">
          <w:rPr>
            <w:rFonts w:ascii="Times New Roman" w:hAnsi="Times New Roman" w:cs="Times New Roman"/>
            <w:sz w:val="24"/>
            <w:szCs w:val="24"/>
          </w:rPr>
          <w:delText>:</w:delText>
        </w:r>
      </w:del>
    </w:p>
    <w:p w14:paraId="3CB2B559" w14:textId="77777777" w:rsidR="00351D36" w:rsidRPr="00524F1B" w:rsidRDefault="00351D36">
      <w:pPr>
        <w:pStyle w:val="ListParagraph"/>
        <w:numPr>
          <w:ilvl w:val="0"/>
          <w:numId w:val="60"/>
        </w:numPr>
        <w:spacing w:line="480" w:lineRule="auto"/>
        <w:ind w:firstLine="720"/>
        <w:contextualSpacing w:val="0"/>
        <w:rPr>
          <w:rFonts w:ascii="Times New Roman" w:hAnsi="Times New Roman" w:cs="Times New Roman"/>
          <w:sz w:val="24"/>
          <w:szCs w:val="24"/>
        </w:rPr>
        <w:pPrChange w:id="648" w:author="Art Milch" w:date="2025-04-17T14:48:00Z" w16du:dateUtc="2025-04-17T18:48:00Z">
          <w:pPr>
            <w:pStyle w:val="ListParagraph"/>
            <w:numPr>
              <w:numId w:val="60"/>
            </w:numPr>
            <w:spacing w:line="360" w:lineRule="auto"/>
            <w:ind w:left="1080" w:hanging="360"/>
            <w:jc w:val="both"/>
          </w:pPr>
        </w:pPrChange>
      </w:pPr>
      <w:r w:rsidRPr="00524F1B">
        <w:rPr>
          <w:rFonts w:ascii="Times New Roman" w:hAnsi="Times New Roman" w:cs="Times New Roman"/>
          <w:sz w:val="24"/>
          <w:szCs w:val="24"/>
        </w:rPr>
        <w:t>Overfitting risks</w:t>
      </w:r>
    </w:p>
    <w:p w14:paraId="2EE3EBDA" w14:textId="77777777" w:rsidR="00351D36" w:rsidRPr="00524F1B" w:rsidRDefault="00351D36">
      <w:pPr>
        <w:pStyle w:val="ListParagraph"/>
        <w:numPr>
          <w:ilvl w:val="0"/>
          <w:numId w:val="60"/>
        </w:numPr>
        <w:spacing w:line="480" w:lineRule="auto"/>
        <w:ind w:firstLine="720"/>
        <w:contextualSpacing w:val="0"/>
        <w:rPr>
          <w:rFonts w:ascii="Times New Roman" w:hAnsi="Times New Roman" w:cs="Times New Roman"/>
          <w:sz w:val="24"/>
          <w:szCs w:val="24"/>
        </w:rPr>
        <w:pPrChange w:id="649" w:author="Art Milch" w:date="2025-04-17T14:48:00Z" w16du:dateUtc="2025-04-17T18:48:00Z">
          <w:pPr>
            <w:pStyle w:val="ListParagraph"/>
            <w:numPr>
              <w:numId w:val="60"/>
            </w:numPr>
            <w:spacing w:line="360" w:lineRule="auto"/>
            <w:ind w:left="1080" w:hanging="360"/>
            <w:jc w:val="both"/>
          </w:pPr>
        </w:pPrChange>
      </w:pPr>
      <w:r w:rsidRPr="00524F1B">
        <w:rPr>
          <w:rFonts w:ascii="Times New Roman" w:hAnsi="Times New Roman" w:cs="Times New Roman"/>
          <w:sz w:val="24"/>
          <w:szCs w:val="24"/>
        </w:rPr>
        <w:t>Computational resource requirements</w:t>
      </w:r>
    </w:p>
    <w:p w14:paraId="78DBDFD6" w14:textId="77777777" w:rsidR="00351D36" w:rsidRPr="00524F1B" w:rsidRDefault="00351D36">
      <w:pPr>
        <w:pStyle w:val="ListParagraph"/>
        <w:numPr>
          <w:ilvl w:val="0"/>
          <w:numId w:val="60"/>
        </w:numPr>
        <w:spacing w:line="480" w:lineRule="auto"/>
        <w:ind w:firstLine="720"/>
        <w:contextualSpacing w:val="0"/>
        <w:rPr>
          <w:rFonts w:ascii="Times New Roman" w:hAnsi="Times New Roman" w:cs="Times New Roman"/>
          <w:sz w:val="24"/>
          <w:szCs w:val="24"/>
        </w:rPr>
        <w:pPrChange w:id="650" w:author="Art Milch" w:date="2025-04-17T14:48:00Z" w16du:dateUtc="2025-04-17T18:48:00Z">
          <w:pPr>
            <w:pStyle w:val="ListParagraph"/>
            <w:numPr>
              <w:numId w:val="60"/>
            </w:numPr>
            <w:spacing w:line="360" w:lineRule="auto"/>
            <w:ind w:left="1080" w:hanging="360"/>
            <w:jc w:val="both"/>
          </w:pPr>
        </w:pPrChange>
      </w:pPr>
      <w:r w:rsidRPr="00524F1B">
        <w:rPr>
          <w:rFonts w:ascii="Times New Roman" w:hAnsi="Times New Roman" w:cs="Times New Roman"/>
          <w:sz w:val="24"/>
          <w:szCs w:val="24"/>
        </w:rPr>
        <w:t>Real-time execution challenges</w:t>
      </w:r>
    </w:p>
    <w:p w14:paraId="2627062F" w14:textId="77777777" w:rsidR="00351D36" w:rsidRPr="00524F1B" w:rsidRDefault="00351D36">
      <w:pPr>
        <w:pStyle w:val="ListParagraph"/>
        <w:numPr>
          <w:ilvl w:val="0"/>
          <w:numId w:val="58"/>
        </w:numPr>
        <w:spacing w:line="480" w:lineRule="auto"/>
        <w:ind w:firstLine="720"/>
        <w:contextualSpacing w:val="0"/>
        <w:rPr>
          <w:rFonts w:ascii="Times New Roman" w:hAnsi="Times New Roman" w:cs="Times New Roman"/>
          <w:sz w:val="24"/>
          <w:szCs w:val="24"/>
        </w:rPr>
        <w:pPrChange w:id="651" w:author="Art Milch" w:date="2025-04-17T14:48:00Z" w16du:dateUtc="2025-04-17T18:48:00Z">
          <w:pPr>
            <w:pStyle w:val="ListParagraph"/>
            <w:numPr>
              <w:numId w:val="58"/>
            </w:numPr>
            <w:spacing w:line="360" w:lineRule="auto"/>
            <w:ind w:hanging="360"/>
            <w:jc w:val="both"/>
          </w:pPr>
        </w:pPrChange>
      </w:pPr>
      <w:r w:rsidRPr="00524F1B">
        <w:rPr>
          <w:rFonts w:ascii="Times New Roman" w:hAnsi="Times New Roman" w:cs="Times New Roman"/>
          <w:sz w:val="24"/>
          <w:szCs w:val="24"/>
        </w:rPr>
        <w:t>Scope Limitations</w:t>
      </w:r>
      <w:del w:id="652" w:author="Art Milch" w:date="2025-04-19T16:04:00Z" w16du:dateUtc="2025-04-19T20:04:00Z">
        <w:r w:rsidRPr="00524F1B" w:rsidDel="00D5698D">
          <w:rPr>
            <w:rFonts w:ascii="Times New Roman" w:hAnsi="Times New Roman" w:cs="Times New Roman"/>
            <w:sz w:val="24"/>
            <w:szCs w:val="24"/>
          </w:rPr>
          <w:delText>:</w:delText>
        </w:r>
      </w:del>
    </w:p>
    <w:p w14:paraId="42251337" w14:textId="066E855E" w:rsidR="00351D36" w:rsidRPr="00524F1B" w:rsidRDefault="00EF4710" w:rsidP="00F531D9">
      <w:pPr>
        <w:pStyle w:val="ListParagraph"/>
        <w:numPr>
          <w:ilvl w:val="0"/>
          <w:numId w:val="61"/>
        </w:numPr>
        <w:spacing w:line="480" w:lineRule="auto"/>
        <w:ind w:left="2160"/>
        <w:contextualSpacing w:val="0"/>
        <w:rPr>
          <w:rFonts w:ascii="Times New Roman" w:hAnsi="Times New Roman" w:cs="Times New Roman"/>
          <w:sz w:val="24"/>
          <w:szCs w:val="24"/>
        </w:rPr>
        <w:pPrChange w:id="653" w:author="Art Milch" w:date="2025-04-19T06:52:00Z" w16du:dateUtc="2025-04-19T10:52:00Z">
          <w:pPr>
            <w:pStyle w:val="ListParagraph"/>
            <w:numPr>
              <w:numId w:val="61"/>
            </w:numPr>
            <w:spacing w:line="360" w:lineRule="auto"/>
            <w:ind w:left="1080" w:hanging="360"/>
            <w:jc w:val="both"/>
          </w:pPr>
        </w:pPrChange>
      </w:pPr>
      <w:commentRangeStart w:id="654"/>
      <w:ins w:id="655" w:author="Art Milch" w:date="2025-04-19T06:51:00Z" w16du:dateUtc="2025-04-19T10:51:00Z">
        <w:r w:rsidRPr="00524F1B">
          <w:rPr>
            <w:rFonts w:ascii="Times New Roman" w:hAnsi="Times New Roman" w:cs="Times New Roman"/>
            <w:sz w:val="24"/>
            <w:szCs w:val="24"/>
          </w:rPr>
          <w:t>Focus</w:t>
        </w:r>
      </w:ins>
      <w:commentRangeEnd w:id="654"/>
      <w:ins w:id="656" w:author="Art Milch" w:date="2025-04-19T06:53:00Z" w16du:dateUtc="2025-04-19T10:53:00Z">
        <w:r w:rsidR="00FF75FF" w:rsidRPr="00524F1B">
          <w:rPr>
            <w:rStyle w:val="CommentReference"/>
          </w:rPr>
          <w:commentReference w:id="654"/>
        </w:r>
      </w:ins>
      <w:ins w:id="657" w:author="Art Milch" w:date="2025-04-19T06:51:00Z" w16du:dateUtc="2025-04-19T10:51:00Z">
        <w:r w:rsidRPr="00524F1B">
          <w:rPr>
            <w:rFonts w:ascii="Times New Roman" w:hAnsi="Times New Roman" w:cs="Times New Roman"/>
            <w:sz w:val="24"/>
            <w:szCs w:val="24"/>
          </w:rPr>
          <w:t xml:space="preserve"> </w:t>
        </w:r>
      </w:ins>
      <w:del w:id="658" w:author="Art Milch" w:date="2025-04-19T06:51:00Z" w16du:dateUtc="2025-04-19T10:51:00Z">
        <w:r w:rsidR="00ED3A93" w:rsidRPr="00524F1B" w:rsidDel="00EF4710">
          <w:rPr>
            <w:rFonts w:ascii="Times New Roman" w:hAnsi="Times New Roman" w:cs="Times New Roman"/>
            <w:sz w:val="24"/>
            <w:szCs w:val="24"/>
          </w:rPr>
          <w:delText xml:space="preserve">The study focuses </w:delText>
        </w:r>
      </w:del>
      <w:r w:rsidR="00ED3A93" w:rsidRPr="00524F1B">
        <w:rPr>
          <w:rFonts w:ascii="Times New Roman" w:hAnsi="Times New Roman" w:cs="Times New Roman"/>
          <w:sz w:val="24"/>
          <w:szCs w:val="24"/>
        </w:rPr>
        <w:t>on S&amp;P 500 stocks (2019</w:t>
      </w:r>
      <w:ins w:id="659" w:author="Art Milch" w:date="2025-04-19T06:50:00Z" w16du:dateUtc="2025-04-19T10:50:00Z">
        <w:r w:rsidR="000A6AB9" w:rsidRPr="00524F1B">
          <w:rPr>
            <w:rFonts w:ascii="Times New Roman" w:hAnsi="Times New Roman" w:cs="Times New Roman"/>
            <w:sz w:val="24"/>
            <w:szCs w:val="24"/>
          </w:rPr>
          <w:t>–</w:t>
        </w:r>
      </w:ins>
      <w:del w:id="660" w:author="Art Milch" w:date="2025-04-19T06:50:00Z" w16du:dateUtc="2025-04-19T10:50:00Z">
        <w:r w:rsidR="00ED3A93" w:rsidRPr="00524F1B" w:rsidDel="003225DA">
          <w:rPr>
            <w:rFonts w:ascii="Times New Roman" w:hAnsi="Times New Roman" w:cs="Times New Roman"/>
            <w:sz w:val="24"/>
            <w:szCs w:val="24"/>
          </w:rPr>
          <w:delText>-</w:delText>
        </w:r>
      </w:del>
      <w:r w:rsidR="00ED3A93" w:rsidRPr="00524F1B">
        <w:rPr>
          <w:rFonts w:ascii="Times New Roman" w:hAnsi="Times New Roman" w:cs="Times New Roman"/>
          <w:sz w:val="24"/>
          <w:szCs w:val="24"/>
        </w:rPr>
        <w:t xml:space="preserve">2024) and </w:t>
      </w:r>
      <w:del w:id="661" w:author="Art Milch" w:date="2025-04-19T06:51:00Z" w16du:dateUtc="2025-04-19T10:51:00Z">
        <w:r w:rsidR="00ED3A93" w:rsidRPr="00524F1B" w:rsidDel="00EF4710">
          <w:rPr>
            <w:rFonts w:ascii="Times New Roman" w:hAnsi="Times New Roman" w:cs="Times New Roman"/>
            <w:sz w:val="24"/>
            <w:szCs w:val="24"/>
          </w:rPr>
          <w:delText xml:space="preserve">the </w:delText>
        </w:r>
      </w:del>
      <w:r w:rsidR="00ED3A93" w:rsidRPr="00524F1B">
        <w:rPr>
          <w:rFonts w:ascii="Times New Roman" w:hAnsi="Times New Roman" w:cs="Times New Roman"/>
          <w:sz w:val="24"/>
          <w:szCs w:val="24"/>
        </w:rPr>
        <w:t>large-cap U.S.</w:t>
      </w:r>
      <w:del w:id="662" w:author="Art Milch" w:date="2025-04-19T06:51:00Z" w16du:dateUtc="2025-04-19T10:51:00Z">
        <w:r w:rsidR="00ED3A93" w:rsidRPr="00524F1B" w:rsidDel="00EF4710">
          <w:rPr>
            <w:rFonts w:ascii="Times New Roman" w:hAnsi="Times New Roman" w:cs="Times New Roman"/>
            <w:sz w:val="24"/>
            <w:szCs w:val="24"/>
          </w:rPr>
          <w:delText xml:space="preserve"> </w:delText>
        </w:r>
      </w:del>
      <w:ins w:id="663" w:author="Art Milch" w:date="2025-04-18T14:18:00Z" w16du:dateUtc="2025-04-18T18:18:00Z">
        <w:r w:rsidR="00BB442B" w:rsidRPr="00524F1B">
          <w:rPr>
            <w:rFonts w:ascii="Times New Roman" w:hAnsi="Times New Roman" w:cs="Times New Roman"/>
            <w:sz w:val="24"/>
            <w:szCs w:val="24"/>
          </w:rPr>
          <w:t xml:space="preserve"> </w:t>
        </w:r>
      </w:ins>
      <w:r w:rsidR="00ED3A93" w:rsidRPr="00524F1B">
        <w:rPr>
          <w:rFonts w:ascii="Times New Roman" w:hAnsi="Times New Roman" w:cs="Times New Roman"/>
          <w:sz w:val="24"/>
          <w:szCs w:val="24"/>
        </w:rPr>
        <w:t xml:space="preserve">equity market </w:t>
      </w:r>
      <w:ins w:id="664" w:author="Art Milch" w:date="2025-04-19T06:51:00Z" w16du:dateUtc="2025-04-19T10:51:00Z">
        <w:r w:rsidR="00F531D9" w:rsidRPr="00524F1B">
          <w:rPr>
            <w:rFonts w:ascii="Times New Roman" w:hAnsi="Times New Roman" w:cs="Times New Roman"/>
            <w:sz w:val="24"/>
            <w:szCs w:val="24"/>
          </w:rPr>
          <w:t xml:space="preserve">  </w:t>
        </w:r>
      </w:ins>
      <w:r w:rsidR="00ED3A93" w:rsidRPr="00524F1B">
        <w:rPr>
          <w:rFonts w:ascii="Times New Roman" w:hAnsi="Times New Roman" w:cs="Times New Roman"/>
          <w:sz w:val="24"/>
          <w:szCs w:val="24"/>
        </w:rPr>
        <w:t>only, due to computational constraints and data availability restrictions</w:t>
      </w:r>
      <w:del w:id="665" w:author="Art Milch" w:date="2025-04-19T06:52:00Z" w16du:dateUtc="2025-04-19T10:52:00Z">
        <w:r w:rsidR="00ED3A93" w:rsidRPr="00524F1B" w:rsidDel="00F531D9">
          <w:rPr>
            <w:rFonts w:ascii="Times New Roman" w:hAnsi="Times New Roman" w:cs="Times New Roman"/>
            <w:sz w:val="24"/>
            <w:szCs w:val="24"/>
          </w:rPr>
          <w:delText>.</w:delText>
        </w:r>
      </w:del>
    </w:p>
    <w:p w14:paraId="235EEC2A" w14:textId="77777777" w:rsidR="00351D36" w:rsidRPr="00524F1B" w:rsidRDefault="00351D36">
      <w:pPr>
        <w:pStyle w:val="ListParagraph"/>
        <w:numPr>
          <w:ilvl w:val="0"/>
          <w:numId w:val="61"/>
        </w:numPr>
        <w:spacing w:line="480" w:lineRule="auto"/>
        <w:ind w:firstLine="720"/>
        <w:contextualSpacing w:val="0"/>
        <w:rPr>
          <w:rFonts w:ascii="Times New Roman" w:hAnsi="Times New Roman" w:cs="Times New Roman"/>
          <w:sz w:val="24"/>
          <w:szCs w:val="24"/>
        </w:rPr>
        <w:pPrChange w:id="666" w:author="Art Milch" w:date="2025-04-17T14:48:00Z" w16du:dateUtc="2025-04-17T18:48:00Z">
          <w:pPr>
            <w:pStyle w:val="ListParagraph"/>
            <w:numPr>
              <w:numId w:val="61"/>
            </w:numPr>
            <w:spacing w:line="360" w:lineRule="auto"/>
            <w:ind w:left="1080" w:hanging="360"/>
            <w:jc w:val="both"/>
          </w:pPr>
        </w:pPrChange>
      </w:pPr>
      <w:commentRangeStart w:id="667"/>
      <w:r w:rsidRPr="00524F1B">
        <w:rPr>
          <w:rFonts w:ascii="Times New Roman" w:hAnsi="Times New Roman" w:cs="Times New Roman"/>
          <w:sz w:val="24"/>
          <w:szCs w:val="24"/>
        </w:rPr>
        <w:lastRenderedPageBreak/>
        <w:t>Large-cap U.S. equity market only</w:t>
      </w:r>
    </w:p>
    <w:p w14:paraId="0B96D02B" w14:textId="77777777" w:rsidR="00351D36" w:rsidRPr="00524F1B" w:rsidRDefault="00351D36">
      <w:pPr>
        <w:pStyle w:val="ListParagraph"/>
        <w:numPr>
          <w:ilvl w:val="0"/>
          <w:numId w:val="61"/>
        </w:numPr>
        <w:spacing w:line="480" w:lineRule="auto"/>
        <w:ind w:firstLine="720"/>
        <w:contextualSpacing w:val="0"/>
        <w:rPr>
          <w:rFonts w:ascii="Times New Roman" w:hAnsi="Times New Roman" w:cs="Times New Roman"/>
          <w:sz w:val="24"/>
          <w:szCs w:val="24"/>
        </w:rPr>
        <w:pPrChange w:id="668" w:author="Art Milch" w:date="2025-04-17T14:48:00Z" w16du:dateUtc="2025-04-17T18:48:00Z">
          <w:pPr>
            <w:pStyle w:val="ListParagraph"/>
            <w:numPr>
              <w:numId w:val="61"/>
            </w:numPr>
            <w:spacing w:line="360" w:lineRule="auto"/>
            <w:ind w:left="1080" w:hanging="360"/>
            <w:jc w:val="both"/>
          </w:pPr>
        </w:pPrChange>
      </w:pPr>
      <w:r w:rsidRPr="00524F1B">
        <w:rPr>
          <w:rFonts w:ascii="Times New Roman" w:hAnsi="Times New Roman" w:cs="Times New Roman"/>
          <w:sz w:val="24"/>
          <w:szCs w:val="24"/>
        </w:rPr>
        <w:t>Computational constraints</w:t>
      </w:r>
    </w:p>
    <w:p w14:paraId="33BCAAFC" w14:textId="77777777" w:rsidR="00351D36" w:rsidRPr="00524F1B" w:rsidRDefault="00351D36">
      <w:pPr>
        <w:pStyle w:val="ListParagraph"/>
        <w:numPr>
          <w:ilvl w:val="0"/>
          <w:numId w:val="61"/>
        </w:numPr>
        <w:spacing w:line="480" w:lineRule="auto"/>
        <w:ind w:firstLine="720"/>
        <w:contextualSpacing w:val="0"/>
        <w:rPr>
          <w:rFonts w:ascii="Times New Roman" w:hAnsi="Times New Roman" w:cs="Times New Roman"/>
          <w:sz w:val="24"/>
          <w:szCs w:val="24"/>
        </w:rPr>
        <w:pPrChange w:id="669" w:author="Art Milch" w:date="2025-04-17T14:48:00Z" w16du:dateUtc="2025-04-17T18:48:00Z">
          <w:pPr>
            <w:pStyle w:val="ListParagraph"/>
            <w:numPr>
              <w:numId w:val="61"/>
            </w:numPr>
            <w:spacing w:line="360" w:lineRule="auto"/>
            <w:ind w:left="1080" w:hanging="360"/>
            <w:jc w:val="both"/>
          </w:pPr>
        </w:pPrChange>
      </w:pPr>
      <w:r w:rsidRPr="00524F1B">
        <w:rPr>
          <w:rFonts w:ascii="Times New Roman" w:hAnsi="Times New Roman" w:cs="Times New Roman"/>
          <w:sz w:val="24"/>
          <w:szCs w:val="24"/>
        </w:rPr>
        <w:t>Data availability restrictions</w:t>
      </w:r>
      <w:commentRangeEnd w:id="667"/>
      <w:r w:rsidR="008E0050" w:rsidRPr="00524F1B">
        <w:rPr>
          <w:rStyle w:val="CommentReference"/>
        </w:rPr>
        <w:commentReference w:id="667"/>
      </w:r>
    </w:p>
    <w:p w14:paraId="67F84336" w14:textId="77777777" w:rsidR="00351D36" w:rsidRPr="00524F1B" w:rsidRDefault="00351D36" w:rsidP="00090755">
      <w:pPr>
        <w:pStyle w:val="Heading3"/>
        <w:spacing w:before="0" w:beforeAutospacing="0" w:after="0" w:afterAutospacing="0" w:line="480" w:lineRule="auto"/>
        <w:rPr>
          <w:sz w:val="24"/>
          <w:szCs w:val="24"/>
          <w:rPrChange w:id="670" w:author="Art Milch" w:date="2025-04-19T08:50:00Z" w16du:dateUtc="2025-04-19T12:50:00Z">
            <w:rPr/>
          </w:rPrChange>
        </w:rPr>
        <w:pPrChange w:id="671" w:author="Art Milch" w:date="2025-04-19T06:57:00Z" w16du:dateUtc="2025-04-19T10:57:00Z">
          <w:pPr>
            <w:pStyle w:val="Heading3"/>
          </w:pPr>
        </w:pPrChange>
      </w:pPr>
      <w:bookmarkStart w:id="672" w:name="_Toc194830273"/>
      <w:r w:rsidRPr="00524F1B">
        <w:rPr>
          <w:sz w:val="24"/>
          <w:szCs w:val="24"/>
          <w:rPrChange w:id="673" w:author="Art Milch" w:date="2025-04-19T08:50:00Z" w16du:dateUtc="2025-04-19T12:50:00Z">
            <w:rPr/>
          </w:rPrChange>
        </w:rPr>
        <w:t>1.4 Definition of Terms</w:t>
      </w:r>
      <w:bookmarkEnd w:id="672"/>
    </w:p>
    <w:p w14:paraId="3A375B44" w14:textId="77777777" w:rsidR="00351D36" w:rsidRPr="00524F1B" w:rsidRDefault="00351D36" w:rsidP="004A2C9A">
      <w:pPr>
        <w:spacing w:line="480" w:lineRule="auto"/>
        <w:ind w:firstLine="720"/>
        <w:rPr>
          <w:rFonts w:ascii="Times New Roman" w:hAnsi="Times New Roman" w:cs="Times New Roman"/>
          <w:sz w:val="24"/>
          <w:szCs w:val="24"/>
        </w:rPr>
        <w:pPrChange w:id="674" w:author="Art Milch" w:date="2025-04-19T06:57:00Z" w16du:dateUtc="2025-04-19T10:57:00Z">
          <w:pPr>
            <w:spacing w:line="360" w:lineRule="auto"/>
            <w:jc w:val="both"/>
          </w:pPr>
        </w:pPrChange>
      </w:pPr>
      <w:r w:rsidRPr="00524F1B">
        <w:rPr>
          <w:rFonts w:ascii="Times New Roman" w:hAnsi="Times New Roman" w:cs="Times New Roman"/>
          <w:sz w:val="24"/>
          <w:szCs w:val="24"/>
        </w:rPr>
        <w:t>Key technical and financial terms used throughout this research include:</w:t>
      </w:r>
    </w:p>
    <w:p w14:paraId="78B501B6" w14:textId="77777777" w:rsidR="00351D36" w:rsidRPr="00524F1B" w:rsidRDefault="00351D36" w:rsidP="004A2C9A">
      <w:pPr>
        <w:pStyle w:val="ListParagraph"/>
        <w:numPr>
          <w:ilvl w:val="0"/>
          <w:numId w:val="62"/>
        </w:numPr>
        <w:spacing w:line="480" w:lineRule="auto"/>
        <w:ind w:firstLine="0"/>
        <w:contextualSpacing w:val="0"/>
        <w:rPr>
          <w:rFonts w:ascii="Times New Roman" w:hAnsi="Times New Roman" w:cs="Times New Roman"/>
          <w:sz w:val="24"/>
          <w:szCs w:val="24"/>
        </w:rPr>
        <w:pPrChange w:id="675" w:author="Art Milch" w:date="2025-04-19T06:58:00Z" w16du:dateUtc="2025-04-19T10:58:00Z">
          <w:pPr>
            <w:pStyle w:val="ListParagraph"/>
            <w:numPr>
              <w:numId w:val="62"/>
            </w:numPr>
            <w:spacing w:line="360" w:lineRule="auto"/>
            <w:ind w:hanging="360"/>
            <w:jc w:val="both"/>
          </w:pPr>
        </w:pPrChange>
      </w:pPr>
      <w:r w:rsidRPr="00524F1B">
        <w:rPr>
          <w:rFonts w:ascii="Times New Roman" w:hAnsi="Times New Roman" w:cs="Times New Roman"/>
          <w:sz w:val="24"/>
          <w:szCs w:val="24"/>
        </w:rPr>
        <w:t>Technical Terms</w:t>
      </w:r>
      <w:del w:id="676" w:author="Art Milch" w:date="2025-04-19T16:04:00Z" w16du:dateUtc="2025-04-19T20:04:00Z">
        <w:r w:rsidRPr="00524F1B" w:rsidDel="00B96EE3">
          <w:rPr>
            <w:rFonts w:ascii="Times New Roman" w:hAnsi="Times New Roman" w:cs="Times New Roman"/>
            <w:sz w:val="24"/>
            <w:szCs w:val="24"/>
          </w:rPr>
          <w:delText>:</w:delText>
        </w:r>
      </w:del>
    </w:p>
    <w:p w14:paraId="530FA44B" w14:textId="122E0054" w:rsidR="00351D36" w:rsidRPr="00524F1B" w:rsidRDefault="00351D36" w:rsidP="004A2C9A">
      <w:pPr>
        <w:pStyle w:val="ListParagraph"/>
        <w:numPr>
          <w:ilvl w:val="0"/>
          <w:numId w:val="63"/>
        </w:numPr>
        <w:spacing w:line="480" w:lineRule="auto"/>
        <w:ind w:firstLine="450"/>
        <w:contextualSpacing w:val="0"/>
        <w:rPr>
          <w:rFonts w:ascii="Times New Roman" w:hAnsi="Times New Roman" w:cs="Times New Roman"/>
          <w:sz w:val="24"/>
          <w:szCs w:val="24"/>
        </w:rPr>
        <w:pPrChange w:id="677" w:author="Art Milch" w:date="2025-04-19T06:58:00Z" w16du:dateUtc="2025-04-19T10:58:00Z">
          <w:pPr>
            <w:pStyle w:val="ListParagraph"/>
            <w:numPr>
              <w:numId w:val="63"/>
            </w:numPr>
            <w:spacing w:line="360" w:lineRule="auto"/>
            <w:ind w:left="1080" w:hanging="360"/>
            <w:jc w:val="both"/>
          </w:pPr>
        </w:pPrChange>
      </w:pPr>
      <w:r w:rsidRPr="00524F1B">
        <w:rPr>
          <w:rFonts w:ascii="Times New Roman" w:hAnsi="Times New Roman" w:cs="Times New Roman"/>
          <w:sz w:val="24"/>
          <w:szCs w:val="24"/>
        </w:rPr>
        <w:t>CNN (</w:t>
      </w:r>
      <w:r w:rsidR="00EB5C08" w:rsidRPr="00524F1B">
        <w:rPr>
          <w:rFonts w:ascii="Times New Roman" w:hAnsi="Times New Roman" w:cs="Times New Roman"/>
          <w:sz w:val="24"/>
          <w:szCs w:val="24"/>
        </w:rPr>
        <w:t>convolutional neural network</w:t>
      </w:r>
      <w:r w:rsidRPr="00524F1B">
        <w:rPr>
          <w:rFonts w:ascii="Times New Roman" w:hAnsi="Times New Roman" w:cs="Times New Roman"/>
          <w:sz w:val="24"/>
          <w:szCs w:val="24"/>
        </w:rPr>
        <w:t>): Deep</w:t>
      </w:r>
      <w:ins w:id="678" w:author="Art Milch" w:date="2025-04-19T16:05:00Z" w16du:dateUtc="2025-04-19T20:05:00Z">
        <w:r w:rsidR="00B96EE3">
          <w:rPr>
            <w:rFonts w:ascii="Times New Roman" w:hAnsi="Times New Roman" w:cs="Times New Roman"/>
            <w:sz w:val="24"/>
            <w:szCs w:val="24"/>
          </w:rPr>
          <w:t>-</w:t>
        </w:r>
      </w:ins>
      <w:del w:id="679" w:author="Art Milch" w:date="2025-04-19T16:05:00Z" w16du:dateUtc="2025-04-19T20:05:00Z">
        <w:r w:rsidRPr="00524F1B" w:rsidDel="00B96EE3">
          <w:rPr>
            <w:rFonts w:ascii="Times New Roman" w:hAnsi="Times New Roman" w:cs="Times New Roman"/>
            <w:sz w:val="24"/>
            <w:szCs w:val="24"/>
          </w:rPr>
          <w:delText xml:space="preserve"> </w:delText>
        </w:r>
      </w:del>
      <w:r w:rsidRPr="00524F1B">
        <w:rPr>
          <w:rFonts w:ascii="Times New Roman" w:hAnsi="Times New Roman" w:cs="Times New Roman"/>
          <w:sz w:val="24"/>
          <w:szCs w:val="24"/>
        </w:rPr>
        <w:t>learning architecture for spatial</w:t>
      </w:r>
      <w:ins w:id="680" w:author="Art Milch" w:date="2025-04-19T16:05:00Z" w16du:dateUtc="2025-04-19T20:05:00Z">
        <w:r w:rsidR="00B96EE3">
          <w:rPr>
            <w:rFonts w:ascii="Times New Roman" w:hAnsi="Times New Roman" w:cs="Times New Roman"/>
            <w:sz w:val="24"/>
            <w:szCs w:val="24"/>
          </w:rPr>
          <w:t>-</w:t>
        </w:r>
      </w:ins>
      <w:del w:id="681" w:author="Art Milch" w:date="2025-04-19T16:05:00Z" w16du:dateUtc="2025-04-19T20:05:00Z">
        <w:r w:rsidRPr="00524F1B" w:rsidDel="00B96EE3">
          <w:rPr>
            <w:rFonts w:ascii="Times New Roman" w:hAnsi="Times New Roman" w:cs="Times New Roman"/>
            <w:sz w:val="24"/>
            <w:szCs w:val="24"/>
          </w:rPr>
          <w:delText xml:space="preserve"> </w:delText>
        </w:r>
      </w:del>
      <w:r w:rsidRPr="00524F1B">
        <w:rPr>
          <w:rFonts w:ascii="Times New Roman" w:hAnsi="Times New Roman" w:cs="Times New Roman"/>
          <w:sz w:val="24"/>
          <w:szCs w:val="24"/>
        </w:rPr>
        <w:t>pattern recognition</w:t>
      </w:r>
    </w:p>
    <w:p w14:paraId="1A1EB0C8" w14:textId="2E2DDD4F" w:rsidR="00351D36" w:rsidRPr="00524F1B" w:rsidRDefault="00351D36" w:rsidP="00BE5B09">
      <w:pPr>
        <w:pStyle w:val="ListParagraph"/>
        <w:numPr>
          <w:ilvl w:val="0"/>
          <w:numId w:val="63"/>
        </w:numPr>
        <w:spacing w:line="480" w:lineRule="auto"/>
        <w:ind w:firstLine="450"/>
        <w:contextualSpacing w:val="0"/>
        <w:rPr>
          <w:rFonts w:ascii="Times New Roman" w:hAnsi="Times New Roman" w:cs="Times New Roman"/>
          <w:sz w:val="24"/>
          <w:szCs w:val="24"/>
        </w:rPr>
        <w:pPrChange w:id="682" w:author="Art Milch" w:date="2025-04-19T06:58:00Z" w16du:dateUtc="2025-04-19T10:58:00Z">
          <w:pPr>
            <w:pStyle w:val="ListParagraph"/>
            <w:numPr>
              <w:numId w:val="63"/>
            </w:numPr>
            <w:spacing w:line="360" w:lineRule="auto"/>
            <w:ind w:left="1080" w:hanging="360"/>
            <w:jc w:val="both"/>
          </w:pPr>
        </w:pPrChange>
      </w:pPr>
      <w:r w:rsidRPr="00524F1B">
        <w:rPr>
          <w:rFonts w:ascii="Times New Roman" w:hAnsi="Times New Roman" w:cs="Times New Roman"/>
          <w:sz w:val="24"/>
          <w:szCs w:val="24"/>
        </w:rPr>
        <w:t>LSTM (</w:t>
      </w:r>
      <w:r w:rsidR="00EB5C08" w:rsidRPr="00524F1B">
        <w:rPr>
          <w:rFonts w:ascii="Times New Roman" w:hAnsi="Times New Roman" w:cs="Times New Roman"/>
          <w:sz w:val="24"/>
          <w:szCs w:val="24"/>
        </w:rPr>
        <w:t>long short-term memory</w:t>
      </w:r>
      <w:r w:rsidRPr="00524F1B">
        <w:rPr>
          <w:rFonts w:ascii="Times New Roman" w:hAnsi="Times New Roman" w:cs="Times New Roman"/>
          <w:sz w:val="24"/>
          <w:szCs w:val="24"/>
        </w:rPr>
        <w:t>): Neural network designed for sequential data processing</w:t>
      </w:r>
    </w:p>
    <w:p w14:paraId="2670B2D6" w14:textId="7F4C9C4C" w:rsidR="00351D36" w:rsidRPr="00524F1B" w:rsidRDefault="00351D36" w:rsidP="00B25E16">
      <w:pPr>
        <w:pStyle w:val="ListParagraph"/>
        <w:numPr>
          <w:ilvl w:val="0"/>
          <w:numId w:val="63"/>
        </w:numPr>
        <w:spacing w:line="480" w:lineRule="auto"/>
        <w:ind w:firstLine="360"/>
        <w:contextualSpacing w:val="0"/>
        <w:rPr>
          <w:rFonts w:ascii="Times New Roman" w:hAnsi="Times New Roman" w:cs="Times New Roman"/>
          <w:sz w:val="24"/>
          <w:szCs w:val="24"/>
        </w:rPr>
        <w:pPrChange w:id="683" w:author="Art Milch" w:date="2025-04-19T06:59:00Z" w16du:dateUtc="2025-04-19T10:59:00Z">
          <w:pPr>
            <w:pStyle w:val="ListParagraph"/>
            <w:numPr>
              <w:numId w:val="63"/>
            </w:numPr>
            <w:spacing w:line="360" w:lineRule="auto"/>
            <w:ind w:left="1080" w:hanging="360"/>
            <w:jc w:val="both"/>
          </w:pPr>
        </w:pPrChange>
      </w:pPr>
      <w:r w:rsidRPr="00524F1B">
        <w:rPr>
          <w:rFonts w:ascii="Times New Roman" w:hAnsi="Times New Roman" w:cs="Times New Roman"/>
          <w:sz w:val="24"/>
          <w:szCs w:val="24"/>
        </w:rPr>
        <w:t xml:space="preserve">Hybrid </w:t>
      </w:r>
      <w:ins w:id="684" w:author="Art Milch" w:date="2025-04-19T07:00:00Z" w16du:dateUtc="2025-04-19T11:00:00Z">
        <w:r w:rsidR="00EB5C08" w:rsidRPr="00524F1B">
          <w:rPr>
            <w:rFonts w:ascii="Times New Roman" w:hAnsi="Times New Roman" w:cs="Times New Roman"/>
            <w:sz w:val="24"/>
            <w:szCs w:val="24"/>
          </w:rPr>
          <w:t>a</w:t>
        </w:r>
      </w:ins>
      <w:del w:id="685" w:author="Art Milch" w:date="2025-04-19T07:00:00Z" w16du:dateUtc="2025-04-19T11:00:00Z">
        <w:r w:rsidRPr="00524F1B" w:rsidDel="00EB5C08">
          <w:rPr>
            <w:rFonts w:ascii="Times New Roman" w:hAnsi="Times New Roman" w:cs="Times New Roman"/>
            <w:sz w:val="24"/>
            <w:szCs w:val="24"/>
          </w:rPr>
          <w:delText>A</w:delText>
        </w:r>
      </w:del>
      <w:r w:rsidRPr="00524F1B">
        <w:rPr>
          <w:rFonts w:ascii="Times New Roman" w:hAnsi="Times New Roman" w:cs="Times New Roman"/>
          <w:sz w:val="24"/>
          <w:szCs w:val="24"/>
        </w:rPr>
        <w:t>rchitecture: Combined CNN-LSTM model structure</w:t>
      </w:r>
    </w:p>
    <w:p w14:paraId="4C898ED6" w14:textId="77777777" w:rsidR="00351D36" w:rsidRPr="00524F1B" w:rsidRDefault="00351D36" w:rsidP="00B25E16">
      <w:pPr>
        <w:pStyle w:val="ListParagraph"/>
        <w:numPr>
          <w:ilvl w:val="0"/>
          <w:numId w:val="62"/>
        </w:numPr>
        <w:spacing w:line="480" w:lineRule="auto"/>
        <w:ind w:firstLine="0"/>
        <w:contextualSpacing w:val="0"/>
        <w:rPr>
          <w:rFonts w:ascii="Times New Roman" w:hAnsi="Times New Roman" w:cs="Times New Roman"/>
          <w:sz w:val="24"/>
          <w:szCs w:val="24"/>
        </w:rPr>
        <w:pPrChange w:id="686" w:author="Art Milch" w:date="2025-04-19T06:59:00Z" w16du:dateUtc="2025-04-19T10:59:00Z">
          <w:pPr>
            <w:pStyle w:val="ListParagraph"/>
            <w:numPr>
              <w:numId w:val="62"/>
            </w:numPr>
            <w:spacing w:line="360" w:lineRule="auto"/>
            <w:ind w:hanging="360"/>
            <w:jc w:val="both"/>
          </w:pPr>
        </w:pPrChange>
      </w:pPr>
      <w:r w:rsidRPr="00524F1B">
        <w:rPr>
          <w:rFonts w:ascii="Times New Roman" w:hAnsi="Times New Roman" w:cs="Times New Roman"/>
          <w:sz w:val="24"/>
          <w:szCs w:val="24"/>
        </w:rPr>
        <w:t>Financial Terms</w:t>
      </w:r>
      <w:del w:id="687" w:author="Art Milch" w:date="2025-04-19T16:05:00Z" w16du:dateUtc="2025-04-19T20:05:00Z">
        <w:r w:rsidRPr="00524F1B" w:rsidDel="00B96EE3">
          <w:rPr>
            <w:rFonts w:ascii="Times New Roman" w:hAnsi="Times New Roman" w:cs="Times New Roman"/>
            <w:sz w:val="24"/>
            <w:szCs w:val="24"/>
          </w:rPr>
          <w:delText>:</w:delText>
        </w:r>
      </w:del>
    </w:p>
    <w:p w14:paraId="54399270" w14:textId="50883129" w:rsidR="00351D36" w:rsidRPr="00524F1B" w:rsidRDefault="00351D36" w:rsidP="00B25E16">
      <w:pPr>
        <w:pStyle w:val="ListParagraph"/>
        <w:numPr>
          <w:ilvl w:val="0"/>
          <w:numId w:val="64"/>
        </w:numPr>
        <w:spacing w:line="480" w:lineRule="auto"/>
        <w:ind w:firstLine="360"/>
        <w:contextualSpacing w:val="0"/>
        <w:rPr>
          <w:rFonts w:ascii="Times New Roman" w:hAnsi="Times New Roman" w:cs="Times New Roman"/>
          <w:sz w:val="24"/>
          <w:szCs w:val="24"/>
        </w:rPr>
        <w:pPrChange w:id="688" w:author="Art Milch" w:date="2025-04-19T06:59:00Z" w16du:dateUtc="2025-04-19T10:59:00Z">
          <w:pPr>
            <w:pStyle w:val="ListParagraph"/>
            <w:numPr>
              <w:numId w:val="64"/>
            </w:numPr>
            <w:spacing w:line="360" w:lineRule="auto"/>
            <w:ind w:left="1080" w:hanging="360"/>
            <w:jc w:val="both"/>
          </w:pPr>
        </w:pPrChange>
      </w:pPr>
      <w:r w:rsidRPr="00524F1B">
        <w:rPr>
          <w:rFonts w:ascii="Times New Roman" w:hAnsi="Times New Roman" w:cs="Times New Roman"/>
          <w:sz w:val="24"/>
          <w:szCs w:val="24"/>
        </w:rPr>
        <w:t xml:space="preserve">Market </w:t>
      </w:r>
      <w:ins w:id="689" w:author="Art Milch" w:date="2025-04-19T07:01:00Z" w16du:dateUtc="2025-04-19T11:01:00Z">
        <w:r w:rsidR="00B4071A" w:rsidRPr="00524F1B">
          <w:rPr>
            <w:rFonts w:ascii="Times New Roman" w:hAnsi="Times New Roman" w:cs="Times New Roman"/>
            <w:sz w:val="24"/>
            <w:szCs w:val="24"/>
          </w:rPr>
          <w:t>r</w:t>
        </w:r>
      </w:ins>
      <w:del w:id="690" w:author="Art Milch" w:date="2025-04-19T07:01:00Z" w16du:dateUtc="2025-04-19T11:01:00Z">
        <w:r w:rsidRPr="00524F1B" w:rsidDel="00B4071A">
          <w:rPr>
            <w:rFonts w:ascii="Times New Roman" w:hAnsi="Times New Roman" w:cs="Times New Roman"/>
            <w:sz w:val="24"/>
            <w:szCs w:val="24"/>
          </w:rPr>
          <w:delText>R</w:delText>
        </w:r>
      </w:del>
      <w:r w:rsidRPr="00524F1B">
        <w:rPr>
          <w:rFonts w:ascii="Times New Roman" w:hAnsi="Times New Roman" w:cs="Times New Roman"/>
          <w:sz w:val="24"/>
          <w:szCs w:val="24"/>
        </w:rPr>
        <w:t>egime: Distinct market conditions characterized by specific patterns</w:t>
      </w:r>
    </w:p>
    <w:p w14:paraId="3FB3C5B4" w14:textId="643A9584" w:rsidR="00351D36" w:rsidRPr="00524F1B" w:rsidRDefault="00351D36" w:rsidP="00B25E16">
      <w:pPr>
        <w:pStyle w:val="ListParagraph"/>
        <w:numPr>
          <w:ilvl w:val="0"/>
          <w:numId w:val="64"/>
        </w:numPr>
        <w:spacing w:line="480" w:lineRule="auto"/>
        <w:ind w:firstLine="360"/>
        <w:contextualSpacing w:val="0"/>
        <w:rPr>
          <w:rFonts w:ascii="Times New Roman" w:hAnsi="Times New Roman" w:cs="Times New Roman"/>
          <w:sz w:val="24"/>
          <w:szCs w:val="24"/>
        </w:rPr>
        <w:pPrChange w:id="691" w:author="Art Milch" w:date="2025-04-19T06:59:00Z" w16du:dateUtc="2025-04-19T10:59:00Z">
          <w:pPr>
            <w:pStyle w:val="ListParagraph"/>
            <w:numPr>
              <w:numId w:val="64"/>
            </w:numPr>
            <w:spacing w:line="360" w:lineRule="auto"/>
            <w:ind w:left="1080" w:hanging="360"/>
            <w:jc w:val="both"/>
          </w:pPr>
        </w:pPrChange>
      </w:pPr>
      <w:r w:rsidRPr="00524F1B">
        <w:rPr>
          <w:rFonts w:ascii="Times New Roman" w:hAnsi="Times New Roman" w:cs="Times New Roman"/>
          <w:sz w:val="24"/>
          <w:szCs w:val="24"/>
        </w:rPr>
        <w:t xml:space="preserve">Technical </w:t>
      </w:r>
      <w:ins w:id="692" w:author="Art Milch" w:date="2025-04-19T07:01:00Z" w16du:dateUtc="2025-04-19T11:01:00Z">
        <w:r w:rsidR="00B4071A" w:rsidRPr="00524F1B">
          <w:rPr>
            <w:rFonts w:ascii="Times New Roman" w:hAnsi="Times New Roman" w:cs="Times New Roman"/>
            <w:sz w:val="24"/>
            <w:szCs w:val="24"/>
          </w:rPr>
          <w:t>i</w:t>
        </w:r>
      </w:ins>
      <w:del w:id="693" w:author="Art Milch" w:date="2025-04-19T07:01:00Z" w16du:dateUtc="2025-04-19T11:01:00Z">
        <w:r w:rsidRPr="00524F1B" w:rsidDel="00B4071A">
          <w:rPr>
            <w:rFonts w:ascii="Times New Roman" w:hAnsi="Times New Roman" w:cs="Times New Roman"/>
            <w:sz w:val="24"/>
            <w:szCs w:val="24"/>
          </w:rPr>
          <w:delText>I</w:delText>
        </w:r>
      </w:del>
      <w:r w:rsidRPr="00524F1B">
        <w:rPr>
          <w:rFonts w:ascii="Times New Roman" w:hAnsi="Times New Roman" w:cs="Times New Roman"/>
          <w:sz w:val="24"/>
          <w:szCs w:val="24"/>
        </w:rPr>
        <w:t>ndicators: Mathematical calculations based on price and volume data</w:t>
      </w:r>
    </w:p>
    <w:p w14:paraId="6EB45D42" w14:textId="031E4E79" w:rsidR="00351D36" w:rsidRPr="00524F1B" w:rsidRDefault="00351D36" w:rsidP="00DF2E9C">
      <w:pPr>
        <w:pStyle w:val="ListParagraph"/>
        <w:numPr>
          <w:ilvl w:val="0"/>
          <w:numId w:val="64"/>
        </w:numPr>
        <w:spacing w:line="480" w:lineRule="auto"/>
        <w:ind w:firstLine="360"/>
        <w:contextualSpacing w:val="0"/>
        <w:rPr>
          <w:rFonts w:ascii="Times New Roman" w:hAnsi="Times New Roman" w:cs="Times New Roman"/>
          <w:sz w:val="24"/>
          <w:szCs w:val="24"/>
        </w:rPr>
        <w:pPrChange w:id="694" w:author="Art Milch" w:date="2025-04-19T07:01:00Z" w16du:dateUtc="2025-04-19T11:01:00Z">
          <w:pPr>
            <w:pStyle w:val="ListParagraph"/>
            <w:numPr>
              <w:numId w:val="64"/>
            </w:numPr>
            <w:spacing w:line="360" w:lineRule="auto"/>
            <w:ind w:left="1080" w:hanging="360"/>
            <w:jc w:val="both"/>
          </w:pPr>
        </w:pPrChange>
      </w:pPr>
      <w:r w:rsidRPr="00524F1B">
        <w:rPr>
          <w:rFonts w:ascii="Times New Roman" w:hAnsi="Times New Roman" w:cs="Times New Roman"/>
          <w:sz w:val="24"/>
          <w:szCs w:val="24"/>
        </w:rPr>
        <w:t>Risk-</w:t>
      </w:r>
      <w:ins w:id="695" w:author="Art Milch" w:date="2025-04-19T16:05:00Z" w16du:dateUtc="2025-04-19T20:05:00Z">
        <w:r w:rsidR="00B95755">
          <w:rPr>
            <w:rFonts w:ascii="Times New Roman" w:hAnsi="Times New Roman" w:cs="Times New Roman"/>
            <w:sz w:val="24"/>
            <w:szCs w:val="24"/>
          </w:rPr>
          <w:t>a</w:t>
        </w:r>
      </w:ins>
      <w:del w:id="696" w:author="Art Milch" w:date="2025-04-19T16:05:00Z" w16du:dateUtc="2025-04-19T20:05:00Z">
        <w:r w:rsidRPr="00524F1B" w:rsidDel="00B95755">
          <w:rPr>
            <w:rFonts w:ascii="Times New Roman" w:hAnsi="Times New Roman" w:cs="Times New Roman"/>
            <w:sz w:val="24"/>
            <w:szCs w:val="24"/>
          </w:rPr>
          <w:delText>A</w:delText>
        </w:r>
      </w:del>
      <w:r w:rsidRPr="00524F1B">
        <w:rPr>
          <w:rFonts w:ascii="Times New Roman" w:hAnsi="Times New Roman" w:cs="Times New Roman"/>
          <w:sz w:val="24"/>
          <w:szCs w:val="24"/>
        </w:rPr>
        <w:t xml:space="preserve">djusted </w:t>
      </w:r>
      <w:ins w:id="697" w:author="Art Milch" w:date="2025-04-19T07:01:00Z" w16du:dateUtc="2025-04-19T11:01:00Z">
        <w:r w:rsidR="00B4071A" w:rsidRPr="00524F1B">
          <w:rPr>
            <w:rFonts w:ascii="Times New Roman" w:hAnsi="Times New Roman" w:cs="Times New Roman"/>
            <w:sz w:val="24"/>
            <w:szCs w:val="24"/>
          </w:rPr>
          <w:t>r</w:t>
        </w:r>
      </w:ins>
      <w:del w:id="698" w:author="Art Milch" w:date="2025-04-19T07:01:00Z" w16du:dateUtc="2025-04-19T11:01:00Z">
        <w:r w:rsidRPr="00524F1B" w:rsidDel="00B4071A">
          <w:rPr>
            <w:rFonts w:ascii="Times New Roman" w:hAnsi="Times New Roman" w:cs="Times New Roman"/>
            <w:sz w:val="24"/>
            <w:szCs w:val="24"/>
          </w:rPr>
          <w:delText>R</w:delText>
        </w:r>
      </w:del>
      <w:r w:rsidRPr="00524F1B">
        <w:rPr>
          <w:rFonts w:ascii="Times New Roman" w:hAnsi="Times New Roman" w:cs="Times New Roman"/>
          <w:sz w:val="24"/>
          <w:szCs w:val="24"/>
        </w:rPr>
        <w:t>eturns: Performance metrics accounting for risk levels</w:t>
      </w:r>
    </w:p>
    <w:p w14:paraId="186AA923" w14:textId="77777777" w:rsidR="00351D36" w:rsidRPr="00524F1B" w:rsidRDefault="00351D36" w:rsidP="00DF2E9C">
      <w:pPr>
        <w:pStyle w:val="ListParagraph"/>
        <w:numPr>
          <w:ilvl w:val="0"/>
          <w:numId w:val="62"/>
        </w:numPr>
        <w:spacing w:line="480" w:lineRule="auto"/>
        <w:ind w:firstLine="0"/>
        <w:contextualSpacing w:val="0"/>
        <w:rPr>
          <w:rFonts w:ascii="Times New Roman" w:hAnsi="Times New Roman" w:cs="Times New Roman"/>
          <w:sz w:val="24"/>
          <w:szCs w:val="24"/>
        </w:rPr>
        <w:pPrChange w:id="699" w:author="Art Milch" w:date="2025-04-19T07:01:00Z" w16du:dateUtc="2025-04-19T11:01:00Z">
          <w:pPr>
            <w:pStyle w:val="ListParagraph"/>
            <w:numPr>
              <w:numId w:val="62"/>
            </w:numPr>
            <w:spacing w:line="360" w:lineRule="auto"/>
            <w:ind w:hanging="360"/>
            <w:jc w:val="both"/>
          </w:pPr>
        </w:pPrChange>
      </w:pPr>
      <w:r w:rsidRPr="00524F1B">
        <w:rPr>
          <w:rFonts w:ascii="Times New Roman" w:hAnsi="Times New Roman" w:cs="Times New Roman"/>
          <w:sz w:val="24"/>
          <w:szCs w:val="24"/>
        </w:rPr>
        <w:t>Performance Metrics</w:t>
      </w:r>
      <w:del w:id="700" w:author="Art Milch" w:date="2025-04-19T16:05:00Z" w16du:dateUtc="2025-04-19T20:05:00Z">
        <w:r w:rsidRPr="00524F1B" w:rsidDel="00B95755">
          <w:rPr>
            <w:rFonts w:ascii="Times New Roman" w:hAnsi="Times New Roman" w:cs="Times New Roman"/>
            <w:sz w:val="24"/>
            <w:szCs w:val="24"/>
          </w:rPr>
          <w:delText>:</w:delText>
        </w:r>
      </w:del>
    </w:p>
    <w:p w14:paraId="4EE75671" w14:textId="31567BBE" w:rsidR="00351D36" w:rsidRPr="00524F1B" w:rsidRDefault="00351D36" w:rsidP="00DF2E9C">
      <w:pPr>
        <w:pStyle w:val="ListParagraph"/>
        <w:numPr>
          <w:ilvl w:val="0"/>
          <w:numId w:val="65"/>
        </w:numPr>
        <w:spacing w:line="480" w:lineRule="auto"/>
        <w:ind w:firstLine="360"/>
        <w:contextualSpacing w:val="0"/>
        <w:rPr>
          <w:rFonts w:ascii="Times New Roman" w:hAnsi="Times New Roman" w:cs="Times New Roman"/>
          <w:sz w:val="24"/>
          <w:szCs w:val="24"/>
        </w:rPr>
        <w:pPrChange w:id="701" w:author="Art Milch" w:date="2025-04-19T07:02:00Z" w16du:dateUtc="2025-04-19T11:02:00Z">
          <w:pPr>
            <w:pStyle w:val="ListParagraph"/>
            <w:numPr>
              <w:numId w:val="65"/>
            </w:numPr>
            <w:spacing w:line="360" w:lineRule="auto"/>
            <w:ind w:left="1080" w:hanging="360"/>
            <w:jc w:val="both"/>
          </w:pPr>
        </w:pPrChange>
      </w:pPr>
      <w:r w:rsidRPr="00524F1B">
        <w:rPr>
          <w:rFonts w:ascii="Times New Roman" w:hAnsi="Times New Roman" w:cs="Times New Roman"/>
          <w:sz w:val="24"/>
          <w:szCs w:val="24"/>
        </w:rPr>
        <w:t xml:space="preserve">Sharpe </w:t>
      </w:r>
      <w:ins w:id="702" w:author="Art Milch" w:date="2025-04-19T07:01:00Z" w16du:dateUtc="2025-04-19T11:01:00Z">
        <w:r w:rsidR="00B4071A" w:rsidRPr="00524F1B">
          <w:rPr>
            <w:rFonts w:ascii="Times New Roman" w:hAnsi="Times New Roman" w:cs="Times New Roman"/>
            <w:sz w:val="24"/>
            <w:szCs w:val="24"/>
          </w:rPr>
          <w:t>r</w:t>
        </w:r>
      </w:ins>
      <w:del w:id="703" w:author="Art Milch" w:date="2025-04-19T07:01:00Z" w16du:dateUtc="2025-04-19T11:01:00Z">
        <w:r w:rsidRPr="00524F1B" w:rsidDel="00B4071A">
          <w:rPr>
            <w:rFonts w:ascii="Times New Roman" w:hAnsi="Times New Roman" w:cs="Times New Roman"/>
            <w:sz w:val="24"/>
            <w:szCs w:val="24"/>
          </w:rPr>
          <w:delText>R</w:delText>
        </w:r>
      </w:del>
      <w:r w:rsidRPr="00524F1B">
        <w:rPr>
          <w:rFonts w:ascii="Times New Roman" w:hAnsi="Times New Roman" w:cs="Times New Roman"/>
          <w:sz w:val="24"/>
          <w:szCs w:val="24"/>
        </w:rPr>
        <w:t xml:space="preserve">atio: </w:t>
      </w:r>
      <w:r w:rsidR="003736FF" w:rsidRPr="00524F1B">
        <w:rPr>
          <w:rFonts w:ascii="Times New Roman" w:hAnsi="Times New Roman" w:cs="Times New Roman"/>
          <w:sz w:val="24"/>
          <w:szCs w:val="24"/>
        </w:rPr>
        <w:t xml:space="preserve">A </w:t>
      </w:r>
      <w:r w:rsidR="00DF2E9C" w:rsidRPr="00524F1B">
        <w:rPr>
          <w:rFonts w:ascii="Times New Roman" w:hAnsi="Times New Roman" w:cs="Times New Roman"/>
          <w:sz w:val="24"/>
          <w:szCs w:val="24"/>
        </w:rPr>
        <w:t>measure of risk-adjusted returns</w:t>
      </w:r>
    </w:p>
    <w:p w14:paraId="1BEC05C5" w14:textId="03B962AA" w:rsidR="00351D36" w:rsidRPr="00524F1B" w:rsidRDefault="00351D36" w:rsidP="00DF2E9C">
      <w:pPr>
        <w:pStyle w:val="ListParagraph"/>
        <w:numPr>
          <w:ilvl w:val="0"/>
          <w:numId w:val="65"/>
        </w:numPr>
        <w:spacing w:line="480" w:lineRule="auto"/>
        <w:ind w:firstLine="360"/>
        <w:contextualSpacing w:val="0"/>
        <w:rPr>
          <w:rFonts w:ascii="Times New Roman" w:hAnsi="Times New Roman" w:cs="Times New Roman"/>
          <w:sz w:val="24"/>
          <w:szCs w:val="24"/>
        </w:rPr>
        <w:pPrChange w:id="704" w:author="Art Milch" w:date="2025-04-19T07:02:00Z" w16du:dateUtc="2025-04-19T11:02:00Z">
          <w:pPr>
            <w:pStyle w:val="ListParagraph"/>
            <w:numPr>
              <w:numId w:val="65"/>
            </w:numPr>
            <w:spacing w:line="360" w:lineRule="auto"/>
            <w:ind w:left="1080" w:hanging="360"/>
            <w:jc w:val="both"/>
          </w:pPr>
        </w:pPrChange>
      </w:pPr>
      <w:r w:rsidRPr="00524F1B">
        <w:rPr>
          <w:rFonts w:ascii="Times New Roman" w:hAnsi="Times New Roman" w:cs="Times New Roman"/>
          <w:sz w:val="24"/>
          <w:szCs w:val="24"/>
        </w:rPr>
        <w:t xml:space="preserve">Maximum </w:t>
      </w:r>
      <w:ins w:id="705" w:author="Art Milch" w:date="2025-04-19T07:01:00Z" w16du:dateUtc="2025-04-19T11:01:00Z">
        <w:r w:rsidR="00B4071A" w:rsidRPr="00524F1B">
          <w:rPr>
            <w:rFonts w:ascii="Times New Roman" w:hAnsi="Times New Roman" w:cs="Times New Roman"/>
            <w:sz w:val="24"/>
            <w:szCs w:val="24"/>
          </w:rPr>
          <w:t>d</w:t>
        </w:r>
      </w:ins>
      <w:del w:id="706" w:author="Art Milch" w:date="2025-04-19T07:01:00Z" w16du:dateUtc="2025-04-19T11:01:00Z">
        <w:r w:rsidRPr="00524F1B" w:rsidDel="00B4071A">
          <w:rPr>
            <w:rFonts w:ascii="Times New Roman" w:hAnsi="Times New Roman" w:cs="Times New Roman"/>
            <w:sz w:val="24"/>
            <w:szCs w:val="24"/>
          </w:rPr>
          <w:delText>D</w:delText>
        </w:r>
      </w:del>
      <w:r w:rsidRPr="00524F1B">
        <w:rPr>
          <w:rFonts w:ascii="Times New Roman" w:hAnsi="Times New Roman" w:cs="Times New Roman"/>
          <w:sz w:val="24"/>
          <w:szCs w:val="24"/>
        </w:rPr>
        <w:t>rawdown: Largest peak-to-trough decline</w:t>
      </w:r>
    </w:p>
    <w:p w14:paraId="48A60C71" w14:textId="2E091D0D" w:rsidR="00351D36" w:rsidRPr="00524F1B" w:rsidRDefault="00351D36" w:rsidP="00DF2E9C">
      <w:pPr>
        <w:pStyle w:val="ListParagraph"/>
        <w:numPr>
          <w:ilvl w:val="0"/>
          <w:numId w:val="65"/>
        </w:numPr>
        <w:spacing w:line="480" w:lineRule="auto"/>
        <w:ind w:firstLine="360"/>
        <w:contextualSpacing w:val="0"/>
        <w:rPr>
          <w:ins w:id="707" w:author="Art Milch" w:date="2025-04-19T07:03:00Z" w16du:dateUtc="2025-04-19T11:03:00Z"/>
          <w:rFonts w:ascii="Times New Roman" w:hAnsi="Times New Roman" w:cs="Times New Roman"/>
          <w:sz w:val="24"/>
          <w:szCs w:val="24"/>
        </w:rPr>
      </w:pPr>
      <w:r w:rsidRPr="00524F1B">
        <w:rPr>
          <w:rFonts w:ascii="Times New Roman" w:hAnsi="Times New Roman" w:cs="Times New Roman"/>
          <w:sz w:val="24"/>
          <w:szCs w:val="24"/>
        </w:rPr>
        <w:t xml:space="preserve">Win </w:t>
      </w:r>
      <w:ins w:id="708" w:author="Art Milch" w:date="2025-04-19T07:02:00Z" w16du:dateUtc="2025-04-19T11:02:00Z">
        <w:r w:rsidR="00DF2E9C" w:rsidRPr="00524F1B">
          <w:rPr>
            <w:rFonts w:ascii="Times New Roman" w:hAnsi="Times New Roman" w:cs="Times New Roman"/>
            <w:sz w:val="24"/>
            <w:szCs w:val="24"/>
          </w:rPr>
          <w:t>r</w:t>
        </w:r>
      </w:ins>
      <w:del w:id="709" w:author="Art Milch" w:date="2025-04-19T07:02:00Z" w16du:dateUtc="2025-04-19T11:02:00Z">
        <w:r w:rsidRPr="00524F1B" w:rsidDel="00DF2E9C">
          <w:rPr>
            <w:rFonts w:ascii="Times New Roman" w:hAnsi="Times New Roman" w:cs="Times New Roman"/>
            <w:sz w:val="24"/>
            <w:szCs w:val="24"/>
          </w:rPr>
          <w:delText>R</w:delText>
        </w:r>
      </w:del>
      <w:r w:rsidRPr="00524F1B">
        <w:rPr>
          <w:rFonts w:ascii="Times New Roman" w:hAnsi="Times New Roman" w:cs="Times New Roman"/>
          <w:sz w:val="24"/>
          <w:szCs w:val="24"/>
        </w:rPr>
        <w:t>ate: Percentage of profitable trades</w:t>
      </w:r>
    </w:p>
    <w:p w14:paraId="00A150FA" w14:textId="77777777" w:rsidR="00DF2E9C" w:rsidRPr="00524F1B" w:rsidRDefault="00DF2E9C" w:rsidP="00DF2E9C">
      <w:pPr>
        <w:spacing w:line="480" w:lineRule="auto"/>
        <w:rPr>
          <w:ins w:id="710" w:author="Art Milch" w:date="2025-04-19T07:03:00Z" w16du:dateUtc="2025-04-19T11:03:00Z"/>
          <w:rFonts w:ascii="Times New Roman" w:hAnsi="Times New Roman" w:cs="Times New Roman"/>
          <w:sz w:val="24"/>
          <w:szCs w:val="24"/>
        </w:rPr>
      </w:pPr>
    </w:p>
    <w:p w14:paraId="10529E3A" w14:textId="77777777" w:rsidR="00DF2E9C" w:rsidRPr="00524F1B" w:rsidRDefault="00DF2E9C" w:rsidP="00DF2E9C">
      <w:pPr>
        <w:spacing w:line="480" w:lineRule="auto"/>
        <w:rPr>
          <w:rFonts w:ascii="Times New Roman" w:hAnsi="Times New Roman" w:cs="Times New Roman"/>
          <w:sz w:val="24"/>
          <w:szCs w:val="24"/>
          <w:rPrChange w:id="711" w:author="Art Milch" w:date="2025-04-19T08:50:00Z" w16du:dateUtc="2025-04-19T12:50:00Z">
            <w:rPr/>
          </w:rPrChange>
        </w:rPr>
        <w:pPrChange w:id="712" w:author="Art Milch" w:date="2025-04-19T07:03:00Z" w16du:dateUtc="2025-04-19T11:03:00Z">
          <w:pPr>
            <w:pStyle w:val="ListParagraph"/>
            <w:numPr>
              <w:numId w:val="65"/>
            </w:numPr>
            <w:spacing w:line="360" w:lineRule="auto"/>
            <w:ind w:left="1080" w:hanging="360"/>
            <w:jc w:val="both"/>
          </w:pPr>
        </w:pPrChange>
      </w:pPr>
    </w:p>
    <w:p w14:paraId="25381588" w14:textId="77777777" w:rsidR="00351D36" w:rsidRPr="00524F1B" w:rsidRDefault="00351D36" w:rsidP="00DF2E9C">
      <w:pPr>
        <w:pStyle w:val="Heading3"/>
        <w:spacing w:before="0" w:beforeAutospacing="0" w:after="0" w:afterAutospacing="0" w:line="480" w:lineRule="auto"/>
        <w:rPr>
          <w:sz w:val="24"/>
          <w:szCs w:val="24"/>
          <w:rPrChange w:id="713" w:author="Art Milch" w:date="2025-04-19T08:50:00Z" w16du:dateUtc="2025-04-19T12:50:00Z">
            <w:rPr/>
          </w:rPrChange>
        </w:rPr>
        <w:pPrChange w:id="714" w:author="Art Milch" w:date="2025-04-19T07:03:00Z" w16du:dateUtc="2025-04-19T11:03:00Z">
          <w:pPr>
            <w:pStyle w:val="Heading3"/>
          </w:pPr>
        </w:pPrChange>
      </w:pPr>
      <w:bookmarkStart w:id="715" w:name="_Toc194830274"/>
      <w:r w:rsidRPr="00524F1B">
        <w:rPr>
          <w:sz w:val="24"/>
          <w:szCs w:val="24"/>
          <w:rPrChange w:id="716" w:author="Art Milch" w:date="2025-04-19T08:50:00Z" w16du:dateUtc="2025-04-19T12:50:00Z">
            <w:rPr/>
          </w:rPrChange>
        </w:rPr>
        <w:lastRenderedPageBreak/>
        <w:t>1.5 Research Questions and Hypotheses</w:t>
      </w:r>
      <w:bookmarkEnd w:id="715"/>
    </w:p>
    <w:p w14:paraId="739ECB02" w14:textId="69339B19" w:rsidR="007A6B5A" w:rsidRPr="00524F1B" w:rsidRDefault="007A6B5A" w:rsidP="00DF2E9C">
      <w:pPr>
        <w:spacing w:line="480" w:lineRule="auto"/>
        <w:ind w:firstLine="720"/>
        <w:rPr>
          <w:rFonts w:ascii="Times New Roman" w:hAnsi="Times New Roman" w:cs="Times New Roman"/>
          <w:sz w:val="24"/>
          <w:szCs w:val="24"/>
        </w:rPr>
        <w:pPrChange w:id="717" w:author="Art Milch" w:date="2025-04-19T07:03:00Z" w16du:dateUtc="2025-04-19T11:03:00Z">
          <w:pPr>
            <w:spacing w:before="240" w:line="360" w:lineRule="auto"/>
            <w:jc w:val="both"/>
          </w:pPr>
        </w:pPrChange>
      </w:pPr>
      <w:r w:rsidRPr="00524F1B">
        <w:rPr>
          <w:rFonts w:ascii="Times New Roman" w:hAnsi="Times New Roman" w:cs="Times New Roman"/>
          <w:sz w:val="24"/>
          <w:szCs w:val="24"/>
        </w:rPr>
        <w:t>The key research question is how we</w:t>
      </w:r>
      <w:ins w:id="718" w:author="Art Milch" w:date="2025-04-19T07:04:00Z" w16du:dateUtc="2025-04-19T11:04:00Z">
        <w:r w:rsidR="007E1761" w:rsidRPr="00524F1B">
          <w:rPr>
            <w:rFonts w:ascii="Times New Roman" w:hAnsi="Times New Roman" w:cs="Times New Roman"/>
            <w:sz w:val="24"/>
            <w:szCs w:val="24"/>
          </w:rPr>
          <w:t xml:space="preserve"> </w:t>
        </w:r>
      </w:ins>
      <w:del w:id="719" w:author="Art Milch" w:date="2025-04-19T07:04:00Z" w16du:dateUtc="2025-04-19T11:04:00Z">
        <w:r w:rsidRPr="00524F1B" w:rsidDel="007E1761">
          <w:rPr>
            <w:rFonts w:ascii="Times New Roman" w:hAnsi="Times New Roman" w:cs="Times New Roman"/>
            <w:sz w:val="24"/>
            <w:szCs w:val="24"/>
          </w:rPr>
          <w:delText> </w:delText>
        </w:r>
      </w:del>
      <w:r w:rsidR="003736FF" w:rsidRPr="00524F1B">
        <w:rPr>
          <w:rFonts w:ascii="Times New Roman" w:hAnsi="Times New Roman" w:cs="Times New Roman"/>
          <w:sz w:val="24"/>
          <w:szCs w:val="24"/>
        </w:rPr>
        <w:t>compare</w:t>
      </w:r>
      <w:r w:rsidRPr="00524F1B">
        <w:rPr>
          <w:rFonts w:ascii="Times New Roman" w:hAnsi="Times New Roman" w:cs="Times New Roman"/>
          <w:sz w:val="24"/>
          <w:szCs w:val="24"/>
        </w:rPr>
        <w:t xml:space="preserve"> a hybrid CNN-LSTM deep</w:t>
      </w:r>
      <w:ins w:id="720" w:author="Art Milch" w:date="2025-04-19T07:04:00Z" w16du:dateUtc="2025-04-19T11:04:00Z">
        <w:r w:rsidR="007E1761" w:rsidRPr="00524F1B">
          <w:rPr>
            <w:rFonts w:ascii="Times New Roman" w:hAnsi="Times New Roman" w:cs="Times New Roman"/>
            <w:sz w:val="24"/>
            <w:szCs w:val="24"/>
          </w:rPr>
          <w:t>-</w:t>
        </w:r>
      </w:ins>
      <w:del w:id="721" w:author="Art Milch" w:date="2025-04-19T07:04:00Z" w16du:dateUtc="2025-04-19T11:04:00Z">
        <w:r w:rsidRPr="00524F1B" w:rsidDel="007E1761">
          <w:rPr>
            <w:rFonts w:ascii="Times New Roman" w:hAnsi="Times New Roman" w:cs="Times New Roman"/>
            <w:sz w:val="24"/>
            <w:szCs w:val="24"/>
          </w:rPr>
          <w:delText xml:space="preserve"> </w:delText>
        </w:r>
      </w:del>
      <w:r w:rsidRPr="00524F1B">
        <w:rPr>
          <w:rFonts w:ascii="Times New Roman" w:hAnsi="Times New Roman" w:cs="Times New Roman"/>
          <w:sz w:val="24"/>
          <w:szCs w:val="24"/>
        </w:rPr>
        <w:t xml:space="preserve">learning model to a traditional technical analysis </w:t>
      </w:r>
      <w:del w:id="722" w:author="Art Milch" w:date="2025-04-19T07:04:00Z" w16du:dateUtc="2025-04-19T11:04:00Z">
        <w:r w:rsidRPr="00524F1B" w:rsidDel="00BC0732">
          <w:rPr>
            <w:rFonts w:ascii="Times New Roman" w:hAnsi="Times New Roman" w:cs="Times New Roman"/>
            <w:sz w:val="24"/>
            <w:szCs w:val="24"/>
          </w:rPr>
          <w:delText>approach a</w:delText>
        </w:r>
      </w:del>
      <w:ins w:id="723" w:author="Art Milch" w:date="2025-04-19T07:04:00Z" w16du:dateUtc="2025-04-19T11:04:00Z">
        <w:r w:rsidR="00BC0732" w:rsidRPr="00524F1B">
          <w:rPr>
            <w:rFonts w:ascii="Times New Roman" w:hAnsi="Times New Roman" w:cs="Times New Roman"/>
            <w:sz w:val="24"/>
            <w:szCs w:val="24"/>
          </w:rPr>
          <w:t>a</w:t>
        </w:r>
      </w:ins>
      <w:r w:rsidRPr="00524F1B">
        <w:rPr>
          <w:rFonts w:ascii="Times New Roman" w:hAnsi="Times New Roman" w:cs="Times New Roman"/>
          <w:sz w:val="24"/>
          <w:szCs w:val="24"/>
        </w:rPr>
        <w:t>nd whether it provides better trading</w:t>
      </w:r>
      <w:ins w:id="724" w:author="Art Milch" w:date="2025-04-19T07:04:00Z" w16du:dateUtc="2025-04-19T11:04:00Z">
        <w:r w:rsidR="00BC0732" w:rsidRPr="00524F1B">
          <w:rPr>
            <w:rFonts w:ascii="Times New Roman" w:hAnsi="Times New Roman" w:cs="Times New Roman"/>
            <w:sz w:val="24"/>
            <w:szCs w:val="24"/>
          </w:rPr>
          <w:t>-</w:t>
        </w:r>
      </w:ins>
      <w:del w:id="725" w:author="Art Milch" w:date="2025-04-19T07:04:00Z" w16du:dateUtc="2025-04-19T11:04:00Z">
        <w:r w:rsidRPr="00524F1B" w:rsidDel="00BC0732">
          <w:rPr>
            <w:rFonts w:ascii="Times New Roman" w:hAnsi="Times New Roman" w:cs="Times New Roman"/>
            <w:sz w:val="24"/>
            <w:szCs w:val="24"/>
          </w:rPr>
          <w:delText xml:space="preserve"> </w:delText>
        </w:r>
      </w:del>
      <w:r w:rsidRPr="00524F1B">
        <w:rPr>
          <w:rFonts w:ascii="Times New Roman" w:hAnsi="Times New Roman" w:cs="Times New Roman"/>
          <w:sz w:val="24"/>
          <w:szCs w:val="24"/>
        </w:rPr>
        <w:t xml:space="preserve">signal reliability or profitability. The study tests several important hypotheses </w:t>
      </w:r>
      <w:r w:rsidR="003736FF" w:rsidRPr="00524F1B">
        <w:rPr>
          <w:rFonts w:ascii="Times New Roman" w:hAnsi="Times New Roman" w:cs="Times New Roman"/>
          <w:sz w:val="24"/>
          <w:szCs w:val="24"/>
        </w:rPr>
        <w:t>regarding the quality of the generated signals, trading performance,</w:t>
      </w:r>
      <w:r w:rsidRPr="00524F1B">
        <w:rPr>
          <w:rFonts w:ascii="Times New Roman" w:hAnsi="Times New Roman" w:cs="Times New Roman"/>
          <w:sz w:val="24"/>
          <w:szCs w:val="24"/>
        </w:rPr>
        <w:t xml:space="preserve"> and risk</w:t>
      </w:r>
      <w:del w:id="726" w:author="Art Milch" w:date="2025-04-19T16:06:00Z" w16du:dateUtc="2025-04-19T20:06:00Z">
        <w:r w:rsidRPr="00524F1B" w:rsidDel="00B95755">
          <w:rPr>
            <w:rFonts w:ascii="Times New Roman" w:hAnsi="Times New Roman" w:cs="Times New Roman"/>
            <w:sz w:val="24"/>
            <w:szCs w:val="24"/>
          </w:rPr>
          <w:delText xml:space="preserve"> </w:delText>
        </w:r>
      </w:del>
      <w:ins w:id="727" w:author="Art Milch" w:date="2025-04-19T16:09:00Z" w16du:dateUtc="2025-04-19T20:09:00Z">
        <w:r w:rsidR="006E5302">
          <w:rPr>
            <w:rFonts w:ascii="Times New Roman" w:hAnsi="Times New Roman" w:cs="Times New Roman"/>
            <w:sz w:val="24"/>
            <w:szCs w:val="24"/>
          </w:rPr>
          <w:t>-</w:t>
        </w:r>
      </w:ins>
      <w:r w:rsidRPr="00524F1B">
        <w:rPr>
          <w:rFonts w:ascii="Times New Roman" w:hAnsi="Times New Roman" w:cs="Times New Roman"/>
          <w:sz w:val="24"/>
          <w:szCs w:val="24"/>
        </w:rPr>
        <w:t>management effectiveness.</w:t>
      </w:r>
    </w:p>
    <w:p w14:paraId="30E8CED4" w14:textId="3D09545C" w:rsidR="00FF6296" w:rsidRPr="00524F1B" w:rsidRDefault="00FF6296" w:rsidP="00E45F08">
      <w:pPr>
        <w:spacing w:line="480" w:lineRule="auto"/>
        <w:ind w:firstLine="720"/>
        <w:rPr>
          <w:rFonts w:ascii="Times New Roman" w:hAnsi="Times New Roman" w:cs="Times New Roman"/>
          <w:sz w:val="24"/>
          <w:szCs w:val="24"/>
        </w:rPr>
        <w:pPrChange w:id="728" w:author="Art Milch" w:date="2025-04-19T07:05:00Z" w16du:dateUtc="2025-04-19T11:05:00Z">
          <w:pPr>
            <w:spacing w:before="240" w:line="360" w:lineRule="auto"/>
            <w:jc w:val="both"/>
          </w:pPr>
        </w:pPrChange>
      </w:pPr>
      <w:r w:rsidRPr="00524F1B">
        <w:rPr>
          <w:rFonts w:ascii="Times New Roman" w:hAnsi="Times New Roman" w:cs="Times New Roman"/>
          <w:sz w:val="24"/>
          <w:szCs w:val="24"/>
        </w:rPr>
        <w:t>So, what are we really trying to figure out here? At its heart, this study poses a straightforward question: Can our advanced hybrid CNN-LSTM deep</w:t>
      </w:r>
      <w:ins w:id="729" w:author="Art Milch" w:date="2025-04-19T07:05:00Z" w16du:dateUtc="2025-04-19T11:05:00Z">
        <w:r w:rsidR="00E45F08" w:rsidRPr="00524F1B">
          <w:rPr>
            <w:rFonts w:ascii="Times New Roman" w:hAnsi="Times New Roman" w:cs="Times New Roman"/>
            <w:sz w:val="24"/>
            <w:szCs w:val="24"/>
          </w:rPr>
          <w:t>-</w:t>
        </w:r>
      </w:ins>
      <w:del w:id="730" w:author="Art Milch" w:date="2025-04-19T07:05:00Z" w16du:dateUtc="2025-04-19T11:05:00Z">
        <w:r w:rsidRPr="00524F1B" w:rsidDel="00E45F08">
          <w:rPr>
            <w:rFonts w:ascii="Times New Roman" w:hAnsi="Times New Roman" w:cs="Times New Roman"/>
            <w:sz w:val="24"/>
            <w:szCs w:val="24"/>
          </w:rPr>
          <w:delText xml:space="preserve"> </w:delText>
        </w:r>
      </w:del>
      <w:r w:rsidRPr="00524F1B">
        <w:rPr>
          <w:rFonts w:ascii="Times New Roman" w:hAnsi="Times New Roman" w:cs="Times New Roman"/>
          <w:sz w:val="24"/>
          <w:szCs w:val="24"/>
        </w:rPr>
        <w:t xml:space="preserve">learning model outperform the traditional </w:t>
      </w:r>
      <w:ins w:id="731" w:author="Art Milch" w:date="2025-04-19T07:05:00Z" w16du:dateUtc="2025-04-19T11:05:00Z">
        <w:r w:rsidR="00E45F08" w:rsidRPr="00524F1B">
          <w:rPr>
            <w:rFonts w:ascii="Times New Roman" w:hAnsi="Times New Roman" w:cs="Times New Roman"/>
            <w:sz w:val="24"/>
            <w:szCs w:val="24"/>
          </w:rPr>
          <w:t>methods</w:t>
        </w:r>
      </w:ins>
      <w:ins w:id="732" w:author="Art Milch" w:date="2025-04-19T07:06:00Z" w16du:dateUtc="2025-04-19T11:06:00Z">
        <w:r w:rsidR="00E45F08" w:rsidRPr="00524F1B">
          <w:rPr>
            <w:rFonts w:ascii="Times New Roman" w:hAnsi="Times New Roman" w:cs="Times New Roman"/>
            <w:sz w:val="24"/>
            <w:szCs w:val="24"/>
          </w:rPr>
          <w:t xml:space="preserve"> of </w:t>
        </w:r>
      </w:ins>
      <w:r w:rsidRPr="00524F1B">
        <w:rPr>
          <w:rFonts w:ascii="Times New Roman" w:hAnsi="Times New Roman" w:cs="Times New Roman"/>
          <w:sz w:val="24"/>
          <w:szCs w:val="24"/>
        </w:rPr>
        <w:t xml:space="preserve">technical analysis </w:t>
      </w:r>
      <w:del w:id="733" w:author="Art Milch" w:date="2025-04-19T07:06:00Z" w16du:dateUtc="2025-04-19T11:06:00Z">
        <w:r w:rsidRPr="00524F1B" w:rsidDel="00E45F08">
          <w:rPr>
            <w:rFonts w:ascii="Times New Roman" w:hAnsi="Times New Roman" w:cs="Times New Roman"/>
            <w:sz w:val="24"/>
            <w:szCs w:val="24"/>
          </w:rPr>
          <w:delText xml:space="preserve">methods </w:delText>
        </w:r>
      </w:del>
      <w:r w:rsidRPr="00524F1B">
        <w:rPr>
          <w:rFonts w:ascii="Times New Roman" w:hAnsi="Times New Roman" w:cs="Times New Roman"/>
          <w:sz w:val="24"/>
          <w:szCs w:val="24"/>
        </w:rPr>
        <w:t>that traders have been using for decades?</w:t>
      </w:r>
    </w:p>
    <w:p w14:paraId="6E537A8C" w14:textId="6D1FE174" w:rsidR="00FF6296" w:rsidRPr="00524F1B" w:rsidRDefault="00FF6296" w:rsidP="00E45F08">
      <w:pPr>
        <w:spacing w:line="480" w:lineRule="auto"/>
        <w:ind w:firstLine="720"/>
        <w:rPr>
          <w:rFonts w:ascii="Times New Roman" w:hAnsi="Times New Roman" w:cs="Times New Roman"/>
          <w:sz w:val="24"/>
          <w:szCs w:val="24"/>
        </w:rPr>
        <w:pPrChange w:id="734" w:author="Art Milch" w:date="2025-04-19T07:06:00Z" w16du:dateUtc="2025-04-19T11:06:00Z">
          <w:pPr>
            <w:spacing w:before="240" w:line="360" w:lineRule="auto"/>
            <w:jc w:val="both"/>
          </w:pPr>
        </w:pPrChange>
      </w:pPr>
      <w:r w:rsidRPr="00524F1B">
        <w:rPr>
          <w:rFonts w:ascii="Times New Roman" w:hAnsi="Times New Roman" w:cs="Times New Roman"/>
          <w:sz w:val="24"/>
          <w:szCs w:val="24"/>
        </w:rPr>
        <w:t>I have been fascinated by this question since I started trading and noticed how subjective many classic chart</w:t>
      </w:r>
      <w:ins w:id="735" w:author="Art Milch" w:date="2025-04-19T07:08:00Z" w16du:dateUtc="2025-04-19T11:08:00Z">
        <w:r w:rsidR="007B7AB6" w:rsidRPr="00524F1B">
          <w:rPr>
            <w:rFonts w:ascii="Times New Roman" w:hAnsi="Times New Roman" w:cs="Times New Roman"/>
            <w:sz w:val="24"/>
            <w:szCs w:val="24"/>
          </w:rPr>
          <w:t>-</w:t>
        </w:r>
      </w:ins>
      <w:del w:id="736" w:author="Art Milch" w:date="2025-04-19T07:08:00Z" w16du:dateUtc="2025-04-19T11:08:00Z">
        <w:r w:rsidRPr="00524F1B" w:rsidDel="007B7AB6">
          <w:rPr>
            <w:rFonts w:ascii="Times New Roman" w:hAnsi="Times New Roman" w:cs="Times New Roman"/>
            <w:sz w:val="24"/>
            <w:szCs w:val="24"/>
          </w:rPr>
          <w:delText xml:space="preserve"> </w:delText>
        </w:r>
      </w:del>
      <w:r w:rsidRPr="00524F1B">
        <w:rPr>
          <w:rFonts w:ascii="Times New Roman" w:hAnsi="Times New Roman" w:cs="Times New Roman"/>
          <w:sz w:val="24"/>
          <w:szCs w:val="24"/>
        </w:rPr>
        <w:t xml:space="preserve">pattern interpretations can be. Sometimes I would see a clear head-and-shoulders pattern that my trading buddy would not recognize at all. This inconsistency is what pushed me to explore whether </w:t>
      </w:r>
      <w:ins w:id="737" w:author="Art Milch" w:date="2025-04-19T16:16:00Z" w16du:dateUtc="2025-04-19T20:16:00Z">
        <w:r w:rsidR="00284236">
          <w:rPr>
            <w:rFonts w:ascii="Times New Roman" w:hAnsi="Times New Roman" w:cs="Times New Roman"/>
            <w:sz w:val="24"/>
            <w:szCs w:val="24"/>
          </w:rPr>
          <w:t xml:space="preserve">artificial intelligence </w:t>
        </w:r>
        <w:r w:rsidR="001126F0">
          <w:rPr>
            <w:rFonts w:ascii="Times New Roman" w:hAnsi="Times New Roman" w:cs="Times New Roman"/>
            <w:sz w:val="24"/>
            <w:szCs w:val="24"/>
          </w:rPr>
          <w:t>(</w:t>
        </w:r>
      </w:ins>
      <w:r w:rsidRPr="00524F1B">
        <w:rPr>
          <w:rFonts w:ascii="Times New Roman" w:hAnsi="Times New Roman" w:cs="Times New Roman"/>
          <w:sz w:val="24"/>
          <w:szCs w:val="24"/>
        </w:rPr>
        <w:t>AI</w:t>
      </w:r>
      <w:ins w:id="738" w:author="Art Milch" w:date="2025-04-19T16:16:00Z" w16du:dateUtc="2025-04-19T20:16:00Z">
        <w:r w:rsidR="001126F0">
          <w:rPr>
            <w:rFonts w:ascii="Times New Roman" w:hAnsi="Times New Roman" w:cs="Times New Roman"/>
            <w:sz w:val="24"/>
            <w:szCs w:val="24"/>
          </w:rPr>
          <w:t>)</w:t>
        </w:r>
      </w:ins>
      <w:r w:rsidRPr="00524F1B">
        <w:rPr>
          <w:rFonts w:ascii="Times New Roman" w:hAnsi="Times New Roman" w:cs="Times New Roman"/>
          <w:sz w:val="24"/>
          <w:szCs w:val="24"/>
        </w:rPr>
        <w:t xml:space="preserve"> could do better.</w:t>
      </w:r>
    </w:p>
    <w:p w14:paraId="45ED6BAA" w14:textId="0EF2F70C" w:rsidR="00FF6296" w:rsidRPr="00524F1B" w:rsidRDefault="00FF6296" w:rsidP="007B78EF">
      <w:pPr>
        <w:spacing w:line="480" w:lineRule="auto"/>
        <w:ind w:firstLine="720"/>
        <w:rPr>
          <w:rFonts w:ascii="Times New Roman" w:hAnsi="Times New Roman" w:cs="Times New Roman"/>
          <w:sz w:val="24"/>
          <w:szCs w:val="24"/>
        </w:rPr>
        <w:pPrChange w:id="739" w:author="Art Milch" w:date="2025-04-19T07:08:00Z" w16du:dateUtc="2025-04-19T11:08:00Z">
          <w:pPr>
            <w:spacing w:before="240" w:line="360" w:lineRule="auto"/>
            <w:jc w:val="both"/>
          </w:pPr>
        </w:pPrChange>
      </w:pPr>
      <w:r w:rsidRPr="00524F1B">
        <w:rPr>
          <w:rFonts w:ascii="Times New Roman" w:hAnsi="Times New Roman" w:cs="Times New Roman"/>
          <w:sz w:val="24"/>
          <w:szCs w:val="24"/>
        </w:rPr>
        <w:t xml:space="preserve">Here </w:t>
      </w:r>
      <w:ins w:id="740" w:author="Art Milch" w:date="2025-04-19T07:09:00Z" w16du:dateUtc="2025-04-19T11:09:00Z">
        <w:r w:rsidR="00935E8D" w:rsidRPr="00524F1B">
          <w:rPr>
            <w:rFonts w:ascii="Times New Roman" w:hAnsi="Times New Roman" w:cs="Times New Roman"/>
            <w:sz w:val="24"/>
            <w:szCs w:val="24"/>
          </w:rPr>
          <w:t>are the questions</w:t>
        </w:r>
        <w:r w:rsidR="007B78EF" w:rsidRPr="00524F1B">
          <w:rPr>
            <w:rFonts w:ascii="Times New Roman" w:hAnsi="Times New Roman" w:cs="Times New Roman"/>
            <w:sz w:val="24"/>
            <w:szCs w:val="24"/>
          </w:rPr>
          <w:t xml:space="preserve"> </w:t>
        </w:r>
      </w:ins>
      <w:del w:id="741" w:author="Art Milch" w:date="2025-04-19T07:09:00Z" w16du:dateUtc="2025-04-19T11:09:00Z">
        <w:r w:rsidRPr="00524F1B" w:rsidDel="007B78EF">
          <w:rPr>
            <w:rFonts w:ascii="Times New Roman" w:hAnsi="Times New Roman" w:cs="Times New Roman"/>
            <w:sz w:val="24"/>
            <w:szCs w:val="24"/>
          </w:rPr>
          <w:delText xml:space="preserve">is what </w:delText>
        </w:r>
      </w:del>
      <w:r w:rsidRPr="00524F1B">
        <w:rPr>
          <w:rFonts w:ascii="Times New Roman" w:hAnsi="Times New Roman" w:cs="Times New Roman"/>
          <w:sz w:val="24"/>
          <w:szCs w:val="24"/>
        </w:rPr>
        <w:t>I am specifically looking to answer</w:t>
      </w:r>
      <w:commentRangeStart w:id="742"/>
      <w:ins w:id="743" w:author="Art Milch" w:date="2025-04-19T16:18:00Z" w16du:dateUtc="2025-04-19T20:18:00Z">
        <w:r w:rsidR="00627DFD">
          <w:rPr>
            <w:rFonts w:ascii="Times New Roman" w:hAnsi="Times New Roman" w:cs="Times New Roman"/>
            <w:sz w:val="24"/>
            <w:szCs w:val="24"/>
          </w:rPr>
          <w:t>—</w:t>
        </w:r>
      </w:ins>
      <w:commentRangeEnd w:id="742"/>
      <w:ins w:id="744" w:author="Art Milch" w:date="2025-04-19T16:19:00Z" w16du:dateUtc="2025-04-19T20:19:00Z">
        <w:r w:rsidR="00D817DB">
          <w:rPr>
            <w:rStyle w:val="CommentReference"/>
          </w:rPr>
          <w:commentReference w:id="742"/>
        </w:r>
      </w:ins>
      <w:del w:id="745" w:author="Art Milch" w:date="2025-04-19T16:18:00Z" w16du:dateUtc="2025-04-19T20:18:00Z">
        <w:r w:rsidRPr="00524F1B" w:rsidDel="00627DFD">
          <w:rPr>
            <w:rFonts w:ascii="Times New Roman" w:hAnsi="Times New Roman" w:cs="Times New Roman"/>
            <w:sz w:val="24"/>
            <w:szCs w:val="24"/>
          </w:rPr>
          <w:delText>:</w:delText>
        </w:r>
      </w:del>
    </w:p>
    <w:p w14:paraId="40482B08" w14:textId="70231633" w:rsidR="00FF6296" w:rsidRPr="00524F1B" w:rsidRDefault="00FF6296" w:rsidP="00935E8D">
      <w:pPr>
        <w:spacing w:line="480" w:lineRule="auto"/>
        <w:ind w:firstLine="720"/>
        <w:rPr>
          <w:rFonts w:ascii="Times New Roman" w:hAnsi="Times New Roman" w:cs="Times New Roman"/>
          <w:sz w:val="24"/>
          <w:szCs w:val="24"/>
        </w:rPr>
        <w:pPrChange w:id="746" w:author="Art Milch" w:date="2025-04-19T07:10:00Z" w16du:dateUtc="2025-04-19T11:10:00Z">
          <w:pPr>
            <w:spacing w:before="240" w:line="360" w:lineRule="auto"/>
            <w:jc w:val="both"/>
          </w:pPr>
        </w:pPrChange>
      </w:pPr>
      <w:r w:rsidRPr="00524F1B">
        <w:rPr>
          <w:rFonts w:ascii="Times New Roman" w:hAnsi="Times New Roman" w:cs="Times New Roman"/>
          <w:sz w:val="24"/>
          <w:szCs w:val="24"/>
        </w:rPr>
        <w:t xml:space="preserve">Signal Quality Question: Does </w:t>
      </w:r>
      <w:commentRangeStart w:id="747"/>
      <w:r w:rsidRPr="00524F1B">
        <w:rPr>
          <w:rFonts w:ascii="Times New Roman" w:hAnsi="Times New Roman" w:cs="Times New Roman"/>
          <w:sz w:val="24"/>
          <w:szCs w:val="24"/>
        </w:rPr>
        <w:t>our</w:t>
      </w:r>
      <w:commentRangeEnd w:id="747"/>
      <w:r w:rsidR="00166E85" w:rsidRPr="00524F1B">
        <w:rPr>
          <w:rStyle w:val="CommentReference"/>
        </w:rPr>
        <w:commentReference w:id="747"/>
      </w:r>
      <w:r w:rsidRPr="00524F1B">
        <w:rPr>
          <w:rFonts w:ascii="Times New Roman" w:hAnsi="Times New Roman" w:cs="Times New Roman"/>
          <w:sz w:val="24"/>
          <w:szCs w:val="24"/>
        </w:rPr>
        <w:t xml:space="preserve"> hybrid model produce more reliable trading signals than traditional technical indicators? I hypothesize that it will significantly improve signal accuracy by capturing complex patterns that simple indicators miss.</w:t>
      </w:r>
    </w:p>
    <w:p w14:paraId="2BA79651" w14:textId="7E9DC1F0" w:rsidR="00FF6296" w:rsidRPr="00524F1B" w:rsidRDefault="00FF6296" w:rsidP="00092769">
      <w:pPr>
        <w:spacing w:line="480" w:lineRule="auto"/>
        <w:ind w:firstLine="720"/>
        <w:rPr>
          <w:rFonts w:ascii="Times New Roman" w:hAnsi="Times New Roman" w:cs="Times New Roman"/>
          <w:sz w:val="24"/>
          <w:szCs w:val="24"/>
        </w:rPr>
        <w:pPrChange w:id="748" w:author="Art Milch" w:date="2025-04-19T07:10:00Z" w16du:dateUtc="2025-04-19T11:10:00Z">
          <w:pPr>
            <w:spacing w:before="240" w:line="360" w:lineRule="auto"/>
            <w:jc w:val="both"/>
          </w:pPr>
        </w:pPrChange>
      </w:pPr>
      <w:r w:rsidRPr="00524F1B">
        <w:rPr>
          <w:rFonts w:ascii="Times New Roman" w:hAnsi="Times New Roman" w:cs="Times New Roman"/>
          <w:sz w:val="24"/>
          <w:szCs w:val="24"/>
        </w:rPr>
        <w:t>Trading Performance Question: When we actually put money on the line (well, in backtests anyway!), does our model deliver better risk-adjusted returns? I am betting it will show meaningful improvements in Sharpe ratios and total returns.</w:t>
      </w:r>
    </w:p>
    <w:p w14:paraId="121D1C1D" w14:textId="5B90F958" w:rsidR="00FF6296" w:rsidRPr="00524F1B" w:rsidDel="00BC604B" w:rsidRDefault="00FF6296" w:rsidP="008D159F">
      <w:pPr>
        <w:spacing w:line="480" w:lineRule="auto"/>
        <w:ind w:firstLine="720"/>
        <w:rPr>
          <w:del w:id="749" w:author="Art Milch" w:date="2025-04-19T07:12:00Z" w16du:dateUtc="2025-04-19T11:12:00Z"/>
          <w:rFonts w:ascii="Times New Roman" w:hAnsi="Times New Roman" w:cs="Times New Roman"/>
          <w:sz w:val="24"/>
          <w:szCs w:val="24"/>
        </w:rPr>
        <w:pPrChange w:id="750" w:author="Art Milch" w:date="2025-04-19T07:11:00Z" w16du:dateUtc="2025-04-19T11:11:00Z">
          <w:pPr>
            <w:spacing w:before="240" w:line="360" w:lineRule="auto"/>
            <w:jc w:val="both"/>
          </w:pPr>
        </w:pPrChange>
      </w:pPr>
      <w:r w:rsidRPr="00524F1B">
        <w:rPr>
          <w:rFonts w:ascii="Times New Roman" w:hAnsi="Times New Roman" w:cs="Times New Roman"/>
          <w:sz w:val="24"/>
          <w:szCs w:val="24"/>
        </w:rPr>
        <w:t>Risk Management Question: Can our model help us better control drawdowns? I hypothesize that the hybrid approach will lead to more effective risk management, characterized by smaller and shorter drawdowns.</w:t>
      </w:r>
    </w:p>
    <w:p w14:paraId="1C2258F7" w14:textId="77777777" w:rsidR="00BC604B" w:rsidRPr="00524F1B" w:rsidRDefault="00BC604B" w:rsidP="00BC604B">
      <w:pPr>
        <w:spacing w:line="480" w:lineRule="auto"/>
        <w:ind w:firstLine="720"/>
        <w:rPr>
          <w:ins w:id="751" w:author="Art Milch" w:date="2025-04-19T07:12:00Z" w16du:dateUtc="2025-04-19T11:12:00Z"/>
          <w:rFonts w:ascii="Times New Roman" w:hAnsi="Times New Roman" w:cs="Times New Roman"/>
          <w:sz w:val="24"/>
          <w:szCs w:val="24"/>
        </w:rPr>
      </w:pPr>
    </w:p>
    <w:p w14:paraId="01CC3458" w14:textId="40458F3F" w:rsidR="00FF6296" w:rsidRPr="00524F1B" w:rsidRDefault="00FF6296" w:rsidP="00BC604B">
      <w:pPr>
        <w:spacing w:line="480" w:lineRule="auto"/>
        <w:ind w:firstLine="720"/>
        <w:rPr>
          <w:rFonts w:ascii="Times New Roman" w:hAnsi="Times New Roman" w:cs="Times New Roman"/>
          <w:sz w:val="24"/>
          <w:szCs w:val="24"/>
        </w:rPr>
        <w:pPrChange w:id="752" w:author="Art Milch" w:date="2025-04-19T07:12:00Z" w16du:dateUtc="2025-04-19T11:12:00Z">
          <w:pPr>
            <w:spacing w:before="240" w:line="360" w:lineRule="auto"/>
            <w:jc w:val="both"/>
          </w:pPr>
        </w:pPrChange>
      </w:pPr>
      <w:r w:rsidRPr="00524F1B">
        <w:rPr>
          <w:rFonts w:ascii="Times New Roman" w:hAnsi="Times New Roman" w:cs="Times New Roman"/>
          <w:sz w:val="24"/>
          <w:szCs w:val="24"/>
        </w:rPr>
        <w:lastRenderedPageBreak/>
        <w:t xml:space="preserve">I am testing these ideas on a reasonably extensive </w:t>
      </w:r>
      <w:ins w:id="753" w:author="Art Milch" w:date="2025-04-19T07:12:00Z" w16du:dateUtc="2025-04-19T11:12:00Z">
        <w:r w:rsidR="00BC604B" w:rsidRPr="00524F1B">
          <w:rPr>
            <w:rFonts w:ascii="Times New Roman" w:hAnsi="Times New Roman" w:cs="Times New Roman"/>
            <w:sz w:val="24"/>
            <w:szCs w:val="24"/>
          </w:rPr>
          <w:t>d</w:t>
        </w:r>
      </w:ins>
      <w:del w:id="754" w:author="Art Milch" w:date="2025-04-19T07:12:00Z" w16du:dateUtc="2025-04-19T11:12:00Z">
        <w:r w:rsidR="00F73212" w:rsidRPr="00524F1B" w:rsidDel="00BC604B">
          <w:rPr>
            <w:rFonts w:ascii="Times New Roman" w:hAnsi="Times New Roman" w:cs="Times New Roman"/>
            <w:sz w:val="24"/>
            <w:szCs w:val="24"/>
          </w:rPr>
          <w:delText>D</w:delText>
        </w:r>
      </w:del>
      <w:r w:rsidRPr="00524F1B">
        <w:rPr>
          <w:rFonts w:ascii="Times New Roman" w:hAnsi="Times New Roman" w:cs="Times New Roman"/>
          <w:sz w:val="24"/>
          <w:szCs w:val="24"/>
        </w:rPr>
        <w:t xml:space="preserve">ataset, comprising 501 S&amp;P 500 companies over a 5-year period with 76 different indicators. That is a ton of data! The CNN parts help us learn spatial patterns in charts, while the LSTM components pick up on how these patterns evolve over time. Then, the attention mechanism </w:t>
      </w:r>
      <w:r w:rsidR="00F73212" w:rsidRPr="00524F1B">
        <w:rPr>
          <w:rFonts w:ascii="Times New Roman" w:hAnsi="Times New Roman" w:cs="Times New Roman"/>
          <w:sz w:val="24"/>
          <w:szCs w:val="24"/>
        </w:rPr>
        <w:t>enables the model to focus on what is important, much like experienced traders recognize which patterns are significant and which to disregard</w:t>
      </w:r>
      <w:r w:rsidRPr="00524F1B">
        <w:rPr>
          <w:rFonts w:ascii="Times New Roman" w:hAnsi="Times New Roman" w:cs="Times New Roman"/>
          <w:sz w:val="24"/>
          <w:szCs w:val="24"/>
        </w:rPr>
        <w:t>.</w:t>
      </w:r>
    </w:p>
    <w:p w14:paraId="417AD1DF" w14:textId="65E90EA0" w:rsidR="00C57AD8" w:rsidRPr="00524F1B" w:rsidRDefault="00C57AD8" w:rsidP="00075E59">
      <w:pPr>
        <w:pStyle w:val="Heading1"/>
        <w:spacing w:before="0" w:line="480" w:lineRule="auto"/>
        <w:ind w:firstLine="720"/>
        <w:jc w:val="center"/>
        <w:rPr>
          <w:rFonts w:ascii="Times New Roman" w:eastAsia="Times New Roman" w:hAnsi="Times New Roman" w:cs="Times New Roman"/>
          <w:b/>
          <w:color w:val="auto"/>
          <w:sz w:val="24"/>
          <w:szCs w:val="24"/>
        </w:rPr>
        <w:pPrChange w:id="755" w:author="Art Milch" w:date="2025-04-19T07:13:00Z" w16du:dateUtc="2025-04-19T11:13:00Z">
          <w:pPr>
            <w:pStyle w:val="Heading1"/>
            <w:spacing w:after="240"/>
            <w:jc w:val="both"/>
          </w:pPr>
        </w:pPrChange>
      </w:pPr>
      <w:bookmarkStart w:id="756" w:name="_Toc194830275"/>
      <w:r w:rsidRPr="00524F1B">
        <w:rPr>
          <w:rFonts w:ascii="Times New Roman" w:eastAsia="Times New Roman" w:hAnsi="Times New Roman" w:cs="Times New Roman"/>
          <w:b/>
          <w:color w:val="auto"/>
          <w:sz w:val="24"/>
          <w:szCs w:val="24"/>
        </w:rPr>
        <w:t xml:space="preserve">2. LITERATURE </w:t>
      </w:r>
      <w:del w:id="757" w:author="Art Milch" w:date="2025-04-19T16:22:00Z" w16du:dateUtc="2025-04-19T20:22:00Z">
        <w:r w:rsidRPr="00524F1B" w:rsidDel="004E6DAE">
          <w:rPr>
            <w:rFonts w:ascii="Times New Roman" w:eastAsia="Times New Roman" w:hAnsi="Times New Roman" w:cs="Times New Roman"/>
            <w:b/>
            <w:color w:val="auto"/>
            <w:sz w:val="24"/>
            <w:szCs w:val="24"/>
          </w:rPr>
          <w:delText xml:space="preserve">/SCHOLARLY </w:delText>
        </w:r>
      </w:del>
      <w:r w:rsidRPr="00524F1B">
        <w:rPr>
          <w:rFonts w:ascii="Times New Roman" w:eastAsia="Times New Roman" w:hAnsi="Times New Roman" w:cs="Times New Roman"/>
          <w:b/>
          <w:color w:val="auto"/>
          <w:sz w:val="24"/>
          <w:szCs w:val="24"/>
        </w:rPr>
        <w:t>REVIEW</w:t>
      </w:r>
      <w:bookmarkEnd w:id="756"/>
    </w:p>
    <w:p w14:paraId="3EFCE414" w14:textId="63F7E1DB" w:rsidR="00F73212" w:rsidRPr="00524F1B" w:rsidRDefault="004F6004" w:rsidP="004F6004">
      <w:pPr>
        <w:spacing w:line="480" w:lineRule="auto"/>
        <w:ind w:firstLine="720"/>
        <w:rPr>
          <w:rFonts w:ascii="Times New Roman" w:hAnsi="Times New Roman" w:cs="Times New Roman"/>
          <w:sz w:val="24"/>
          <w:szCs w:val="24"/>
        </w:rPr>
        <w:pPrChange w:id="758" w:author="Art Milch" w:date="2025-04-19T07:15:00Z" w16du:dateUtc="2025-04-19T11:15:00Z">
          <w:pPr>
            <w:spacing w:before="240" w:line="360" w:lineRule="auto"/>
            <w:jc w:val="both"/>
          </w:pPr>
        </w:pPrChange>
      </w:pPr>
      <w:ins w:id="759" w:author="Art Milch" w:date="2025-04-19T07:15:00Z" w16du:dateUtc="2025-04-19T11:15:00Z">
        <w:r w:rsidRPr="00524F1B">
          <w:rPr>
            <w:rFonts w:ascii="Times New Roman" w:hAnsi="Times New Roman" w:cs="Times New Roman"/>
            <w:sz w:val="24"/>
            <w:szCs w:val="24"/>
          </w:rPr>
          <w:t>E</w:t>
        </w:r>
      </w:ins>
      <w:del w:id="760" w:author="Art Milch" w:date="2025-04-19T07:15:00Z" w16du:dateUtc="2025-04-19T11:15:00Z">
        <w:r w:rsidR="00F73212" w:rsidRPr="00524F1B" w:rsidDel="004F6004">
          <w:rPr>
            <w:rFonts w:ascii="Times New Roman" w:hAnsi="Times New Roman" w:cs="Times New Roman"/>
            <w:sz w:val="24"/>
            <w:szCs w:val="24"/>
          </w:rPr>
          <w:delText>Over the years, there has been e</w:delText>
        </w:r>
      </w:del>
      <w:r w:rsidR="00F73212" w:rsidRPr="00524F1B">
        <w:rPr>
          <w:rFonts w:ascii="Times New Roman" w:hAnsi="Times New Roman" w:cs="Times New Roman"/>
          <w:sz w:val="24"/>
          <w:szCs w:val="24"/>
        </w:rPr>
        <w:t xml:space="preserve">xtensive research </w:t>
      </w:r>
      <w:ins w:id="761" w:author="Art Milch" w:date="2025-04-19T07:15:00Z" w16du:dateUtc="2025-04-19T11:15:00Z">
        <w:r w:rsidRPr="00524F1B">
          <w:rPr>
            <w:rFonts w:ascii="Times New Roman" w:hAnsi="Times New Roman" w:cs="Times New Roman"/>
            <w:sz w:val="24"/>
            <w:szCs w:val="24"/>
          </w:rPr>
          <w:t xml:space="preserve">has </w:t>
        </w:r>
      </w:ins>
      <w:r w:rsidR="00F73212" w:rsidRPr="00524F1B">
        <w:rPr>
          <w:rFonts w:ascii="Times New Roman" w:hAnsi="Times New Roman" w:cs="Times New Roman"/>
          <w:sz w:val="24"/>
          <w:szCs w:val="24"/>
        </w:rPr>
        <w:t>explor</w:t>
      </w:r>
      <w:ins w:id="762" w:author="Art Milch" w:date="2025-04-19T07:15:00Z" w16du:dateUtc="2025-04-19T11:15:00Z">
        <w:r w:rsidRPr="00524F1B">
          <w:rPr>
            <w:rFonts w:ascii="Times New Roman" w:hAnsi="Times New Roman" w:cs="Times New Roman"/>
            <w:sz w:val="24"/>
            <w:szCs w:val="24"/>
          </w:rPr>
          <w:t>ed</w:t>
        </w:r>
      </w:ins>
      <w:del w:id="763" w:author="Art Milch" w:date="2025-04-19T07:15:00Z" w16du:dateUtc="2025-04-19T11:15:00Z">
        <w:r w:rsidR="00F73212" w:rsidRPr="00524F1B" w:rsidDel="004F6004">
          <w:rPr>
            <w:rFonts w:ascii="Times New Roman" w:hAnsi="Times New Roman" w:cs="Times New Roman"/>
            <w:sz w:val="24"/>
            <w:szCs w:val="24"/>
          </w:rPr>
          <w:delText>ing</w:delText>
        </w:r>
      </w:del>
      <w:r w:rsidR="00F73212" w:rsidRPr="00524F1B">
        <w:rPr>
          <w:rFonts w:ascii="Times New Roman" w:hAnsi="Times New Roman" w:cs="Times New Roman"/>
          <w:sz w:val="24"/>
          <w:szCs w:val="24"/>
        </w:rPr>
        <w:t xml:space="preserve"> how deep learning can be applied to financial markets. Researchers have tried various methods to improve stock price prediction, risk assessment, and trading strategies. Let me walk you through some of the most relevant work.</w:t>
      </w:r>
    </w:p>
    <w:p w14:paraId="06C69907" w14:textId="386A3476" w:rsidR="00F73212" w:rsidRPr="00524F1B" w:rsidRDefault="00F73212" w:rsidP="00752BA9">
      <w:pPr>
        <w:spacing w:line="480" w:lineRule="auto"/>
        <w:ind w:firstLine="720"/>
        <w:rPr>
          <w:rFonts w:ascii="Times New Roman" w:hAnsi="Times New Roman" w:cs="Times New Roman"/>
          <w:sz w:val="24"/>
          <w:szCs w:val="24"/>
        </w:rPr>
        <w:pPrChange w:id="764" w:author="Art Milch" w:date="2025-04-19T07:16:00Z" w16du:dateUtc="2025-04-19T11:16:00Z">
          <w:pPr>
            <w:spacing w:before="240" w:line="360" w:lineRule="auto"/>
            <w:jc w:val="both"/>
          </w:pPr>
        </w:pPrChange>
      </w:pPr>
      <w:r w:rsidRPr="00524F1B">
        <w:rPr>
          <w:rFonts w:ascii="Times New Roman" w:hAnsi="Times New Roman" w:cs="Times New Roman"/>
          <w:sz w:val="24"/>
          <w:szCs w:val="24"/>
        </w:rPr>
        <w:t xml:space="preserve">Deep </w:t>
      </w:r>
      <w:ins w:id="765" w:author="Art Milch" w:date="2025-04-19T07:16:00Z" w16du:dateUtc="2025-04-19T11:16:00Z">
        <w:r w:rsidR="00752BA9" w:rsidRPr="00524F1B">
          <w:rPr>
            <w:rFonts w:ascii="Times New Roman" w:hAnsi="Times New Roman" w:cs="Times New Roman"/>
            <w:sz w:val="24"/>
            <w:szCs w:val="24"/>
          </w:rPr>
          <w:t>l</w:t>
        </w:r>
      </w:ins>
      <w:del w:id="766" w:author="Art Milch" w:date="2025-04-19T07:16:00Z" w16du:dateUtc="2025-04-19T11:16:00Z">
        <w:r w:rsidRPr="00524F1B" w:rsidDel="00752BA9">
          <w:rPr>
            <w:rFonts w:ascii="Times New Roman" w:hAnsi="Times New Roman" w:cs="Times New Roman"/>
            <w:sz w:val="24"/>
            <w:szCs w:val="24"/>
          </w:rPr>
          <w:delText>L</w:delText>
        </w:r>
      </w:del>
      <w:r w:rsidRPr="00524F1B">
        <w:rPr>
          <w:rFonts w:ascii="Times New Roman" w:hAnsi="Times New Roman" w:cs="Times New Roman"/>
          <w:sz w:val="24"/>
          <w:szCs w:val="24"/>
        </w:rPr>
        <w:t xml:space="preserve">earning in </w:t>
      </w:r>
      <w:r w:rsidR="00752BA9" w:rsidRPr="00524F1B">
        <w:rPr>
          <w:rFonts w:ascii="Times New Roman" w:hAnsi="Times New Roman" w:cs="Times New Roman"/>
          <w:sz w:val="24"/>
          <w:szCs w:val="24"/>
        </w:rPr>
        <w:t xml:space="preserve">financial markets </w:t>
      </w:r>
      <w:r w:rsidRPr="00524F1B">
        <w:rPr>
          <w:rFonts w:ascii="Times New Roman" w:hAnsi="Times New Roman" w:cs="Times New Roman"/>
          <w:sz w:val="24"/>
          <w:szCs w:val="24"/>
        </w:rPr>
        <w:t>is quickly becoming a go-to method for analyzing financial data, thanks to its ability to handle large amounts of complex, high-dimensional, and non-linear datasets. Lee and Kang (2020) proposed a novel approach that trains neural networks to predict the S&amp;P 500 index price using data from individual companies, rather than the index itself. This clever workaround addressed the data shortage problem that plagues traditional methods, which typically rely on around 250 data points annually. By comparing their method with traditional approaches using multiple neural</w:t>
      </w:r>
      <w:ins w:id="767" w:author="Art Milch" w:date="2025-04-19T07:18:00Z" w16du:dateUtc="2025-04-19T11:18:00Z">
        <w:r w:rsidR="00C06BC5" w:rsidRPr="00524F1B">
          <w:rPr>
            <w:rFonts w:ascii="Times New Roman" w:hAnsi="Times New Roman" w:cs="Times New Roman"/>
            <w:sz w:val="24"/>
            <w:szCs w:val="24"/>
          </w:rPr>
          <w:t>-</w:t>
        </w:r>
      </w:ins>
      <w:del w:id="768" w:author="Art Milch" w:date="2025-04-19T07:18:00Z" w16du:dateUtc="2025-04-19T11:18:00Z">
        <w:r w:rsidRPr="00524F1B" w:rsidDel="00C06BC5">
          <w:rPr>
            <w:rFonts w:ascii="Times New Roman" w:hAnsi="Times New Roman" w:cs="Times New Roman"/>
            <w:sz w:val="24"/>
            <w:szCs w:val="24"/>
          </w:rPr>
          <w:delText xml:space="preserve"> </w:delText>
        </w:r>
      </w:del>
      <w:r w:rsidRPr="00524F1B">
        <w:rPr>
          <w:rFonts w:ascii="Times New Roman" w:hAnsi="Times New Roman" w:cs="Times New Roman"/>
          <w:sz w:val="24"/>
          <w:szCs w:val="24"/>
        </w:rPr>
        <w:t>network architectures and learning algorithms, they achieved significant improvements. Their experiments showed that neural networks trained on individual company data generally outperformed the S&amp;P 500 index, producing 5</w:t>
      </w:r>
      <w:ins w:id="769" w:author="Art Milch" w:date="2025-04-19T07:18:00Z" w16du:dateUtc="2025-04-19T11:18:00Z">
        <w:r w:rsidR="001F6C31" w:rsidRPr="00524F1B">
          <w:rPr>
            <w:rFonts w:ascii="Times New Roman" w:hAnsi="Times New Roman" w:cs="Times New Roman"/>
            <w:sz w:val="24"/>
            <w:szCs w:val="24"/>
          </w:rPr>
          <w:t>%</w:t>
        </w:r>
      </w:ins>
      <w:del w:id="770" w:author="Art Milch" w:date="2025-04-19T07:18:00Z" w16du:dateUtc="2025-04-19T11:18:00Z">
        <w:r w:rsidRPr="00524F1B" w:rsidDel="001F6C31">
          <w:rPr>
            <w:rFonts w:ascii="Times New Roman" w:hAnsi="Times New Roman" w:cs="Times New Roman"/>
            <w:sz w:val="24"/>
            <w:szCs w:val="24"/>
          </w:rPr>
          <w:delText>-</w:delText>
        </w:r>
      </w:del>
      <w:ins w:id="771" w:author="Art Milch" w:date="2025-04-19T07:18:00Z" w16du:dateUtc="2025-04-19T11:18:00Z">
        <w:r w:rsidR="001F6C31" w:rsidRPr="00524F1B">
          <w:rPr>
            <w:rFonts w:ascii="Times New Roman" w:hAnsi="Times New Roman" w:cs="Times New Roman"/>
            <w:sz w:val="24"/>
            <w:szCs w:val="24"/>
          </w:rPr>
          <w:t>–</w:t>
        </w:r>
      </w:ins>
      <w:r w:rsidRPr="00524F1B">
        <w:rPr>
          <w:rFonts w:ascii="Times New Roman" w:hAnsi="Times New Roman" w:cs="Times New Roman"/>
          <w:sz w:val="24"/>
          <w:szCs w:val="24"/>
        </w:rPr>
        <w:t>16% annual returns before transaction costs over their test period (2006</w:t>
      </w:r>
      <w:ins w:id="772" w:author="Art Milch" w:date="2025-04-19T07:19:00Z" w16du:dateUtc="2025-04-19T11:19:00Z">
        <w:r w:rsidR="001F6C31" w:rsidRPr="00524F1B">
          <w:rPr>
            <w:rFonts w:ascii="Times New Roman" w:hAnsi="Times New Roman" w:cs="Times New Roman"/>
            <w:sz w:val="24"/>
            <w:szCs w:val="24"/>
          </w:rPr>
          <w:t>–</w:t>
        </w:r>
      </w:ins>
      <w:del w:id="773" w:author="Art Milch" w:date="2025-04-19T07:18:00Z" w16du:dateUtc="2025-04-19T11:18:00Z">
        <w:r w:rsidRPr="00524F1B" w:rsidDel="001F6C31">
          <w:rPr>
            <w:rFonts w:ascii="Times New Roman" w:hAnsi="Times New Roman" w:cs="Times New Roman"/>
            <w:sz w:val="24"/>
            <w:szCs w:val="24"/>
          </w:rPr>
          <w:delText>-</w:delText>
        </w:r>
      </w:del>
      <w:r w:rsidRPr="00524F1B">
        <w:rPr>
          <w:rFonts w:ascii="Times New Roman" w:hAnsi="Times New Roman" w:cs="Times New Roman"/>
          <w:sz w:val="24"/>
          <w:szCs w:val="24"/>
        </w:rPr>
        <w:t>2018).</w:t>
      </w:r>
    </w:p>
    <w:p w14:paraId="0BE95925" w14:textId="2A2C05E4" w:rsidR="00F73212" w:rsidRPr="00524F1B" w:rsidRDefault="00F73212" w:rsidP="001F6C31">
      <w:pPr>
        <w:spacing w:line="480" w:lineRule="auto"/>
        <w:ind w:firstLine="720"/>
        <w:rPr>
          <w:rFonts w:ascii="Times New Roman" w:hAnsi="Times New Roman" w:cs="Times New Roman"/>
          <w:sz w:val="24"/>
          <w:szCs w:val="24"/>
        </w:rPr>
        <w:pPrChange w:id="774" w:author="Art Milch" w:date="2025-04-19T07:19:00Z" w16du:dateUtc="2025-04-19T11:19:00Z">
          <w:pPr>
            <w:spacing w:before="240" w:line="360" w:lineRule="auto"/>
            <w:jc w:val="both"/>
          </w:pPr>
        </w:pPrChange>
      </w:pPr>
      <w:r w:rsidRPr="00524F1B">
        <w:rPr>
          <w:rFonts w:ascii="Times New Roman" w:hAnsi="Times New Roman" w:cs="Times New Roman"/>
          <w:sz w:val="24"/>
          <w:szCs w:val="24"/>
        </w:rPr>
        <w:t>Huang et al. (2020) surveyed a broad range of deep</w:t>
      </w:r>
      <w:ins w:id="775" w:author="Art Milch" w:date="2025-04-19T16:23:00Z" w16du:dateUtc="2025-04-19T20:23:00Z">
        <w:r w:rsidR="00B879A5">
          <w:rPr>
            <w:rFonts w:ascii="Times New Roman" w:hAnsi="Times New Roman" w:cs="Times New Roman"/>
            <w:sz w:val="24"/>
            <w:szCs w:val="24"/>
          </w:rPr>
          <w:t>-</w:t>
        </w:r>
      </w:ins>
      <w:del w:id="776" w:author="Art Milch" w:date="2025-04-19T16:23:00Z" w16du:dateUtc="2025-04-19T20:23:00Z">
        <w:r w:rsidRPr="00524F1B" w:rsidDel="00B879A5">
          <w:rPr>
            <w:rFonts w:ascii="Times New Roman" w:hAnsi="Times New Roman" w:cs="Times New Roman"/>
            <w:sz w:val="24"/>
            <w:szCs w:val="24"/>
          </w:rPr>
          <w:delText xml:space="preserve"> </w:delText>
        </w:r>
      </w:del>
      <w:r w:rsidRPr="00524F1B">
        <w:rPr>
          <w:rFonts w:ascii="Times New Roman" w:hAnsi="Times New Roman" w:cs="Times New Roman"/>
          <w:sz w:val="24"/>
          <w:szCs w:val="24"/>
        </w:rPr>
        <w:t xml:space="preserve">learning applications in finance and banking, identifying seven essential domains: credit risk estimation, macroeconomic forecasting, currency exchange prediction, stock market forecasting, oil price forecasting, portfolio </w:t>
      </w:r>
      <w:r w:rsidRPr="00524F1B">
        <w:rPr>
          <w:rFonts w:ascii="Times New Roman" w:hAnsi="Times New Roman" w:cs="Times New Roman"/>
          <w:sz w:val="24"/>
          <w:szCs w:val="24"/>
        </w:rPr>
        <w:lastRenderedPageBreak/>
        <w:t xml:space="preserve">optimization, and stock trading. They found that traditional neural networks </w:t>
      </w:r>
      <w:ins w:id="777" w:author="Art Milch" w:date="2025-04-19T16:25:00Z" w16du:dateUtc="2025-04-19T20:25:00Z">
        <w:r w:rsidR="000F2FEB">
          <w:rPr>
            <w:rFonts w:ascii="Times New Roman" w:hAnsi="Times New Roman" w:cs="Times New Roman"/>
            <w:sz w:val="24"/>
            <w:szCs w:val="24"/>
          </w:rPr>
          <w:t xml:space="preserve">such as </w:t>
        </w:r>
      </w:ins>
      <w:del w:id="778" w:author="Art Milch" w:date="2025-04-19T16:25:00Z" w16du:dateUtc="2025-04-19T20:25:00Z">
        <w:r w:rsidRPr="00524F1B" w:rsidDel="000F2FEB">
          <w:rPr>
            <w:rFonts w:ascii="Times New Roman" w:hAnsi="Times New Roman" w:cs="Times New Roman"/>
            <w:sz w:val="24"/>
            <w:szCs w:val="24"/>
          </w:rPr>
          <w:delText xml:space="preserve">like </w:delText>
        </w:r>
      </w:del>
      <w:r w:rsidRPr="00524F1B">
        <w:rPr>
          <w:rFonts w:ascii="Times New Roman" w:hAnsi="Times New Roman" w:cs="Times New Roman"/>
          <w:sz w:val="24"/>
          <w:szCs w:val="24"/>
        </w:rPr>
        <w:t xml:space="preserve">feedforward neural networks (FNNs) and multilayer perceptrons (MLPs) </w:t>
      </w:r>
      <w:commentRangeStart w:id="779"/>
      <w:ins w:id="780" w:author="Art Milch" w:date="2025-04-19T07:20:00Z" w16du:dateUtc="2025-04-19T11:20:00Z">
        <w:r w:rsidR="00152281" w:rsidRPr="00524F1B">
          <w:rPr>
            <w:rFonts w:ascii="Times New Roman" w:hAnsi="Times New Roman" w:cs="Times New Roman"/>
            <w:sz w:val="24"/>
            <w:szCs w:val="24"/>
          </w:rPr>
          <w:t>were</w:t>
        </w:r>
      </w:ins>
      <w:commentRangeEnd w:id="779"/>
      <w:ins w:id="781" w:author="Art Milch" w:date="2025-04-19T07:23:00Z" w16du:dateUtc="2025-04-19T11:23:00Z">
        <w:r w:rsidR="00E9131D" w:rsidRPr="00524F1B">
          <w:rPr>
            <w:rStyle w:val="CommentReference"/>
          </w:rPr>
          <w:commentReference w:id="779"/>
        </w:r>
      </w:ins>
      <w:del w:id="782" w:author="Art Milch" w:date="2025-04-19T07:20:00Z" w16du:dateUtc="2025-04-19T11:20:00Z">
        <w:r w:rsidRPr="00524F1B" w:rsidDel="00152281">
          <w:rPr>
            <w:rFonts w:ascii="Times New Roman" w:hAnsi="Times New Roman" w:cs="Times New Roman"/>
            <w:sz w:val="24"/>
            <w:szCs w:val="24"/>
          </w:rPr>
          <w:delText>are</w:delText>
        </w:r>
      </w:del>
      <w:r w:rsidRPr="00524F1B">
        <w:rPr>
          <w:rFonts w:ascii="Times New Roman" w:hAnsi="Times New Roman" w:cs="Times New Roman"/>
          <w:sz w:val="24"/>
          <w:szCs w:val="24"/>
        </w:rPr>
        <w:t xml:space="preserve"> popular across these domains. However, recurrent neural networks (RNNs) and long short-term memory (LSTM) networks prove</w:t>
      </w:r>
      <w:ins w:id="783" w:author="Art Milch" w:date="2025-04-19T07:20:00Z" w16du:dateUtc="2025-04-19T11:20:00Z">
        <w:r w:rsidR="00152281" w:rsidRPr="00524F1B">
          <w:rPr>
            <w:rFonts w:ascii="Times New Roman" w:hAnsi="Times New Roman" w:cs="Times New Roman"/>
            <w:sz w:val="24"/>
            <w:szCs w:val="24"/>
          </w:rPr>
          <w:t>d</w:t>
        </w:r>
      </w:ins>
      <w:r w:rsidRPr="00524F1B">
        <w:rPr>
          <w:rFonts w:ascii="Times New Roman" w:hAnsi="Times New Roman" w:cs="Times New Roman"/>
          <w:sz w:val="24"/>
          <w:szCs w:val="24"/>
        </w:rPr>
        <w:t xml:space="preserve"> especially beneficial for analyzing time-series financial data due to their ability to handle temporal dependencies. They also noted that convolutional neural networks (CNNs) </w:t>
      </w:r>
      <w:ins w:id="784" w:author="Art Milch" w:date="2025-04-19T07:20:00Z" w16du:dateUtc="2025-04-19T11:20:00Z">
        <w:r w:rsidR="00744298" w:rsidRPr="00524F1B">
          <w:rPr>
            <w:rFonts w:ascii="Times New Roman" w:hAnsi="Times New Roman" w:cs="Times New Roman"/>
            <w:sz w:val="24"/>
            <w:szCs w:val="24"/>
          </w:rPr>
          <w:t>were</w:t>
        </w:r>
      </w:ins>
      <w:del w:id="785" w:author="Art Milch" w:date="2025-04-19T07:20:00Z" w16du:dateUtc="2025-04-19T11:20:00Z">
        <w:r w:rsidRPr="00524F1B" w:rsidDel="00744298">
          <w:rPr>
            <w:rFonts w:ascii="Times New Roman" w:hAnsi="Times New Roman" w:cs="Times New Roman"/>
            <w:sz w:val="24"/>
            <w:szCs w:val="24"/>
          </w:rPr>
          <w:delText>are</w:delText>
        </w:r>
      </w:del>
      <w:r w:rsidRPr="00524F1B">
        <w:rPr>
          <w:rFonts w:ascii="Times New Roman" w:hAnsi="Times New Roman" w:cs="Times New Roman"/>
          <w:sz w:val="24"/>
          <w:szCs w:val="24"/>
        </w:rPr>
        <w:t xml:space="preserve"> great for dealing with multicollinearity in financial datasets, while reinforcement learning show</w:t>
      </w:r>
      <w:ins w:id="786" w:author="Art Milch" w:date="2025-04-19T07:21:00Z" w16du:dateUtc="2025-04-19T11:21:00Z">
        <w:r w:rsidR="00744298" w:rsidRPr="00524F1B">
          <w:rPr>
            <w:rFonts w:ascii="Times New Roman" w:hAnsi="Times New Roman" w:cs="Times New Roman"/>
            <w:sz w:val="24"/>
            <w:szCs w:val="24"/>
          </w:rPr>
          <w:t>ed</w:t>
        </w:r>
      </w:ins>
      <w:del w:id="787" w:author="Art Milch" w:date="2025-04-19T07:21:00Z" w16du:dateUtc="2025-04-19T11:21:00Z">
        <w:r w:rsidRPr="00524F1B" w:rsidDel="00744298">
          <w:rPr>
            <w:rFonts w:ascii="Times New Roman" w:hAnsi="Times New Roman" w:cs="Times New Roman"/>
            <w:sz w:val="24"/>
            <w:szCs w:val="24"/>
          </w:rPr>
          <w:delText>s</w:delText>
        </w:r>
      </w:del>
      <w:r w:rsidRPr="00524F1B">
        <w:rPr>
          <w:rFonts w:ascii="Times New Roman" w:hAnsi="Times New Roman" w:cs="Times New Roman"/>
          <w:sz w:val="24"/>
          <w:szCs w:val="24"/>
        </w:rPr>
        <w:t xml:space="preserve"> excellent results in stock trading applications. Interestingly, hybrid models that combine multiple architectures often </w:t>
      </w:r>
      <w:commentRangeStart w:id="788"/>
      <w:r w:rsidRPr="00524F1B">
        <w:rPr>
          <w:rFonts w:ascii="Times New Roman" w:hAnsi="Times New Roman" w:cs="Times New Roman"/>
          <w:sz w:val="24"/>
          <w:szCs w:val="24"/>
        </w:rPr>
        <w:t>outperform</w:t>
      </w:r>
      <w:commentRangeEnd w:id="788"/>
      <w:r w:rsidR="00653379" w:rsidRPr="00524F1B">
        <w:rPr>
          <w:rStyle w:val="CommentReference"/>
        </w:rPr>
        <w:commentReference w:id="788"/>
      </w:r>
      <w:r w:rsidRPr="00524F1B">
        <w:rPr>
          <w:rFonts w:ascii="Times New Roman" w:hAnsi="Times New Roman" w:cs="Times New Roman"/>
          <w:sz w:val="24"/>
          <w:szCs w:val="24"/>
        </w:rPr>
        <w:t xml:space="preserve"> standalone models.</w:t>
      </w:r>
    </w:p>
    <w:p w14:paraId="120D8B61" w14:textId="15BCB9A1" w:rsidR="00F73212" w:rsidRPr="00524F1B" w:rsidRDefault="00F73212" w:rsidP="001F1B7A">
      <w:pPr>
        <w:spacing w:line="480" w:lineRule="auto"/>
        <w:ind w:firstLine="720"/>
        <w:rPr>
          <w:rFonts w:ascii="Times New Roman" w:hAnsi="Times New Roman" w:cs="Times New Roman"/>
          <w:sz w:val="24"/>
          <w:szCs w:val="24"/>
        </w:rPr>
        <w:pPrChange w:id="789" w:author="Art Milch" w:date="2025-04-19T07:21:00Z" w16du:dateUtc="2025-04-19T11:21:00Z">
          <w:pPr>
            <w:spacing w:before="240" w:line="360" w:lineRule="auto"/>
            <w:jc w:val="both"/>
          </w:pPr>
        </w:pPrChange>
      </w:pPr>
      <w:r w:rsidRPr="00524F1B">
        <w:rPr>
          <w:rFonts w:ascii="Times New Roman" w:hAnsi="Times New Roman" w:cs="Times New Roman"/>
          <w:sz w:val="24"/>
          <w:szCs w:val="24"/>
        </w:rPr>
        <w:t>Similarly, Ozbayoglu et al. (2020) reviewed deep</w:t>
      </w:r>
      <w:ins w:id="790" w:author="Art Milch" w:date="2025-04-19T07:25:00Z" w16du:dateUtc="2025-04-19T11:25:00Z">
        <w:r w:rsidR="00592B5D" w:rsidRPr="00524F1B">
          <w:rPr>
            <w:rFonts w:ascii="Times New Roman" w:hAnsi="Times New Roman" w:cs="Times New Roman"/>
            <w:sz w:val="24"/>
            <w:szCs w:val="24"/>
          </w:rPr>
          <w:t>-</w:t>
        </w:r>
      </w:ins>
      <w:del w:id="791" w:author="Art Milch" w:date="2025-04-19T07:25:00Z" w16du:dateUtc="2025-04-19T11:25:00Z">
        <w:r w:rsidRPr="00524F1B" w:rsidDel="00592B5D">
          <w:rPr>
            <w:rFonts w:ascii="Times New Roman" w:hAnsi="Times New Roman" w:cs="Times New Roman"/>
            <w:sz w:val="24"/>
            <w:szCs w:val="24"/>
          </w:rPr>
          <w:delText xml:space="preserve"> </w:delText>
        </w:r>
      </w:del>
      <w:r w:rsidRPr="00524F1B">
        <w:rPr>
          <w:rFonts w:ascii="Times New Roman" w:hAnsi="Times New Roman" w:cs="Times New Roman"/>
          <w:sz w:val="24"/>
          <w:szCs w:val="24"/>
        </w:rPr>
        <w:t>learning methods in finance, highlighting their exceptional performance in modeling time</w:t>
      </w:r>
      <w:ins w:id="792" w:author="Art Milch" w:date="2025-04-19T07:26:00Z" w16du:dateUtc="2025-04-19T11:26:00Z">
        <w:r w:rsidR="00592B5D" w:rsidRPr="00524F1B">
          <w:rPr>
            <w:rFonts w:ascii="Times New Roman" w:hAnsi="Times New Roman" w:cs="Times New Roman"/>
            <w:sz w:val="24"/>
            <w:szCs w:val="24"/>
          </w:rPr>
          <w:t>-</w:t>
        </w:r>
      </w:ins>
      <w:del w:id="793" w:author="Art Milch" w:date="2025-04-19T07:26:00Z" w16du:dateUtc="2025-04-19T11:26:00Z">
        <w:r w:rsidRPr="00524F1B" w:rsidDel="00592B5D">
          <w:rPr>
            <w:rFonts w:ascii="Times New Roman" w:hAnsi="Times New Roman" w:cs="Times New Roman"/>
            <w:sz w:val="24"/>
            <w:szCs w:val="24"/>
          </w:rPr>
          <w:delText xml:space="preserve"> </w:delText>
        </w:r>
      </w:del>
      <w:r w:rsidRPr="00524F1B">
        <w:rPr>
          <w:rFonts w:ascii="Times New Roman" w:hAnsi="Times New Roman" w:cs="Times New Roman"/>
          <w:sz w:val="24"/>
          <w:szCs w:val="24"/>
        </w:rPr>
        <w:t>series processes</w:t>
      </w:r>
      <w:ins w:id="794" w:author="Art Milch" w:date="2025-04-19T07:24:00Z" w16du:dateUtc="2025-04-19T11:24:00Z">
        <w:r w:rsidR="008F074C" w:rsidRPr="00524F1B">
          <w:rPr>
            <w:rFonts w:ascii="Times New Roman" w:hAnsi="Times New Roman" w:cs="Times New Roman"/>
            <w:sz w:val="24"/>
            <w:szCs w:val="24"/>
          </w:rPr>
          <w:t>—p</w:t>
        </w:r>
      </w:ins>
      <w:del w:id="795" w:author="Art Milch" w:date="2025-04-19T07:24:00Z" w16du:dateUtc="2025-04-19T11:24:00Z">
        <w:r w:rsidRPr="00524F1B" w:rsidDel="008F074C">
          <w:rPr>
            <w:rFonts w:ascii="Times New Roman" w:hAnsi="Times New Roman" w:cs="Times New Roman"/>
            <w:sz w:val="24"/>
            <w:szCs w:val="24"/>
          </w:rPr>
          <w:delText xml:space="preserve"> - p</w:delText>
        </w:r>
      </w:del>
      <w:r w:rsidRPr="00524F1B">
        <w:rPr>
          <w:rFonts w:ascii="Times New Roman" w:hAnsi="Times New Roman" w:cs="Times New Roman"/>
          <w:sz w:val="24"/>
          <w:szCs w:val="24"/>
        </w:rPr>
        <w:t>articularly relevant for stock market prediction. These works provide the foundations for applying deep learning to financial problems, making the CNN-LSTM hybrid approach essential for improving trading signal reliability.</w:t>
      </w:r>
    </w:p>
    <w:p w14:paraId="2CA8BECA" w14:textId="4E0C89B7" w:rsidR="00F73212" w:rsidRPr="00524F1B" w:rsidRDefault="00F73212" w:rsidP="00592B5D">
      <w:pPr>
        <w:spacing w:line="480" w:lineRule="auto"/>
        <w:ind w:firstLine="720"/>
        <w:rPr>
          <w:rFonts w:ascii="Times New Roman" w:hAnsi="Times New Roman" w:cs="Times New Roman"/>
          <w:sz w:val="24"/>
          <w:szCs w:val="24"/>
        </w:rPr>
        <w:pPrChange w:id="796" w:author="Art Milch" w:date="2025-04-19T07:26:00Z" w16du:dateUtc="2025-04-19T11:26:00Z">
          <w:pPr>
            <w:spacing w:before="240" w:line="360" w:lineRule="auto"/>
            <w:jc w:val="both"/>
          </w:pPr>
        </w:pPrChange>
      </w:pPr>
      <w:r w:rsidRPr="00524F1B">
        <w:rPr>
          <w:rFonts w:ascii="Times New Roman" w:hAnsi="Times New Roman" w:cs="Times New Roman"/>
          <w:sz w:val="24"/>
          <w:szCs w:val="24"/>
        </w:rPr>
        <w:t>Hybrid CNN-LSTM models are gaining traction in time</w:t>
      </w:r>
      <w:ins w:id="797" w:author="Art Milch" w:date="2025-04-19T07:26:00Z" w16du:dateUtc="2025-04-19T11:26:00Z">
        <w:r w:rsidR="00387FCB" w:rsidRPr="00524F1B">
          <w:rPr>
            <w:rFonts w:ascii="Times New Roman" w:hAnsi="Times New Roman" w:cs="Times New Roman"/>
            <w:sz w:val="24"/>
            <w:szCs w:val="24"/>
          </w:rPr>
          <w:t>-</w:t>
        </w:r>
      </w:ins>
      <w:del w:id="798" w:author="Art Milch" w:date="2025-04-19T07:26:00Z" w16du:dateUtc="2025-04-19T11:26:00Z">
        <w:r w:rsidRPr="00524F1B" w:rsidDel="00387FCB">
          <w:rPr>
            <w:rFonts w:ascii="Times New Roman" w:hAnsi="Times New Roman" w:cs="Times New Roman"/>
            <w:sz w:val="24"/>
            <w:szCs w:val="24"/>
          </w:rPr>
          <w:delText xml:space="preserve"> </w:delText>
        </w:r>
      </w:del>
      <w:r w:rsidRPr="00524F1B">
        <w:rPr>
          <w:rFonts w:ascii="Times New Roman" w:hAnsi="Times New Roman" w:cs="Times New Roman"/>
          <w:sz w:val="24"/>
          <w:szCs w:val="24"/>
        </w:rPr>
        <w:t>series analysis, combining convolutional layers with LSTM for financial time series. CNNs excel at capturing spatial patterns (</w:t>
      </w:r>
      <w:ins w:id="799" w:author="Art Milch" w:date="2025-04-19T16:26:00Z" w16du:dateUtc="2025-04-19T20:26:00Z">
        <w:r w:rsidR="008B247E">
          <w:rPr>
            <w:rFonts w:ascii="Times New Roman" w:hAnsi="Times New Roman" w:cs="Times New Roman"/>
            <w:sz w:val="24"/>
            <w:szCs w:val="24"/>
          </w:rPr>
          <w:t xml:space="preserve">such as </w:t>
        </w:r>
      </w:ins>
      <w:del w:id="800" w:author="Art Milch" w:date="2025-04-19T16:26:00Z" w16du:dateUtc="2025-04-19T20:26:00Z">
        <w:r w:rsidRPr="00524F1B" w:rsidDel="008B247E">
          <w:rPr>
            <w:rFonts w:ascii="Times New Roman" w:hAnsi="Times New Roman" w:cs="Times New Roman"/>
            <w:sz w:val="24"/>
            <w:szCs w:val="24"/>
          </w:rPr>
          <w:delText xml:space="preserve">like </w:delText>
        </w:r>
      </w:del>
      <w:r w:rsidRPr="00524F1B">
        <w:rPr>
          <w:rFonts w:ascii="Times New Roman" w:hAnsi="Times New Roman" w:cs="Times New Roman"/>
          <w:sz w:val="24"/>
          <w:szCs w:val="24"/>
        </w:rPr>
        <w:t>price charts), while LSTMs capture temporal dependencies in sequential data. Shah et al. (2022) reviewed several hybrid deep</w:t>
      </w:r>
      <w:ins w:id="801" w:author="Art Milch" w:date="2025-04-19T07:27:00Z" w16du:dateUtc="2025-04-19T11:27:00Z">
        <w:r w:rsidR="00387FCB" w:rsidRPr="00524F1B">
          <w:rPr>
            <w:rFonts w:ascii="Times New Roman" w:hAnsi="Times New Roman" w:cs="Times New Roman"/>
            <w:sz w:val="24"/>
            <w:szCs w:val="24"/>
          </w:rPr>
          <w:t>-</w:t>
        </w:r>
      </w:ins>
      <w:del w:id="802" w:author="Art Milch" w:date="2025-04-19T07:27:00Z" w16du:dateUtc="2025-04-19T11:27:00Z">
        <w:r w:rsidRPr="00524F1B" w:rsidDel="00387FCB">
          <w:rPr>
            <w:rFonts w:ascii="Times New Roman" w:hAnsi="Times New Roman" w:cs="Times New Roman"/>
            <w:sz w:val="24"/>
            <w:szCs w:val="24"/>
          </w:rPr>
          <w:delText xml:space="preserve"> </w:delText>
        </w:r>
      </w:del>
      <w:r w:rsidRPr="00524F1B">
        <w:rPr>
          <w:rFonts w:ascii="Times New Roman" w:hAnsi="Times New Roman" w:cs="Times New Roman"/>
          <w:sz w:val="24"/>
          <w:szCs w:val="24"/>
        </w:rPr>
        <w:t>learning approaches for stock prediction and found that combining CNN and LSTM models generally beats standalone models since they can extract both spatial and temporal features. Their analysis showed that hybrid models with attention mechanisms, particularly CNN-BiLSTM-AM, achieved the lowest error rates compared to other models. This architecture is particularly well-suited for high-frequency trading environments where price accuracy and trend detection are crucial for maximizing profitability.</w:t>
      </w:r>
    </w:p>
    <w:p w14:paraId="60AC07D9" w14:textId="31DCFC36" w:rsidR="00F73212" w:rsidRPr="00524F1B" w:rsidRDefault="00F73212">
      <w:pPr>
        <w:spacing w:before="240" w:line="480" w:lineRule="auto"/>
        <w:ind w:firstLine="720"/>
        <w:rPr>
          <w:rFonts w:ascii="Times New Roman" w:hAnsi="Times New Roman" w:cs="Times New Roman"/>
          <w:sz w:val="24"/>
          <w:szCs w:val="24"/>
        </w:rPr>
        <w:pPrChange w:id="803" w:author="Art Milch" w:date="2025-04-17T14:48:00Z" w16du:dateUtc="2025-04-17T18:48:00Z">
          <w:pPr>
            <w:spacing w:before="240" w:line="360" w:lineRule="auto"/>
            <w:jc w:val="both"/>
          </w:pPr>
        </w:pPrChange>
      </w:pPr>
      <w:r w:rsidRPr="00524F1B">
        <w:rPr>
          <w:rFonts w:ascii="Times New Roman" w:hAnsi="Times New Roman" w:cs="Times New Roman"/>
          <w:sz w:val="24"/>
          <w:szCs w:val="24"/>
        </w:rPr>
        <w:lastRenderedPageBreak/>
        <w:t>Chang et al. (2023) proposed a graph-based CNN-LSTM algorithm that incorporates leading indicators, resulting in significant improvements in stock</w:t>
      </w:r>
      <w:ins w:id="804" w:author="Art Milch" w:date="2025-04-19T16:27:00Z" w16du:dateUtc="2025-04-19T20:27:00Z">
        <w:r w:rsidR="00860B96">
          <w:rPr>
            <w:rFonts w:ascii="Times New Roman" w:hAnsi="Times New Roman" w:cs="Times New Roman"/>
            <w:sz w:val="24"/>
            <w:szCs w:val="24"/>
          </w:rPr>
          <w:t>-</w:t>
        </w:r>
      </w:ins>
      <w:del w:id="805" w:author="Art Milch" w:date="2025-04-19T16:27:00Z" w16du:dateUtc="2025-04-19T20:27:00Z">
        <w:r w:rsidRPr="00524F1B" w:rsidDel="00860B96">
          <w:rPr>
            <w:rFonts w:ascii="Times New Roman" w:hAnsi="Times New Roman" w:cs="Times New Roman"/>
            <w:sz w:val="24"/>
            <w:szCs w:val="24"/>
          </w:rPr>
          <w:delText xml:space="preserve"> </w:delText>
        </w:r>
      </w:del>
      <w:r w:rsidRPr="00524F1B">
        <w:rPr>
          <w:rFonts w:ascii="Times New Roman" w:hAnsi="Times New Roman" w:cs="Times New Roman"/>
          <w:sz w:val="24"/>
          <w:szCs w:val="24"/>
        </w:rPr>
        <w:t>price</w:t>
      </w:r>
      <w:ins w:id="806" w:author="Art Milch" w:date="2025-04-19T16:27:00Z" w16du:dateUtc="2025-04-19T20:27:00Z">
        <w:r w:rsidR="00860B96">
          <w:rPr>
            <w:rFonts w:ascii="Times New Roman" w:hAnsi="Times New Roman" w:cs="Times New Roman"/>
            <w:sz w:val="24"/>
            <w:szCs w:val="24"/>
          </w:rPr>
          <w:t>-</w:t>
        </w:r>
      </w:ins>
      <w:del w:id="807" w:author="Art Milch" w:date="2025-04-19T16:27:00Z" w16du:dateUtc="2025-04-19T20:27:00Z">
        <w:r w:rsidRPr="00524F1B" w:rsidDel="00860B96">
          <w:rPr>
            <w:rFonts w:ascii="Times New Roman" w:hAnsi="Times New Roman" w:cs="Times New Roman"/>
            <w:sz w:val="24"/>
            <w:szCs w:val="24"/>
          </w:rPr>
          <w:delText xml:space="preserve"> </w:delText>
        </w:r>
      </w:del>
      <w:r w:rsidRPr="00524F1B">
        <w:rPr>
          <w:rFonts w:ascii="Times New Roman" w:hAnsi="Times New Roman" w:cs="Times New Roman"/>
          <w:sz w:val="24"/>
          <w:szCs w:val="24"/>
        </w:rPr>
        <w:t>prediction accuracy. They shaped a sequence array with historical data and corresponding leading indicators, processed it through a CNN framework, and then passed the extracted feature vectors to an LSTM network. Their findings showed that including predictive variables enhanced market</w:t>
      </w:r>
      <w:ins w:id="808" w:author="Art Milch" w:date="2025-04-19T07:28:00Z" w16du:dateUtc="2025-04-19T11:28:00Z">
        <w:r w:rsidR="00191033" w:rsidRPr="00524F1B">
          <w:rPr>
            <w:rFonts w:ascii="Times New Roman" w:hAnsi="Times New Roman" w:cs="Times New Roman"/>
            <w:sz w:val="24"/>
            <w:szCs w:val="24"/>
          </w:rPr>
          <w:t>-</w:t>
        </w:r>
      </w:ins>
      <w:del w:id="809" w:author="Art Milch" w:date="2025-04-19T07:28:00Z" w16du:dateUtc="2025-04-19T11:28:00Z">
        <w:r w:rsidRPr="00524F1B" w:rsidDel="00191033">
          <w:rPr>
            <w:rFonts w:ascii="Times New Roman" w:hAnsi="Times New Roman" w:cs="Times New Roman"/>
            <w:sz w:val="24"/>
            <w:szCs w:val="24"/>
          </w:rPr>
          <w:delText xml:space="preserve"> </w:delText>
        </w:r>
      </w:del>
      <w:r w:rsidRPr="00524F1B">
        <w:rPr>
          <w:rFonts w:ascii="Times New Roman" w:hAnsi="Times New Roman" w:cs="Times New Roman"/>
          <w:sz w:val="24"/>
          <w:szCs w:val="24"/>
        </w:rPr>
        <w:t>outcome predictions compared to using only historical data. Based on stock data from U.S. and Taiwanese markets, their hybrid architecture consistently outperformed standard methods across multiple prediction timeframes.</w:t>
      </w:r>
    </w:p>
    <w:p w14:paraId="42B60013" w14:textId="0687A201" w:rsidR="00F73212" w:rsidRPr="00524F1B" w:rsidRDefault="00F73212" w:rsidP="0069003B">
      <w:pPr>
        <w:spacing w:line="480" w:lineRule="auto"/>
        <w:ind w:firstLine="720"/>
        <w:rPr>
          <w:rFonts w:ascii="Times New Roman" w:hAnsi="Times New Roman" w:cs="Times New Roman"/>
          <w:sz w:val="24"/>
          <w:szCs w:val="24"/>
        </w:rPr>
        <w:pPrChange w:id="810" w:author="Art Milch" w:date="2025-04-19T07:28:00Z" w16du:dateUtc="2025-04-19T11:28:00Z">
          <w:pPr>
            <w:spacing w:before="240" w:line="360" w:lineRule="auto"/>
            <w:jc w:val="both"/>
          </w:pPr>
        </w:pPrChange>
      </w:pPr>
      <w:r w:rsidRPr="00524F1B">
        <w:rPr>
          <w:rFonts w:ascii="Times New Roman" w:hAnsi="Times New Roman" w:cs="Times New Roman"/>
          <w:sz w:val="24"/>
          <w:szCs w:val="24"/>
        </w:rPr>
        <w:t>Adding technical</w:t>
      </w:r>
      <w:ins w:id="811" w:author="Art Milch" w:date="2025-04-19T07:29:00Z" w16du:dateUtc="2025-04-19T11:29:00Z">
        <w:r w:rsidR="0069003B" w:rsidRPr="00524F1B">
          <w:rPr>
            <w:rFonts w:ascii="Times New Roman" w:hAnsi="Times New Roman" w:cs="Times New Roman"/>
            <w:sz w:val="24"/>
            <w:szCs w:val="24"/>
          </w:rPr>
          <w:t>-</w:t>
        </w:r>
      </w:ins>
      <w:del w:id="812" w:author="Art Milch" w:date="2025-04-19T07:29:00Z" w16du:dateUtc="2025-04-19T11:29:00Z">
        <w:r w:rsidRPr="00524F1B" w:rsidDel="0069003B">
          <w:rPr>
            <w:rFonts w:ascii="Times New Roman" w:hAnsi="Times New Roman" w:cs="Times New Roman"/>
            <w:sz w:val="24"/>
            <w:szCs w:val="24"/>
          </w:rPr>
          <w:delText xml:space="preserve"> </w:delText>
        </w:r>
      </w:del>
      <w:r w:rsidRPr="00524F1B">
        <w:rPr>
          <w:rFonts w:ascii="Times New Roman" w:hAnsi="Times New Roman" w:cs="Times New Roman"/>
          <w:sz w:val="24"/>
          <w:szCs w:val="24"/>
        </w:rPr>
        <w:t>analysis indicators to deep learning enhances prediction performance. Sezer et al. (2017) introduced a deep neural</w:t>
      </w:r>
      <w:ins w:id="813" w:author="Art Milch" w:date="2025-04-19T07:29:00Z" w16du:dateUtc="2025-04-19T11:29:00Z">
        <w:r w:rsidR="007E7161" w:rsidRPr="00524F1B">
          <w:rPr>
            <w:rFonts w:ascii="Times New Roman" w:hAnsi="Times New Roman" w:cs="Times New Roman"/>
            <w:sz w:val="24"/>
            <w:szCs w:val="24"/>
          </w:rPr>
          <w:t>-</w:t>
        </w:r>
      </w:ins>
      <w:del w:id="814" w:author="Art Milch" w:date="2025-04-19T07:29:00Z" w16du:dateUtc="2025-04-19T11:29:00Z">
        <w:r w:rsidRPr="00524F1B" w:rsidDel="007E7161">
          <w:rPr>
            <w:rFonts w:ascii="Times New Roman" w:hAnsi="Times New Roman" w:cs="Times New Roman"/>
            <w:sz w:val="24"/>
            <w:szCs w:val="24"/>
          </w:rPr>
          <w:delText xml:space="preserve"> </w:delText>
        </w:r>
      </w:del>
      <w:r w:rsidRPr="00524F1B">
        <w:rPr>
          <w:rFonts w:ascii="Times New Roman" w:hAnsi="Times New Roman" w:cs="Times New Roman"/>
          <w:sz w:val="24"/>
          <w:szCs w:val="24"/>
        </w:rPr>
        <w:t>network-based trading framework that outperforms classical techniques by optimizing technical analysis parameters via evolution algorithms. Patel et al. (2013, 2015) showed improvements in model accuracy by augmenting deep</w:t>
      </w:r>
      <w:ins w:id="815" w:author="Art Milch" w:date="2025-04-19T07:29:00Z" w16du:dateUtc="2025-04-19T11:29:00Z">
        <w:r w:rsidR="00175A32" w:rsidRPr="00524F1B">
          <w:rPr>
            <w:rFonts w:ascii="Times New Roman" w:hAnsi="Times New Roman" w:cs="Times New Roman"/>
            <w:sz w:val="24"/>
            <w:szCs w:val="24"/>
          </w:rPr>
          <w:t>-</w:t>
        </w:r>
      </w:ins>
      <w:del w:id="816" w:author="Art Milch" w:date="2025-04-19T07:29:00Z" w16du:dateUtc="2025-04-19T11:29:00Z">
        <w:r w:rsidRPr="00524F1B" w:rsidDel="007E7161">
          <w:rPr>
            <w:rFonts w:ascii="Times New Roman" w:hAnsi="Times New Roman" w:cs="Times New Roman"/>
            <w:sz w:val="24"/>
            <w:szCs w:val="24"/>
          </w:rPr>
          <w:delText xml:space="preserve"> </w:delText>
        </w:r>
      </w:del>
      <w:r w:rsidRPr="00524F1B">
        <w:rPr>
          <w:rFonts w:ascii="Times New Roman" w:hAnsi="Times New Roman" w:cs="Times New Roman"/>
          <w:sz w:val="24"/>
          <w:szCs w:val="24"/>
        </w:rPr>
        <w:t>learning models with additional technical indicators. These studies validate the hybrid CNN-LSTM approach, which incorporates 76 indicators affecting price, moving averages, volatility, volume fundamentals, and market characteristics to enhance trading signals.</w:t>
      </w:r>
    </w:p>
    <w:p w14:paraId="5B2DB67D" w14:textId="3DC0BC95" w:rsidR="00F73212" w:rsidRPr="00524F1B" w:rsidRDefault="00F73212" w:rsidP="00175A32">
      <w:pPr>
        <w:spacing w:line="480" w:lineRule="auto"/>
        <w:ind w:firstLine="720"/>
        <w:rPr>
          <w:rFonts w:ascii="Times New Roman" w:hAnsi="Times New Roman" w:cs="Times New Roman"/>
          <w:sz w:val="24"/>
          <w:szCs w:val="24"/>
        </w:rPr>
        <w:pPrChange w:id="817" w:author="Art Milch" w:date="2025-04-19T07:30:00Z" w16du:dateUtc="2025-04-19T11:30:00Z">
          <w:pPr>
            <w:spacing w:before="240" w:line="360" w:lineRule="auto"/>
            <w:jc w:val="both"/>
          </w:pPr>
        </w:pPrChange>
      </w:pPr>
      <w:r w:rsidRPr="00524F1B">
        <w:rPr>
          <w:rFonts w:ascii="Times New Roman" w:hAnsi="Times New Roman" w:cs="Times New Roman"/>
          <w:sz w:val="24"/>
          <w:szCs w:val="24"/>
        </w:rPr>
        <w:t xml:space="preserve">When it comes to evaluating trading strategies, specific performance metrics are essential. Saud and Shakya (2024) presented innovative trading strategies using technical indicators and evaluated their performance using metrics </w:t>
      </w:r>
      <w:commentRangeStart w:id="818"/>
      <w:ins w:id="819" w:author="Art Milch" w:date="2025-04-19T16:32:00Z" w16du:dateUtc="2025-04-19T20:32:00Z">
        <w:r w:rsidR="00416952">
          <w:rPr>
            <w:rFonts w:ascii="Times New Roman" w:hAnsi="Times New Roman" w:cs="Times New Roman"/>
            <w:sz w:val="24"/>
            <w:szCs w:val="24"/>
          </w:rPr>
          <w:t xml:space="preserve">such </w:t>
        </w:r>
      </w:ins>
      <w:ins w:id="820" w:author="Art Milch" w:date="2025-04-19T16:33:00Z" w16du:dateUtc="2025-04-19T20:33:00Z">
        <w:r w:rsidR="00B96614">
          <w:rPr>
            <w:rFonts w:ascii="Times New Roman" w:hAnsi="Times New Roman" w:cs="Times New Roman"/>
            <w:sz w:val="24"/>
            <w:szCs w:val="24"/>
          </w:rPr>
          <w:t xml:space="preserve">as </w:t>
        </w:r>
        <w:commentRangeEnd w:id="818"/>
        <w:r w:rsidR="00B96614">
          <w:rPr>
            <w:rStyle w:val="CommentReference"/>
          </w:rPr>
          <w:commentReference w:id="818"/>
        </w:r>
      </w:ins>
      <w:del w:id="821" w:author="Art Milch" w:date="2025-04-19T16:33:00Z" w16du:dateUtc="2025-04-19T20:33:00Z">
        <w:r w:rsidRPr="00524F1B" w:rsidDel="00B96614">
          <w:rPr>
            <w:rFonts w:ascii="Times New Roman" w:hAnsi="Times New Roman" w:cs="Times New Roman"/>
            <w:sz w:val="24"/>
            <w:szCs w:val="24"/>
          </w:rPr>
          <w:delText xml:space="preserve">like </w:delText>
        </w:r>
      </w:del>
      <w:r w:rsidRPr="00524F1B">
        <w:rPr>
          <w:rFonts w:ascii="Times New Roman" w:hAnsi="Times New Roman" w:cs="Times New Roman"/>
          <w:sz w:val="24"/>
          <w:szCs w:val="24"/>
        </w:rPr>
        <w:t>annual rate of return, Sharpe ratio, and win rate. Through testing these approaches on 18 different stocks from various exchanges, they found that intelligent trading strategies significantly outperformed classical methods, with MACD-based strategies producing the best effectiveness with the least risk. Their work demonstrates that machine learning can be integrated with analysis techniques to reduce false signals in trading.</w:t>
      </w:r>
    </w:p>
    <w:p w14:paraId="03BEAE3C" w14:textId="2950DE26" w:rsidR="00F73212" w:rsidRPr="00524F1B" w:rsidRDefault="00F73212">
      <w:pPr>
        <w:spacing w:before="240" w:line="480" w:lineRule="auto"/>
        <w:ind w:firstLine="720"/>
        <w:rPr>
          <w:rFonts w:ascii="Times New Roman" w:hAnsi="Times New Roman" w:cs="Times New Roman"/>
          <w:sz w:val="24"/>
          <w:szCs w:val="24"/>
        </w:rPr>
        <w:pPrChange w:id="822" w:author="Art Milch" w:date="2025-04-17T14:48:00Z" w16du:dateUtc="2025-04-17T18:48:00Z">
          <w:pPr>
            <w:spacing w:before="240" w:line="360" w:lineRule="auto"/>
            <w:jc w:val="both"/>
          </w:pPr>
        </w:pPrChange>
      </w:pPr>
      <w:r w:rsidRPr="00524F1B">
        <w:rPr>
          <w:rFonts w:ascii="Times New Roman" w:hAnsi="Times New Roman" w:cs="Times New Roman"/>
          <w:sz w:val="24"/>
          <w:szCs w:val="24"/>
        </w:rPr>
        <w:lastRenderedPageBreak/>
        <w:t>For financial forecasting, understanding and selecting relevant features is crucial for model performance. Agrawal et al</w:t>
      </w:r>
      <w:ins w:id="823" w:author="Art Milch" w:date="2025-04-19T07:31:00Z" w16du:dateUtc="2025-04-19T11:31:00Z">
        <w:r w:rsidR="00BB2C36" w:rsidRPr="00524F1B">
          <w:rPr>
            <w:rFonts w:ascii="Times New Roman" w:hAnsi="Times New Roman" w:cs="Times New Roman"/>
            <w:sz w:val="24"/>
            <w:szCs w:val="24"/>
          </w:rPr>
          <w:t>.</w:t>
        </w:r>
      </w:ins>
      <w:r w:rsidRPr="00524F1B">
        <w:rPr>
          <w:rFonts w:ascii="Times New Roman" w:hAnsi="Times New Roman" w:cs="Times New Roman"/>
          <w:sz w:val="24"/>
          <w:szCs w:val="24"/>
        </w:rPr>
        <w:t xml:space="preserve"> (2022) proposed an </w:t>
      </w:r>
      <w:r w:rsidR="00641ED9" w:rsidRPr="00524F1B">
        <w:rPr>
          <w:rFonts w:ascii="Times New Roman" w:hAnsi="Times New Roman" w:cs="Times New Roman"/>
          <w:sz w:val="24"/>
          <w:szCs w:val="24"/>
        </w:rPr>
        <w:t>evolutionary deep</w:t>
      </w:r>
      <w:ins w:id="824" w:author="Art Milch" w:date="2025-04-19T07:31:00Z" w16du:dateUtc="2025-04-19T11:31:00Z">
        <w:r w:rsidR="00641ED9" w:rsidRPr="00524F1B">
          <w:rPr>
            <w:rFonts w:ascii="Times New Roman" w:hAnsi="Times New Roman" w:cs="Times New Roman"/>
            <w:sz w:val="24"/>
            <w:szCs w:val="24"/>
          </w:rPr>
          <w:t>-</w:t>
        </w:r>
      </w:ins>
      <w:del w:id="825" w:author="Art Milch" w:date="2025-04-19T07:31:00Z" w16du:dateUtc="2025-04-19T11:31:00Z">
        <w:r w:rsidR="00641ED9" w:rsidRPr="00524F1B" w:rsidDel="00641ED9">
          <w:rPr>
            <w:rFonts w:ascii="Times New Roman" w:hAnsi="Times New Roman" w:cs="Times New Roman"/>
            <w:sz w:val="24"/>
            <w:szCs w:val="24"/>
          </w:rPr>
          <w:delText xml:space="preserve"> </w:delText>
        </w:r>
      </w:del>
      <w:r w:rsidR="00641ED9" w:rsidRPr="00524F1B">
        <w:rPr>
          <w:rFonts w:ascii="Times New Roman" w:hAnsi="Times New Roman" w:cs="Times New Roman"/>
          <w:sz w:val="24"/>
          <w:szCs w:val="24"/>
        </w:rPr>
        <w:t xml:space="preserve">learning model </w:t>
      </w:r>
      <w:r w:rsidRPr="00524F1B">
        <w:rPr>
          <w:rFonts w:ascii="Times New Roman" w:hAnsi="Times New Roman" w:cs="Times New Roman"/>
          <w:sz w:val="24"/>
          <w:szCs w:val="24"/>
        </w:rPr>
        <w:t xml:space="preserve">(EDLM) that predicts stock trends based on technical indicators, finding that short-term moving averages (3-day, 10-day, and 30-day) </w:t>
      </w:r>
      <w:ins w:id="826" w:author="Art Milch" w:date="2025-04-19T07:32:00Z" w16du:dateUtc="2025-04-19T11:32:00Z">
        <w:r w:rsidR="00C76FE9" w:rsidRPr="00524F1B">
          <w:rPr>
            <w:rFonts w:ascii="Times New Roman" w:hAnsi="Times New Roman" w:cs="Times New Roman"/>
            <w:sz w:val="24"/>
            <w:szCs w:val="24"/>
          </w:rPr>
          <w:t>were</w:t>
        </w:r>
      </w:ins>
      <w:del w:id="827" w:author="Art Milch" w:date="2025-04-19T07:32:00Z" w16du:dateUtc="2025-04-19T11:32:00Z">
        <w:r w:rsidRPr="00524F1B" w:rsidDel="00C76FE9">
          <w:rPr>
            <w:rFonts w:ascii="Times New Roman" w:hAnsi="Times New Roman" w:cs="Times New Roman"/>
            <w:sz w:val="24"/>
            <w:szCs w:val="24"/>
          </w:rPr>
          <w:delText>are</w:delText>
        </w:r>
      </w:del>
      <w:r w:rsidRPr="00524F1B">
        <w:rPr>
          <w:rFonts w:ascii="Times New Roman" w:hAnsi="Times New Roman" w:cs="Times New Roman"/>
          <w:sz w:val="24"/>
          <w:szCs w:val="24"/>
        </w:rPr>
        <w:t xml:space="preserve"> highly correlated with stock price movements compared to other indicators. Their correlation-tensor approach helped capture the most relevant technical indicators, filter noise from non-correlated features, and demonstrated that shorter-term indicators tend</w:t>
      </w:r>
      <w:ins w:id="828" w:author="Art Milch" w:date="2025-04-19T07:32:00Z" w16du:dateUtc="2025-04-19T11:32:00Z">
        <w:r w:rsidR="00361FDB" w:rsidRPr="00524F1B">
          <w:rPr>
            <w:rFonts w:ascii="Times New Roman" w:hAnsi="Times New Roman" w:cs="Times New Roman"/>
            <w:sz w:val="24"/>
            <w:szCs w:val="24"/>
          </w:rPr>
          <w:t>ed</w:t>
        </w:r>
      </w:ins>
      <w:r w:rsidRPr="00524F1B">
        <w:rPr>
          <w:rFonts w:ascii="Times New Roman" w:hAnsi="Times New Roman" w:cs="Times New Roman"/>
          <w:sz w:val="24"/>
          <w:szCs w:val="24"/>
        </w:rPr>
        <w:t xml:space="preserve"> to have stronger correlations with price movements than longer-term ones. This supports the use of a comprehensive 76-indicator feature set for capturing market dynamics with minimal missing data.</w:t>
      </w:r>
    </w:p>
    <w:p w14:paraId="452ED896" w14:textId="32076D15" w:rsidR="00F73212" w:rsidRPr="00524F1B" w:rsidRDefault="00F73212" w:rsidP="00361FDB">
      <w:pPr>
        <w:spacing w:line="480" w:lineRule="auto"/>
        <w:ind w:firstLine="720"/>
        <w:rPr>
          <w:rFonts w:ascii="Times New Roman" w:hAnsi="Times New Roman" w:cs="Times New Roman"/>
          <w:sz w:val="24"/>
          <w:szCs w:val="24"/>
        </w:rPr>
        <w:pPrChange w:id="829" w:author="Art Milch" w:date="2025-04-19T07:33:00Z" w16du:dateUtc="2025-04-19T11:33:00Z">
          <w:pPr>
            <w:spacing w:before="240" w:line="360" w:lineRule="auto"/>
            <w:jc w:val="both"/>
          </w:pPr>
        </w:pPrChange>
      </w:pPr>
      <w:r w:rsidRPr="00524F1B">
        <w:rPr>
          <w:rFonts w:ascii="Times New Roman" w:hAnsi="Times New Roman" w:cs="Times New Roman"/>
          <w:sz w:val="24"/>
          <w:szCs w:val="24"/>
        </w:rPr>
        <w:t xml:space="preserve">Research focusing directly on the S&amp;P 500 provides valuable insights for my project. Kamalov et al. (2021) used a convolutional-based neural network to forecast the next-day direction of the S&amp;P 500 index. Their model </w:t>
      </w:r>
      <w:commentRangeStart w:id="830"/>
      <w:r w:rsidRPr="00524F1B">
        <w:rPr>
          <w:rFonts w:ascii="Times New Roman" w:hAnsi="Times New Roman" w:cs="Times New Roman"/>
          <w:sz w:val="24"/>
          <w:szCs w:val="24"/>
        </w:rPr>
        <w:t>u</w:t>
      </w:r>
      <w:ins w:id="831" w:author="Art Milch" w:date="2025-04-19T16:37:00Z" w16du:dateUtc="2025-04-19T20:37:00Z">
        <w:r w:rsidR="00244D7C">
          <w:rPr>
            <w:rFonts w:ascii="Times New Roman" w:hAnsi="Times New Roman" w:cs="Times New Roman"/>
            <w:sz w:val="24"/>
            <w:szCs w:val="24"/>
          </w:rPr>
          <w:t>sed</w:t>
        </w:r>
      </w:ins>
      <w:commentRangeEnd w:id="830"/>
      <w:ins w:id="832" w:author="Art Milch" w:date="2025-04-19T16:38:00Z" w16du:dateUtc="2025-04-19T20:38:00Z">
        <w:r w:rsidR="00701208">
          <w:rPr>
            <w:rStyle w:val="CommentReference"/>
          </w:rPr>
          <w:commentReference w:id="830"/>
        </w:r>
      </w:ins>
      <w:del w:id="833" w:author="Art Milch" w:date="2025-04-19T16:37:00Z" w16du:dateUtc="2025-04-19T20:37:00Z">
        <w:r w:rsidRPr="00524F1B" w:rsidDel="00244D7C">
          <w:rPr>
            <w:rFonts w:ascii="Times New Roman" w:hAnsi="Times New Roman" w:cs="Times New Roman"/>
            <w:sz w:val="24"/>
            <w:szCs w:val="24"/>
          </w:rPr>
          <w:delText>tilized</w:delText>
        </w:r>
      </w:del>
      <w:r w:rsidRPr="00524F1B">
        <w:rPr>
          <w:rFonts w:ascii="Times New Roman" w:hAnsi="Times New Roman" w:cs="Times New Roman"/>
          <w:sz w:val="24"/>
          <w:szCs w:val="24"/>
        </w:rPr>
        <w:t xml:space="preserve"> convolution operations to consider each data point in the context of its surrounding temporal neighbors, enabling richer information extraction. Compared to various benchmark models, their approach achieved the highest accuracy rate (56.21%) in predicting next-day market direction, outperforming random guessing and other neural</w:t>
      </w:r>
      <w:ins w:id="834" w:author="Art Milch" w:date="2025-04-19T16:39:00Z" w16du:dateUtc="2025-04-19T20:39:00Z">
        <w:r w:rsidR="00301D84">
          <w:rPr>
            <w:rFonts w:ascii="Times New Roman" w:hAnsi="Times New Roman" w:cs="Times New Roman"/>
            <w:sz w:val="24"/>
            <w:szCs w:val="24"/>
          </w:rPr>
          <w:t>-</w:t>
        </w:r>
      </w:ins>
      <w:del w:id="835" w:author="Art Milch" w:date="2025-04-19T16:39:00Z" w16du:dateUtc="2025-04-19T20:39:00Z">
        <w:r w:rsidRPr="00524F1B" w:rsidDel="00301D84">
          <w:rPr>
            <w:rFonts w:ascii="Times New Roman" w:hAnsi="Times New Roman" w:cs="Times New Roman"/>
            <w:sz w:val="24"/>
            <w:szCs w:val="24"/>
          </w:rPr>
          <w:delText xml:space="preserve"> </w:delText>
        </w:r>
      </w:del>
      <w:r w:rsidRPr="00524F1B">
        <w:rPr>
          <w:rFonts w:ascii="Times New Roman" w:hAnsi="Times New Roman" w:cs="Times New Roman"/>
          <w:sz w:val="24"/>
          <w:szCs w:val="24"/>
        </w:rPr>
        <w:t xml:space="preserve">network configurations. This establishes that </w:t>
      </w:r>
      <w:commentRangeStart w:id="836"/>
      <w:r w:rsidRPr="00524F1B">
        <w:rPr>
          <w:rFonts w:ascii="Times New Roman" w:hAnsi="Times New Roman" w:cs="Times New Roman"/>
          <w:sz w:val="24"/>
          <w:szCs w:val="24"/>
        </w:rPr>
        <w:t>convolution</w:t>
      </w:r>
      <w:commentRangeEnd w:id="836"/>
      <w:r w:rsidR="00B413D5">
        <w:rPr>
          <w:rStyle w:val="CommentReference"/>
        </w:rPr>
        <w:commentReference w:id="836"/>
      </w:r>
      <w:r w:rsidRPr="00524F1B">
        <w:rPr>
          <w:rFonts w:ascii="Times New Roman" w:hAnsi="Times New Roman" w:cs="Times New Roman"/>
          <w:sz w:val="24"/>
          <w:szCs w:val="24"/>
        </w:rPr>
        <w:t>-based neural networks are well-suited for financial time</w:t>
      </w:r>
      <w:ins w:id="837" w:author="Art Milch" w:date="2025-04-19T07:34:00Z" w16du:dateUtc="2025-04-19T11:34:00Z">
        <w:r w:rsidR="00A97170" w:rsidRPr="00524F1B">
          <w:rPr>
            <w:rFonts w:ascii="Times New Roman" w:hAnsi="Times New Roman" w:cs="Times New Roman"/>
            <w:sz w:val="24"/>
            <w:szCs w:val="24"/>
          </w:rPr>
          <w:t>-</w:t>
        </w:r>
      </w:ins>
      <w:del w:id="838" w:author="Art Milch" w:date="2025-04-19T07:34:00Z" w16du:dateUtc="2025-04-19T11:34:00Z">
        <w:r w:rsidRPr="00524F1B" w:rsidDel="00A97170">
          <w:rPr>
            <w:rFonts w:ascii="Times New Roman" w:hAnsi="Times New Roman" w:cs="Times New Roman"/>
            <w:sz w:val="24"/>
            <w:szCs w:val="24"/>
          </w:rPr>
          <w:delText xml:space="preserve"> </w:delText>
        </w:r>
      </w:del>
      <w:r w:rsidRPr="00524F1B">
        <w:rPr>
          <w:rFonts w:ascii="Times New Roman" w:hAnsi="Times New Roman" w:cs="Times New Roman"/>
          <w:sz w:val="24"/>
          <w:szCs w:val="24"/>
        </w:rPr>
        <w:t>series data and have predictive power beyond standard methods.</w:t>
      </w:r>
    </w:p>
    <w:p w14:paraId="3137D373" w14:textId="06A09422" w:rsidR="00F73212" w:rsidRPr="00524F1B" w:rsidRDefault="00F73212" w:rsidP="00AB17C7">
      <w:pPr>
        <w:spacing w:line="480" w:lineRule="auto"/>
        <w:ind w:firstLine="720"/>
        <w:rPr>
          <w:rFonts w:ascii="Times New Roman" w:hAnsi="Times New Roman" w:cs="Times New Roman"/>
          <w:sz w:val="24"/>
          <w:szCs w:val="24"/>
        </w:rPr>
        <w:pPrChange w:id="839" w:author="Art Milch" w:date="2025-04-19T07:34:00Z" w16du:dateUtc="2025-04-19T11:34:00Z">
          <w:pPr>
            <w:spacing w:before="240" w:line="360" w:lineRule="auto"/>
            <w:jc w:val="both"/>
          </w:pPr>
        </w:pPrChange>
      </w:pPr>
      <w:r w:rsidRPr="00524F1B">
        <w:rPr>
          <w:rFonts w:ascii="Times New Roman" w:hAnsi="Times New Roman" w:cs="Times New Roman"/>
          <w:sz w:val="24"/>
          <w:szCs w:val="24"/>
        </w:rPr>
        <w:t xml:space="preserve">Shah et al. (2022) compared classic technical analysis methods with state-of-the-art deep learning techniques for stock prediction. While traditional models like </w:t>
      </w:r>
      <w:commentRangeStart w:id="840"/>
      <w:r w:rsidRPr="00524F1B">
        <w:rPr>
          <w:rFonts w:ascii="Times New Roman" w:hAnsi="Times New Roman" w:cs="Times New Roman"/>
          <w:sz w:val="24"/>
          <w:szCs w:val="24"/>
        </w:rPr>
        <w:t>ARIMA</w:t>
      </w:r>
      <w:commentRangeEnd w:id="840"/>
      <w:r w:rsidR="00A7462F" w:rsidRPr="00524F1B">
        <w:rPr>
          <w:rStyle w:val="CommentReference"/>
        </w:rPr>
        <w:commentReference w:id="840"/>
      </w:r>
      <w:r w:rsidRPr="00524F1B">
        <w:rPr>
          <w:rFonts w:ascii="Times New Roman" w:hAnsi="Times New Roman" w:cs="Times New Roman"/>
          <w:sz w:val="24"/>
          <w:szCs w:val="24"/>
        </w:rPr>
        <w:t xml:space="preserve"> performed well in some studies (85</w:t>
      </w:r>
      <w:ins w:id="841" w:author="Art Milch" w:date="2025-04-19T07:36:00Z" w16du:dateUtc="2025-04-19T11:36:00Z">
        <w:r w:rsidR="002C64F2" w:rsidRPr="00524F1B">
          <w:rPr>
            <w:rFonts w:ascii="Times New Roman" w:hAnsi="Times New Roman" w:cs="Times New Roman"/>
            <w:sz w:val="24"/>
            <w:szCs w:val="24"/>
          </w:rPr>
          <w:t>%–</w:t>
        </w:r>
      </w:ins>
      <w:del w:id="842" w:author="Art Milch" w:date="2025-04-19T07:36:00Z" w16du:dateUtc="2025-04-19T11:36:00Z">
        <w:r w:rsidRPr="00524F1B" w:rsidDel="002C64F2">
          <w:rPr>
            <w:rFonts w:ascii="Times New Roman" w:hAnsi="Times New Roman" w:cs="Times New Roman"/>
            <w:sz w:val="24"/>
            <w:szCs w:val="24"/>
          </w:rPr>
          <w:delText>-</w:delText>
        </w:r>
      </w:del>
      <w:r w:rsidRPr="00524F1B">
        <w:rPr>
          <w:rFonts w:ascii="Times New Roman" w:hAnsi="Times New Roman" w:cs="Times New Roman"/>
          <w:sz w:val="24"/>
          <w:szCs w:val="24"/>
        </w:rPr>
        <w:t>95% accuracy), they struggled with non-linear, volatile market data and required manual fine-tuning. Neural</w:t>
      </w:r>
      <w:ins w:id="843" w:author="Art Milch" w:date="2025-04-19T16:41:00Z" w16du:dateUtc="2025-04-19T20:41:00Z">
        <w:r w:rsidR="007F0D47">
          <w:rPr>
            <w:rFonts w:ascii="Times New Roman" w:hAnsi="Times New Roman" w:cs="Times New Roman"/>
            <w:sz w:val="24"/>
            <w:szCs w:val="24"/>
          </w:rPr>
          <w:t>-</w:t>
        </w:r>
      </w:ins>
      <w:del w:id="844" w:author="Art Milch" w:date="2025-04-19T16:41:00Z" w16du:dateUtc="2025-04-19T20:41:00Z">
        <w:r w:rsidRPr="00524F1B" w:rsidDel="007F0D47">
          <w:rPr>
            <w:rFonts w:ascii="Times New Roman" w:hAnsi="Times New Roman" w:cs="Times New Roman"/>
            <w:sz w:val="24"/>
            <w:szCs w:val="24"/>
          </w:rPr>
          <w:delText xml:space="preserve"> </w:delText>
        </w:r>
      </w:del>
      <w:r w:rsidRPr="00524F1B">
        <w:rPr>
          <w:rFonts w:ascii="Times New Roman" w:hAnsi="Times New Roman" w:cs="Times New Roman"/>
          <w:sz w:val="24"/>
          <w:szCs w:val="24"/>
        </w:rPr>
        <w:t xml:space="preserve">network models outperformed traditional methods in many evaluations. They found that traditional technical indicators </w:t>
      </w:r>
      <w:ins w:id="845" w:author="Art Milch" w:date="2025-04-19T16:41:00Z" w16du:dateUtc="2025-04-19T20:41:00Z">
        <w:r w:rsidR="007F0D47">
          <w:rPr>
            <w:rFonts w:ascii="Times New Roman" w:hAnsi="Times New Roman" w:cs="Times New Roman"/>
            <w:sz w:val="24"/>
            <w:szCs w:val="24"/>
          </w:rPr>
          <w:t xml:space="preserve">such as </w:t>
        </w:r>
      </w:ins>
      <w:del w:id="846" w:author="Art Milch" w:date="2025-04-19T16:41:00Z" w16du:dateUtc="2025-04-19T20:41:00Z">
        <w:r w:rsidRPr="00524F1B" w:rsidDel="007F0D47">
          <w:rPr>
            <w:rFonts w:ascii="Times New Roman" w:hAnsi="Times New Roman" w:cs="Times New Roman"/>
            <w:sz w:val="24"/>
            <w:szCs w:val="24"/>
          </w:rPr>
          <w:delText xml:space="preserve">like </w:delText>
        </w:r>
      </w:del>
      <w:r w:rsidR="008E28F3" w:rsidRPr="00524F1B">
        <w:rPr>
          <w:rFonts w:ascii="Times New Roman" w:hAnsi="Times New Roman" w:cs="Times New Roman"/>
          <w:sz w:val="24"/>
          <w:szCs w:val="24"/>
        </w:rPr>
        <w:t>moving averages</w:t>
      </w:r>
      <w:r w:rsidRPr="00524F1B">
        <w:rPr>
          <w:rFonts w:ascii="Times New Roman" w:hAnsi="Times New Roman" w:cs="Times New Roman"/>
          <w:sz w:val="24"/>
          <w:szCs w:val="24"/>
        </w:rPr>
        <w:t xml:space="preserve">, MACD, </w:t>
      </w:r>
      <w:r w:rsidRPr="00524F1B">
        <w:rPr>
          <w:rFonts w:ascii="Times New Roman" w:hAnsi="Times New Roman" w:cs="Times New Roman"/>
          <w:sz w:val="24"/>
          <w:szCs w:val="24"/>
        </w:rPr>
        <w:lastRenderedPageBreak/>
        <w:t>and RSI can be u</w:t>
      </w:r>
      <w:ins w:id="847" w:author="Art Milch" w:date="2025-04-19T16:42:00Z" w16du:dateUtc="2025-04-19T20:42:00Z">
        <w:r w:rsidR="00881FD0">
          <w:rPr>
            <w:rFonts w:ascii="Times New Roman" w:hAnsi="Times New Roman" w:cs="Times New Roman"/>
            <w:sz w:val="24"/>
            <w:szCs w:val="24"/>
          </w:rPr>
          <w:t>sed</w:t>
        </w:r>
      </w:ins>
      <w:del w:id="848" w:author="Art Milch" w:date="2025-04-19T16:42:00Z" w16du:dateUtc="2025-04-19T20:42:00Z">
        <w:r w:rsidRPr="00524F1B" w:rsidDel="00881FD0">
          <w:rPr>
            <w:rFonts w:ascii="Times New Roman" w:hAnsi="Times New Roman" w:cs="Times New Roman"/>
            <w:sz w:val="24"/>
            <w:szCs w:val="24"/>
          </w:rPr>
          <w:delText>tilized</w:delText>
        </w:r>
      </w:del>
      <w:r w:rsidRPr="00524F1B">
        <w:rPr>
          <w:rFonts w:ascii="Times New Roman" w:hAnsi="Times New Roman" w:cs="Times New Roman"/>
          <w:sz w:val="24"/>
          <w:szCs w:val="24"/>
        </w:rPr>
        <w:t xml:space="preserve"> more effectively when integrated as features in deep</w:t>
      </w:r>
      <w:ins w:id="849" w:author="Art Milch" w:date="2025-04-19T07:37:00Z" w16du:dateUtc="2025-04-19T11:37:00Z">
        <w:r w:rsidR="008E28F3" w:rsidRPr="00524F1B">
          <w:rPr>
            <w:rFonts w:ascii="Times New Roman" w:hAnsi="Times New Roman" w:cs="Times New Roman"/>
            <w:sz w:val="24"/>
            <w:szCs w:val="24"/>
          </w:rPr>
          <w:t>-</w:t>
        </w:r>
      </w:ins>
      <w:del w:id="850" w:author="Art Milch" w:date="2025-04-19T07:37:00Z" w16du:dateUtc="2025-04-19T11:37:00Z">
        <w:r w:rsidRPr="00524F1B" w:rsidDel="008E28F3">
          <w:rPr>
            <w:rFonts w:ascii="Times New Roman" w:hAnsi="Times New Roman" w:cs="Times New Roman"/>
            <w:sz w:val="24"/>
            <w:szCs w:val="24"/>
          </w:rPr>
          <w:delText xml:space="preserve"> </w:delText>
        </w:r>
      </w:del>
      <w:r w:rsidRPr="00524F1B">
        <w:rPr>
          <w:rFonts w:ascii="Times New Roman" w:hAnsi="Times New Roman" w:cs="Times New Roman"/>
          <w:sz w:val="24"/>
          <w:szCs w:val="24"/>
        </w:rPr>
        <w:t>learning frameworks rather than used on their own.</w:t>
      </w:r>
    </w:p>
    <w:p w14:paraId="2801DB71" w14:textId="70199EE8" w:rsidR="00F73212" w:rsidRPr="00524F1B" w:rsidRDefault="00F73212" w:rsidP="008E28F3">
      <w:pPr>
        <w:spacing w:line="480" w:lineRule="auto"/>
        <w:ind w:firstLine="720"/>
        <w:rPr>
          <w:rFonts w:ascii="Times New Roman" w:hAnsi="Times New Roman" w:cs="Times New Roman"/>
          <w:sz w:val="24"/>
          <w:szCs w:val="24"/>
        </w:rPr>
        <w:pPrChange w:id="851" w:author="Art Milch" w:date="2025-04-19T07:37:00Z" w16du:dateUtc="2025-04-19T11:37:00Z">
          <w:pPr>
            <w:spacing w:before="240" w:line="360" w:lineRule="auto"/>
            <w:jc w:val="both"/>
          </w:pPr>
        </w:pPrChange>
      </w:pPr>
      <w:r w:rsidRPr="00524F1B">
        <w:rPr>
          <w:rFonts w:ascii="Times New Roman" w:hAnsi="Times New Roman" w:cs="Times New Roman"/>
          <w:sz w:val="24"/>
          <w:szCs w:val="24"/>
        </w:rPr>
        <w:t>In summary, the literature strongly supports the use of hybrid deep</w:t>
      </w:r>
      <w:ins w:id="852" w:author="Art Milch" w:date="2025-04-19T07:37:00Z" w16du:dateUtc="2025-04-19T11:37:00Z">
        <w:r w:rsidR="00AB61C4" w:rsidRPr="00524F1B">
          <w:rPr>
            <w:rFonts w:ascii="Times New Roman" w:hAnsi="Times New Roman" w:cs="Times New Roman"/>
            <w:sz w:val="24"/>
            <w:szCs w:val="24"/>
          </w:rPr>
          <w:t>-</w:t>
        </w:r>
      </w:ins>
      <w:del w:id="853" w:author="Art Milch" w:date="2025-04-19T07:37:00Z" w16du:dateUtc="2025-04-19T11:37:00Z">
        <w:r w:rsidRPr="00524F1B" w:rsidDel="00AB61C4">
          <w:rPr>
            <w:rFonts w:ascii="Times New Roman" w:hAnsi="Times New Roman" w:cs="Times New Roman"/>
            <w:sz w:val="24"/>
            <w:szCs w:val="24"/>
          </w:rPr>
          <w:delText xml:space="preserve"> </w:delText>
        </w:r>
      </w:del>
      <w:r w:rsidRPr="00524F1B">
        <w:rPr>
          <w:rFonts w:ascii="Times New Roman" w:hAnsi="Times New Roman" w:cs="Times New Roman"/>
          <w:sz w:val="24"/>
          <w:szCs w:val="24"/>
        </w:rPr>
        <w:t>learning models for financial forecasting, particularly the combination of CNN and LSTM architectures enhanced with attention mechanisms and technical indicators. These approaches consistently outperform both traditional technical analysis and standalone deep</w:t>
      </w:r>
      <w:ins w:id="854" w:author="Art Milch" w:date="2025-04-19T07:37:00Z" w16du:dateUtc="2025-04-19T11:37:00Z">
        <w:r w:rsidR="00AB61C4" w:rsidRPr="00524F1B">
          <w:rPr>
            <w:rFonts w:ascii="Times New Roman" w:hAnsi="Times New Roman" w:cs="Times New Roman"/>
            <w:sz w:val="24"/>
            <w:szCs w:val="24"/>
          </w:rPr>
          <w:t>-</w:t>
        </w:r>
      </w:ins>
      <w:del w:id="855" w:author="Art Milch" w:date="2025-04-19T07:37:00Z" w16du:dateUtc="2025-04-19T11:37:00Z">
        <w:r w:rsidRPr="00524F1B" w:rsidDel="00AB61C4">
          <w:rPr>
            <w:rFonts w:ascii="Times New Roman" w:hAnsi="Times New Roman" w:cs="Times New Roman"/>
            <w:sz w:val="24"/>
            <w:szCs w:val="24"/>
          </w:rPr>
          <w:delText xml:space="preserve"> </w:delText>
        </w:r>
      </w:del>
      <w:r w:rsidRPr="00524F1B">
        <w:rPr>
          <w:rFonts w:ascii="Times New Roman" w:hAnsi="Times New Roman" w:cs="Times New Roman"/>
          <w:sz w:val="24"/>
          <w:szCs w:val="24"/>
        </w:rPr>
        <w:t>learning models, offering improved accuracy, robustness, and adaptability to different market conditions.</w:t>
      </w:r>
    </w:p>
    <w:p w14:paraId="5BE53944" w14:textId="77777777" w:rsidR="00AB61C4" w:rsidRPr="00524F1B" w:rsidRDefault="00C57AD8" w:rsidP="009A414D">
      <w:pPr>
        <w:spacing w:line="360" w:lineRule="auto"/>
        <w:rPr>
          <w:ins w:id="856" w:author="Art Milch" w:date="2025-04-19T07:37:00Z" w16du:dateUtc="2025-04-19T11:37:00Z"/>
          <w:rFonts w:ascii="Times New Roman" w:hAnsi="Times New Roman" w:cs="Times New Roman"/>
          <w:b/>
          <w:bCs/>
          <w:sz w:val="24"/>
          <w:szCs w:val="24"/>
          <w:rPrChange w:id="857" w:author="Art Milch" w:date="2025-04-19T08:50:00Z" w16du:dateUtc="2025-04-19T12:50:00Z">
            <w:rPr>
              <w:ins w:id="858" w:author="Art Milch" w:date="2025-04-19T07:37:00Z" w16du:dateUtc="2025-04-19T11:37:00Z"/>
              <w:rFonts w:ascii="Times New Roman" w:hAnsi="Times New Roman" w:cs="Times New Roman"/>
              <w:sz w:val="24"/>
              <w:szCs w:val="24"/>
            </w:rPr>
          </w:rPrChange>
        </w:rPr>
        <w:pPrChange w:id="859" w:author="Art Milch" w:date="2025-04-19T17:23:00Z" w16du:dateUtc="2025-04-19T21:23:00Z">
          <w:pPr>
            <w:spacing w:before="240" w:line="480" w:lineRule="auto"/>
          </w:pPr>
        </w:pPrChange>
      </w:pPr>
      <w:commentRangeStart w:id="860"/>
      <w:r w:rsidRPr="00524F1B">
        <w:rPr>
          <w:rFonts w:ascii="Times New Roman" w:hAnsi="Times New Roman" w:cs="Times New Roman"/>
          <w:b/>
          <w:bCs/>
          <w:sz w:val="24"/>
          <w:szCs w:val="24"/>
          <w:rPrChange w:id="861" w:author="Art Milch" w:date="2025-04-19T08:50:00Z" w16du:dateUtc="2025-04-19T12:50:00Z">
            <w:rPr>
              <w:rFonts w:ascii="Times New Roman" w:hAnsi="Times New Roman" w:cs="Times New Roman"/>
              <w:sz w:val="24"/>
              <w:szCs w:val="24"/>
            </w:rPr>
          </w:rPrChange>
        </w:rPr>
        <w:t>Table 1</w:t>
      </w:r>
    </w:p>
    <w:p w14:paraId="4A131BD6" w14:textId="723A7588" w:rsidR="00C57AD8" w:rsidRPr="00524F1B" w:rsidDel="00066160" w:rsidRDefault="00C57AD8" w:rsidP="009A414D">
      <w:pPr>
        <w:spacing w:line="360" w:lineRule="auto"/>
        <w:rPr>
          <w:del w:id="862" w:author="Art Milch" w:date="2025-04-19T07:39:00Z" w16du:dateUtc="2025-04-19T11:39:00Z"/>
          <w:rFonts w:ascii="Times New Roman" w:hAnsi="Times New Roman" w:cs="Times New Roman"/>
          <w:i/>
          <w:iCs/>
          <w:sz w:val="24"/>
          <w:szCs w:val="24"/>
          <w:rPrChange w:id="863" w:author="Art Milch" w:date="2025-04-19T08:50:00Z" w16du:dateUtc="2025-04-19T12:50:00Z">
            <w:rPr>
              <w:del w:id="864" w:author="Art Milch" w:date="2025-04-19T07:39:00Z" w16du:dateUtc="2025-04-19T11:39:00Z"/>
              <w:rFonts w:ascii="Times New Roman" w:hAnsi="Times New Roman" w:cs="Times New Roman"/>
              <w:sz w:val="24"/>
              <w:szCs w:val="24"/>
            </w:rPr>
          </w:rPrChange>
        </w:rPr>
        <w:pPrChange w:id="865" w:author="Art Milch" w:date="2025-04-19T17:23:00Z" w16du:dateUtc="2025-04-19T21:23:00Z">
          <w:pPr>
            <w:spacing w:before="240" w:line="360" w:lineRule="auto"/>
            <w:jc w:val="both"/>
          </w:pPr>
        </w:pPrChange>
      </w:pPr>
      <w:del w:id="866" w:author="Art Milch" w:date="2025-04-19T07:37:00Z" w16du:dateUtc="2025-04-19T11:37:00Z">
        <w:r w:rsidRPr="00524F1B" w:rsidDel="00AB61C4">
          <w:rPr>
            <w:rFonts w:ascii="Times New Roman" w:hAnsi="Times New Roman" w:cs="Times New Roman"/>
            <w:i/>
            <w:iCs/>
            <w:sz w:val="24"/>
            <w:szCs w:val="24"/>
            <w:rPrChange w:id="867" w:author="Art Milch" w:date="2025-04-19T08:50:00Z" w16du:dateUtc="2025-04-19T12:50:00Z">
              <w:rPr>
                <w:rFonts w:ascii="Times New Roman" w:hAnsi="Times New Roman" w:cs="Times New Roman"/>
                <w:sz w:val="24"/>
                <w:szCs w:val="24"/>
              </w:rPr>
            </w:rPrChange>
          </w:rPr>
          <w:delText>:</w:delText>
        </w:r>
      </w:del>
      <w:del w:id="868" w:author="Art Milch" w:date="2025-04-19T07:38:00Z" w16du:dateUtc="2025-04-19T11:38:00Z">
        <w:r w:rsidRPr="00524F1B" w:rsidDel="00AB61C4">
          <w:rPr>
            <w:rFonts w:ascii="Times New Roman" w:hAnsi="Times New Roman" w:cs="Times New Roman"/>
            <w:i/>
            <w:iCs/>
            <w:sz w:val="24"/>
            <w:szCs w:val="24"/>
            <w:rPrChange w:id="869" w:author="Art Milch" w:date="2025-04-19T08:50:00Z" w16du:dateUtc="2025-04-19T12:50:00Z">
              <w:rPr>
                <w:rFonts w:ascii="Times New Roman" w:hAnsi="Times New Roman" w:cs="Times New Roman"/>
                <w:sz w:val="24"/>
                <w:szCs w:val="24"/>
              </w:rPr>
            </w:rPrChange>
          </w:rPr>
          <w:delText xml:space="preserve"> </w:delText>
        </w:r>
      </w:del>
      <w:r w:rsidRPr="00524F1B">
        <w:rPr>
          <w:rFonts w:ascii="Times New Roman" w:hAnsi="Times New Roman" w:cs="Times New Roman"/>
          <w:i/>
          <w:iCs/>
          <w:sz w:val="24"/>
          <w:szCs w:val="24"/>
          <w:rPrChange w:id="870" w:author="Art Milch" w:date="2025-04-19T08:50:00Z" w16du:dateUtc="2025-04-19T12:50:00Z">
            <w:rPr>
              <w:rFonts w:ascii="Times New Roman" w:hAnsi="Times New Roman" w:cs="Times New Roman"/>
              <w:sz w:val="24"/>
              <w:szCs w:val="24"/>
            </w:rPr>
          </w:rPrChange>
        </w:rPr>
        <w:t>Summary of Scholarly References</w:t>
      </w:r>
      <w:commentRangeEnd w:id="860"/>
      <w:r w:rsidR="0088606D" w:rsidRPr="00524F1B">
        <w:rPr>
          <w:rStyle w:val="CommentReference"/>
        </w:rPr>
        <w:commentReference w:id="860"/>
      </w:r>
    </w:p>
    <w:p w14:paraId="53EC5D8B" w14:textId="77777777" w:rsidR="00F73212" w:rsidRPr="00524F1B" w:rsidRDefault="00F73212" w:rsidP="009A414D">
      <w:pPr>
        <w:spacing w:line="360" w:lineRule="auto"/>
        <w:rPr>
          <w:rFonts w:ascii="Times New Roman" w:hAnsi="Times New Roman" w:cs="Times New Roman"/>
          <w:sz w:val="24"/>
          <w:szCs w:val="24"/>
        </w:rPr>
        <w:pPrChange w:id="871" w:author="Art Milch" w:date="2025-04-19T17:23:00Z" w16du:dateUtc="2025-04-19T21:23:00Z">
          <w:pPr>
            <w:spacing w:before="240" w:line="360" w:lineRule="auto"/>
            <w:jc w:val="both"/>
          </w:pPr>
        </w:pPrChange>
      </w:pPr>
    </w:p>
    <w:tbl>
      <w:tblPr>
        <w:tblStyle w:val="GridTable1Light"/>
        <w:tblW w:w="11188" w:type="dxa"/>
        <w:tblInd w:w="-545" w:type="dxa"/>
        <w:tblLook w:val="04A0" w:firstRow="1" w:lastRow="0" w:firstColumn="1" w:lastColumn="0" w:noHBand="0" w:noVBand="1"/>
      </w:tblPr>
      <w:tblGrid>
        <w:gridCol w:w="2700"/>
        <w:gridCol w:w="1710"/>
        <w:gridCol w:w="4050"/>
        <w:gridCol w:w="2728"/>
      </w:tblGrid>
      <w:tr w:rsidR="00681221" w:rsidRPr="00524F1B" w14:paraId="59796922" w14:textId="77777777" w:rsidTr="00F73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hideMark/>
          </w:tcPr>
          <w:p w14:paraId="229FDA73" w14:textId="77777777" w:rsidR="00681221" w:rsidRPr="00524F1B" w:rsidRDefault="00681221">
            <w:pPr>
              <w:spacing w:line="480" w:lineRule="auto"/>
              <w:ind w:firstLine="720"/>
              <w:rPr>
                <w:rFonts w:ascii="Times New Roman" w:eastAsia="Times New Roman" w:hAnsi="Times New Roman" w:cs="Times New Roman"/>
                <w:b w:val="0"/>
                <w:bCs w:val="0"/>
                <w:sz w:val="24"/>
                <w:szCs w:val="24"/>
                <w:rPrChange w:id="872" w:author="Art Milch" w:date="2025-04-19T08:50:00Z" w16du:dateUtc="2025-04-19T12:50:00Z">
                  <w:rPr>
                    <w:rFonts w:ascii="Times New Roman" w:eastAsia="Times New Roman" w:hAnsi="Times New Roman" w:cs="Times New Roman"/>
                    <w:b w:val="0"/>
                    <w:bCs w:val="0"/>
                  </w:rPr>
                </w:rPrChange>
              </w:rPr>
              <w:pPrChange w:id="873" w:author="Art Milch" w:date="2025-04-17T14:48:00Z" w16du:dateUtc="2025-04-17T18:48:00Z">
                <w:pPr>
                  <w:spacing w:line="480" w:lineRule="auto"/>
                  <w:jc w:val="center"/>
                </w:pPr>
              </w:pPrChange>
            </w:pPr>
            <w:r w:rsidRPr="00524F1B">
              <w:rPr>
                <w:rFonts w:ascii="Times New Roman" w:eastAsia="Times New Roman" w:hAnsi="Times New Roman" w:cs="Times New Roman"/>
                <w:sz w:val="24"/>
                <w:szCs w:val="24"/>
                <w:rPrChange w:id="874" w:author="Art Milch" w:date="2025-04-19T08:50:00Z" w16du:dateUtc="2025-04-19T12:50:00Z">
                  <w:rPr>
                    <w:rFonts w:ascii="Times New Roman" w:eastAsia="Times New Roman" w:hAnsi="Times New Roman" w:cs="Times New Roman"/>
                  </w:rPr>
                </w:rPrChange>
              </w:rPr>
              <w:t>Reference</w:t>
            </w:r>
          </w:p>
        </w:tc>
        <w:tc>
          <w:tcPr>
            <w:tcW w:w="1710" w:type="dxa"/>
            <w:hideMark/>
          </w:tcPr>
          <w:p w14:paraId="698C38A1" w14:textId="77777777" w:rsidR="00681221" w:rsidRPr="00524F1B" w:rsidRDefault="00681221">
            <w:pPr>
              <w:spacing w:line="480" w:lineRule="auto"/>
              <w:ind w:firstLine="7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Change w:id="875" w:author="Art Milch" w:date="2025-04-19T08:50:00Z" w16du:dateUtc="2025-04-19T12:50:00Z">
                  <w:rPr>
                    <w:rFonts w:ascii="Times New Roman" w:eastAsia="Times New Roman" w:hAnsi="Times New Roman" w:cs="Times New Roman"/>
                    <w:b w:val="0"/>
                    <w:bCs w:val="0"/>
                  </w:rPr>
                </w:rPrChange>
              </w:rPr>
              <w:pPrChange w:id="876" w:author="Art Milch" w:date="2025-04-17T14:48:00Z" w16du:dateUtc="2025-04-17T18:48:00Z">
                <w:pPr>
                  <w:spacing w:line="480" w:lineRule="auto"/>
                  <w:jc w:val="center"/>
                  <w:cnfStyle w:val="100000000000" w:firstRow="1" w:lastRow="0" w:firstColumn="0" w:lastColumn="0" w:oddVBand="0" w:evenVBand="0" w:oddHBand="0" w:evenHBand="0" w:firstRowFirstColumn="0" w:firstRowLastColumn="0" w:lastRowFirstColumn="0" w:lastRowLastColumn="0"/>
                </w:pPr>
              </w:pPrChange>
            </w:pPr>
            <w:r w:rsidRPr="00524F1B">
              <w:rPr>
                <w:rFonts w:ascii="Times New Roman" w:eastAsia="Times New Roman" w:hAnsi="Times New Roman" w:cs="Times New Roman"/>
                <w:sz w:val="24"/>
                <w:szCs w:val="24"/>
                <w:rPrChange w:id="877" w:author="Art Milch" w:date="2025-04-19T08:50:00Z" w16du:dateUtc="2025-04-19T12:50:00Z">
                  <w:rPr>
                    <w:rFonts w:ascii="Times New Roman" w:eastAsia="Times New Roman" w:hAnsi="Times New Roman" w:cs="Times New Roman"/>
                  </w:rPr>
                </w:rPrChange>
              </w:rPr>
              <w:t>Focus</w:t>
            </w:r>
          </w:p>
        </w:tc>
        <w:tc>
          <w:tcPr>
            <w:tcW w:w="4050" w:type="dxa"/>
            <w:hideMark/>
          </w:tcPr>
          <w:p w14:paraId="436563F0" w14:textId="77777777" w:rsidR="00681221" w:rsidRPr="00524F1B" w:rsidRDefault="00681221">
            <w:pPr>
              <w:spacing w:line="480" w:lineRule="auto"/>
              <w:ind w:firstLine="7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Change w:id="878" w:author="Art Milch" w:date="2025-04-19T08:50:00Z" w16du:dateUtc="2025-04-19T12:50:00Z">
                  <w:rPr>
                    <w:rFonts w:ascii="Times New Roman" w:eastAsia="Times New Roman" w:hAnsi="Times New Roman" w:cs="Times New Roman"/>
                    <w:b w:val="0"/>
                    <w:bCs w:val="0"/>
                  </w:rPr>
                </w:rPrChange>
              </w:rPr>
              <w:pPrChange w:id="879" w:author="Art Milch" w:date="2025-04-17T14:48:00Z" w16du:dateUtc="2025-04-17T18:48:00Z">
                <w:pPr>
                  <w:spacing w:line="480" w:lineRule="auto"/>
                  <w:jc w:val="center"/>
                  <w:cnfStyle w:val="100000000000" w:firstRow="1" w:lastRow="0" w:firstColumn="0" w:lastColumn="0" w:oddVBand="0" w:evenVBand="0" w:oddHBand="0" w:evenHBand="0" w:firstRowFirstColumn="0" w:firstRowLastColumn="0" w:lastRowFirstColumn="0" w:lastRowLastColumn="0"/>
                </w:pPr>
              </w:pPrChange>
            </w:pPr>
            <w:r w:rsidRPr="00524F1B">
              <w:rPr>
                <w:rFonts w:ascii="Times New Roman" w:eastAsia="Times New Roman" w:hAnsi="Times New Roman" w:cs="Times New Roman"/>
                <w:sz w:val="24"/>
                <w:szCs w:val="24"/>
                <w:rPrChange w:id="880" w:author="Art Milch" w:date="2025-04-19T08:50:00Z" w16du:dateUtc="2025-04-19T12:50:00Z">
                  <w:rPr>
                    <w:rFonts w:ascii="Times New Roman" w:eastAsia="Times New Roman" w:hAnsi="Times New Roman" w:cs="Times New Roman"/>
                  </w:rPr>
                </w:rPrChange>
              </w:rPr>
              <w:t>Key Finding</w:t>
            </w:r>
          </w:p>
        </w:tc>
        <w:tc>
          <w:tcPr>
            <w:tcW w:w="2728" w:type="dxa"/>
            <w:hideMark/>
          </w:tcPr>
          <w:p w14:paraId="23B7B3CC" w14:textId="77777777" w:rsidR="00681221" w:rsidRPr="00524F1B" w:rsidRDefault="00681221" w:rsidP="0006616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Change w:id="881" w:author="Art Milch" w:date="2025-04-19T08:50:00Z" w16du:dateUtc="2025-04-19T12:50:00Z">
                  <w:rPr>
                    <w:rFonts w:ascii="Times New Roman" w:eastAsia="Times New Roman" w:hAnsi="Times New Roman" w:cs="Times New Roman"/>
                    <w:b w:val="0"/>
                    <w:bCs w:val="0"/>
                  </w:rPr>
                </w:rPrChange>
              </w:rPr>
              <w:pPrChange w:id="882" w:author="Art Milch" w:date="2025-04-19T07:40:00Z" w16du:dateUtc="2025-04-19T11:40:00Z">
                <w:pPr>
                  <w:spacing w:line="480" w:lineRule="auto"/>
                  <w:jc w:val="center"/>
                  <w:cnfStyle w:val="100000000000" w:firstRow="1" w:lastRow="0" w:firstColumn="0" w:lastColumn="0" w:oddVBand="0" w:evenVBand="0" w:oddHBand="0" w:evenHBand="0" w:firstRowFirstColumn="0" w:firstRowLastColumn="0" w:lastRowFirstColumn="0" w:lastRowLastColumn="0"/>
                </w:pPr>
              </w:pPrChange>
            </w:pPr>
            <w:r w:rsidRPr="00524F1B">
              <w:rPr>
                <w:rFonts w:ascii="Times New Roman" w:eastAsia="Times New Roman" w:hAnsi="Times New Roman" w:cs="Times New Roman"/>
                <w:sz w:val="24"/>
                <w:szCs w:val="24"/>
                <w:rPrChange w:id="883" w:author="Art Milch" w:date="2025-04-19T08:50:00Z" w16du:dateUtc="2025-04-19T12:50:00Z">
                  <w:rPr>
                    <w:rFonts w:ascii="Times New Roman" w:eastAsia="Times New Roman" w:hAnsi="Times New Roman" w:cs="Times New Roman"/>
                  </w:rPr>
                </w:rPrChange>
              </w:rPr>
              <w:t>Relevance to Project</w:t>
            </w:r>
          </w:p>
        </w:tc>
      </w:tr>
      <w:tr w:rsidR="00681221" w:rsidRPr="00524F1B" w14:paraId="2B0B973A" w14:textId="77777777" w:rsidTr="00F73212">
        <w:trPr>
          <w:trHeight w:val="708"/>
        </w:trPr>
        <w:tc>
          <w:tcPr>
            <w:cnfStyle w:val="001000000000" w:firstRow="0" w:lastRow="0" w:firstColumn="1" w:lastColumn="0" w:oddVBand="0" w:evenVBand="0" w:oddHBand="0" w:evenHBand="0" w:firstRowFirstColumn="0" w:firstRowLastColumn="0" w:lastRowFirstColumn="0" w:lastRowLastColumn="0"/>
            <w:tcW w:w="2700" w:type="dxa"/>
            <w:hideMark/>
          </w:tcPr>
          <w:p w14:paraId="21C316E5" w14:textId="226FEFA4" w:rsidR="00681221" w:rsidRPr="00524F1B" w:rsidRDefault="00681221" w:rsidP="00066160">
            <w:pPr>
              <w:spacing w:line="480" w:lineRule="auto"/>
              <w:rPr>
                <w:rFonts w:ascii="Times New Roman" w:eastAsia="Times New Roman" w:hAnsi="Times New Roman" w:cs="Times New Roman"/>
                <w:sz w:val="24"/>
                <w:szCs w:val="24"/>
                <w:rPrChange w:id="884"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885" w:author="Art Milch" w:date="2025-04-19T08:50:00Z" w16du:dateUtc="2025-04-19T12:50:00Z">
                  <w:rPr>
                    <w:rFonts w:ascii="Times New Roman" w:eastAsia="Times New Roman" w:hAnsi="Times New Roman" w:cs="Times New Roman"/>
                  </w:rPr>
                </w:rPrChange>
              </w:rPr>
              <w:t>Huang et al. (2020)</w:t>
            </w:r>
            <w:del w:id="886" w:author="Art Milch" w:date="2025-04-19T16:45:00Z" w16du:dateUtc="2025-04-19T20:45:00Z">
              <w:r w:rsidR="00290465" w:rsidRPr="00524F1B" w:rsidDel="00072238">
                <w:rPr>
                  <w:rFonts w:ascii="Times New Roman" w:eastAsia="Times New Roman" w:hAnsi="Times New Roman" w:cs="Times New Roman"/>
                  <w:sz w:val="24"/>
                  <w:szCs w:val="24"/>
                  <w:rPrChange w:id="887" w:author="Art Milch" w:date="2025-04-19T08:50:00Z" w16du:dateUtc="2025-04-19T12:50:00Z">
                    <w:rPr>
                      <w:rFonts w:ascii="Times New Roman" w:eastAsia="Times New Roman" w:hAnsi="Times New Roman" w:cs="Times New Roman"/>
                    </w:rPr>
                  </w:rPrChange>
                </w:rPr>
                <w:delText>.</w:delText>
              </w:r>
            </w:del>
          </w:p>
        </w:tc>
        <w:tc>
          <w:tcPr>
            <w:tcW w:w="1710" w:type="dxa"/>
            <w:hideMark/>
          </w:tcPr>
          <w:p w14:paraId="545204FD" w14:textId="77777777" w:rsidR="00681221" w:rsidRPr="00524F1B"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888"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889" w:author="Art Milch" w:date="2025-04-19T08:50:00Z" w16du:dateUtc="2025-04-19T12:50:00Z">
                  <w:rPr>
                    <w:rFonts w:ascii="Times New Roman" w:eastAsia="Times New Roman" w:hAnsi="Times New Roman" w:cs="Times New Roman"/>
                  </w:rPr>
                </w:rPrChange>
              </w:rPr>
              <w:t>Deep learning in finance</w:t>
            </w:r>
          </w:p>
        </w:tc>
        <w:tc>
          <w:tcPr>
            <w:tcW w:w="4050" w:type="dxa"/>
            <w:hideMark/>
          </w:tcPr>
          <w:p w14:paraId="699647C8" w14:textId="77777777" w:rsidR="00681221" w:rsidRPr="00524F1B"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890"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891" w:author="Art Milch" w:date="2025-04-19T08:50:00Z" w16du:dateUtc="2025-04-19T12:50:00Z">
                  <w:rPr>
                    <w:rFonts w:ascii="Times New Roman" w:eastAsia="Times New Roman" w:hAnsi="Times New Roman" w:cs="Times New Roman"/>
                  </w:rPr>
                </w:rPrChange>
              </w:rPr>
              <w:t>Deep learning excels in handling complex financial data for forecasting</w:t>
            </w:r>
          </w:p>
        </w:tc>
        <w:tc>
          <w:tcPr>
            <w:tcW w:w="2728" w:type="dxa"/>
            <w:hideMark/>
          </w:tcPr>
          <w:p w14:paraId="454CB6BF" w14:textId="238BEB39" w:rsidR="00681221" w:rsidRPr="00524F1B"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892"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893" w:author="Art Milch" w:date="2025-04-19T08:50:00Z" w16du:dateUtc="2025-04-19T12:50:00Z">
                  <w:rPr>
                    <w:rFonts w:ascii="Times New Roman" w:eastAsia="Times New Roman" w:hAnsi="Times New Roman" w:cs="Times New Roman"/>
                  </w:rPr>
                </w:rPrChange>
              </w:rPr>
              <w:t xml:space="preserve">Supports </w:t>
            </w:r>
            <w:r w:rsidR="00290465" w:rsidRPr="00524F1B">
              <w:rPr>
                <w:rFonts w:ascii="Times New Roman" w:eastAsia="Times New Roman" w:hAnsi="Times New Roman" w:cs="Times New Roman"/>
                <w:sz w:val="24"/>
                <w:szCs w:val="24"/>
                <w:rPrChange w:id="894" w:author="Art Milch" w:date="2025-04-19T08:50:00Z" w16du:dateUtc="2025-04-19T12:50:00Z">
                  <w:rPr>
                    <w:rFonts w:ascii="Times New Roman" w:eastAsia="Times New Roman" w:hAnsi="Times New Roman" w:cs="Times New Roman"/>
                  </w:rPr>
                </w:rPrChange>
              </w:rPr>
              <w:t xml:space="preserve">the </w:t>
            </w:r>
            <w:r w:rsidRPr="00524F1B">
              <w:rPr>
                <w:rFonts w:ascii="Times New Roman" w:eastAsia="Times New Roman" w:hAnsi="Times New Roman" w:cs="Times New Roman"/>
                <w:sz w:val="24"/>
                <w:szCs w:val="24"/>
                <w:rPrChange w:id="895" w:author="Art Milch" w:date="2025-04-19T08:50:00Z" w16du:dateUtc="2025-04-19T12:50:00Z">
                  <w:rPr>
                    <w:rFonts w:ascii="Times New Roman" w:eastAsia="Times New Roman" w:hAnsi="Times New Roman" w:cs="Times New Roman"/>
                  </w:rPr>
                </w:rPrChange>
              </w:rPr>
              <w:t>use of advanced models</w:t>
            </w:r>
          </w:p>
        </w:tc>
      </w:tr>
      <w:tr w:rsidR="00681221" w:rsidRPr="00524F1B" w14:paraId="2BD7F798"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76B55DBD" w14:textId="77777777" w:rsidR="00681221" w:rsidRPr="00524F1B" w:rsidRDefault="00681221" w:rsidP="00066160">
            <w:pPr>
              <w:spacing w:line="480" w:lineRule="auto"/>
              <w:rPr>
                <w:rFonts w:ascii="Times New Roman" w:eastAsia="Times New Roman" w:hAnsi="Times New Roman" w:cs="Times New Roman"/>
                <w:sz w:val="24"/>
                <w:szCs w:val="24"/>
                <w:rPrChange w:id="896"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897" w:author="Art Milch" w:date="2025-04-19T08:50:00Z" w16du:dateUtc="2025-04-19T12:50:00Z">
                  <w:rPr>
                    <w:rFonts w:ascii="Times New Roman" w:eastAsia="Times New Roman" w:hAnsi="Times New Roman" w:cs="Times New Roman"/>
                  </w:rPr>
                </w:rPrChange>
              </w:rPr>
              <w:t>Kamalov et al. (2021)</w:t>
            </w:r>
          </w:p>
        </w:tc>
        <w:tc>
          <w:tcPr>
            <w:tcW w:w="1710" w:type="dxa"/>
            <w:hideMark/>
          </w:tcPr>
          <w:p w14:paraId="26DA1B6A" w14:textId="77777777" w:rsidR="00681221" w:rsidRPr="00524F1B"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898"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899" w:author="Art Milch" w:date="2025-04-19T08:50:00Z" w16du:dateUtc="2025-04-19T12:50:00Z">
                  <w:rPr>
                    <w:rFonts w:ascii="Times New Roman" w:eastAsia="Times New Roman" w:hAnsi="Times New Roman" w:cs="Times New Roman"/>
                  </w:rPr>
                </w:rPrChange>
              </w:rPr>
              <w:t>S&amp;P 500 forecasting</w:t>
            </w:r>
          </w:p>
        </w:tc>
        <w:tc>
          <w:tcPr>
            <w:tcW w:w="4050" w:type="dxa"/>
            <w:hideMark/>
          </w:tcPr>
          <w:p w14:paraId="185A7FD0" w14:textId="77777777" w:rsidR="00681221" w:rsidRPr="00524F1B"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00"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01" w:author="Art Milch" w:date="2025-04-19T08:50:00Z" w16du:dateUtc="2025-04-19T12:50:00Z">
                  <w:rPr>
                    <w:rFonts w:ascii="Times New Roman" w:eastAsia="Times New Roman" w:hAnsi="Times New Roman" w:cs="Times New Roman"/>
                  </w:rPr>
                </w:rPrChange>
              </w:rPr>
              <w:t>Validates deep learning for S&amp;P 500 index prediction</w:t>
            </w:r>
          </w:p>
        </w:tc>
        <w:tc>
          <w:tcPr>
            <w:tcW w:w="2728" w:type="dxa"/>
            <w:hideMark/>
          </w:tcPr>
          <w:p w14:paraId="62E5FAEB" w14:textId="77777777" w:rsidR="00681221" w:rsidRPr="00524F1B"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02"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03" w:author="Art Milch" w:date="2025-04-19T08:50:00Z" w16du:dateUtc="2025-04-19T12:50:00Z">
                  <w:rPr>
                    <w:rFonts w:ascii="Times New Roman" w:eastAsia="Times New Roman" w:hAnsi="Times New Roman" w:cs="Times New Roman"/>
                  </w:rPr>
                </w:rPrChange>
              </w:rPr>
              <w:t>Confirms dataset applicability</w:t>
            </w:r>
          </w:p>
        </w:tc>
      </w:tr>
      <w:tr w:rsidR="00681221" w:rsidRPr="00524F1B" w14:paraId="10700C8D"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17423D1D" w14:textId="377F6E79" w:rsidR="00681221" w:rsidRPr="00524F1B" w:rsidRDefault="00681221" w:rsidP="00AF1B49">
            <w:pPr>
              <w:spacing w:line="480" w:lineRule="auto"/>
              <w:rPr>
                <w:rFonts w:ascii="Times New Roman" w:eastAsia="Times New Roman" w:hAnsi="Times New Roman" w:cs="Times New Roman"/>
                <w:sz w:val="24"/>
                <w:szCs w:val="24"/>
                <w:rPrChange w:id="904"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05" w:author="Art Milch" w:date="2025-04-19T08:50:00Z" w16du:dateUtc="2025-04-19T12:50:00Z">
                  <w:rPr>
                    <w:rFonts w:ascii="Times New Roman" w:eastAsia="Times New Roman" w:hAnsi="Times New Roman" w:cs="Times New Roman"/>
                  </w:rPr>
                </w:rPrChange>
              </w:rPr>
              <w:t>Lee &amp; Kang (2020)</w:t>
            </w:r>
            <w:del w:id="906" w:author="Art Milch" w:date="2025-04-19T16:45:00Z" w16du:dateUtc="2025-04-19T20:45:00Z">
              <w:r w:rsidR="00290465" w:rsidRPr="00524F1B" w:rsidDel="00072238">
                <w:rPr>
                  <w:rFonts w:ascii="Times New Roman" w:eastAsia="Times New Roman" w:hAnsi="Times New Roman" w:cs="Times New Roman"/>
                  <w:sz w:val="24"/>
                  <w:szCs w:val="24"/>
                  <w:rPrChange w:id="907" w:author="Art Milch" w:date="2025-04-19T08:50:00Z" w16du:dateUtc="2025-04-19T12:50:00Z">
                    <w:rPr>
                      <w:rFonts w:ascii="Times New Roman" w:eastAsia="Times New Roman" w:hAnsi="Times New Roman" w:cs="Times New Roman"/>
                    </w:rPr>
                  </w:rPrChange>
                </w:rPr>
                <w:delText>.</w:delText>
              </w:r>
            </w:del>
          </w:p>
        </w:tc>
        <w:tc>
          <w:tcPr>
            <w:tcW w:w="1710" w:type="dxa"/>
            <w:hideMark/>
          </w:tcPr>
          <w:p w14:paraId="632F5288" w14:textId="77777777" w:rsidR="00681221" w:rsidRPr="00524F1B" w:rsidRDefault="00681221" w:rsidP="00CC132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08"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09" w:author="Art Milch" w:date="2025-04-19T08:50:00Z" w16du:dateUtc="2025-04-19T12:50:00Z">
                  <w:rPr>
                    <w:rFonts w:ascii="Times New Roman" w:eastAsia="Times New Roman" w:hAnsi="Times New Roman" w:cs="Times New Roman"/>
                  </w:rPr>
                </w:rPrChange>
              </w:rPr>
              <w:t>S&amp;P 500 prediction</w:t>
            </w:r>
          </w:p>
        </w:tc>
        <w:tc>
          <w:tcPr>
            <w:tcW w:w="4050" w:type="dxa"/>
            <w:hideMark/>
          </w:tcPr>
          <w:p w14:paraId="297E12CF" w14:textId="77777777" w:rsidR="00681221" w:rsidRPr="00524F1B"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10"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11" w:author="Art Milch" w:date="2025-04-19T08:50:00Z" w16du:dateUtc="2025-04-19T12:50:00Z">
                  <w:rPr>
                    <w:rFonts w:ascii="Times New Roman" w:eastAsia="Times New Roman" w:hAnsi="Times New Roman" w:cs="Times New Roman"/>
                  </w:rPr>
                </w:rPrChange>
              </w:rPr>
              <w:t>Effective prediction without index data using neural networks</w:t>
            </w:r>
          </w:p>
        </w:tc>
        <w:tc>
          <w:tcPr>
            <w:tcW w:w="2728" w:type="dxa"/>
            <w:hideMark/>
          </w:tcPr>
          <w:p w14:paraId="64A45C26" w14:textId="77777777" w:rsidR="00681221" w:rsidRPr="00524F1B"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12"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13" w:author="Art Milch" w:date="2025-04-19T08:50:00Z" w16du:dateUtc="2025-04-19T12:50:00Z">
                  <w:rPr>
                    <w:rFonts w:ascii="Times New Roman" w:eastAsia="Times New Roman" w:hAnsi="Times New Roman" w:cs="Times New Roman"/>
                  </w:rPr>
                </w:rPrChange>
              </w:rPr>
              <w:t>Reinforces individual stock focus</w:t>
            </w:r>
          </w:p>
        </w:tc>
      </w:tr>
      <w:tr w:rsidR="00681221" w:rsidRPr="00524F1B" w14:paraId="6D7A4FA7"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359E4288" w14:textId="77777777" w:rsidR="00681221" w:rsidRPr="00524F1B" w:rsidRDefault="00681221" w:rsidP="00AF1B49">
            <w:pPr>
              <w:spacing w:line="480" w:lineRule="auto"/>
              <w:rPr>
                <w:rFonts w:ascii="Times New Roman" w:eastAsia="Times New Roman" w:hAnsi="Times New Roman" w:cs="Times New Roman"/>
                <w:sz w:val="24"/>
                <w:szCs w:val="24"/>
                <w:rPrChange w:id="914"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15" w:author="Art Milch" w:date="2025-04-19T08:50:00Z" w16du:dateUtc="2025-04-19T12:50:00Z">
                  <w:rPr>
                    <w:rFonts w:ascii="Times New Roman" w:eastAsia="Times New Roman" w:hAnsi="Times New Roman" w:cs="Times New Roman"/>
                  </w:rPr>
                </w:rPrChange>
              </w:rPr>
              <w:t>Livieris et al. (2021)</w:t>
            </w:r>
          </w:p>
        </w:tc>
        <w:tc>
          <w:tcPr>
            <w:tcW w:w="1710" w:type="dxa"/>
            <w:hideMark/>
          </w:tcPr>
          <w:p w14:paraId="136B35EC" w14:textId="77777777" w:rsidR="00681221" w:rsidRPr="00524F1B"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16"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17" w:author="Art Milch" w:date="2025-04-19T08:50:00Z" w16du:dateUtc="2025-04-19T12:50:00Z">
                  <w:rPr>
                    <w:rFonts w:ascii="Times New Roman" w:eastAsia="Times New Roman" w:hAnsi="Times New Roman" w:cs="Times New Roman"/>
                  </w:rPr>
                </w:rPrChange>
              </w:rPr>
              <w:t>CNN-LSTM for gold prices</w:t>
            </w:r>
          </w:p>
        </w:tc>
        <w:tc>
          <w:tcPr>
            <w:tcW w:w="4050" w:type="dxa"/>
            <w:hideMark/>
          </w:tcPr>
          <w:p w14:paraId="13006266" w14:textId="77777777" w:rsidR="00681221" w:rsidRPr="00524F1B"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18"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19" w:author="Art Milch" w:date="2025-04-19T08:50:00Z" w16du:dateUtc="2025-04-19T12:50:00Z">
                  <w:rPr>
                    <w:rFonts w:ascii="Times New Roman" w:eastAsia="Times New Roman" w:hAnsi="Times New Roman" w:cs="Times New Roman"/>
                  </w:rPr>
                </w:rPrChange>
              </w:rPr>
              <w:t>Hybrid model improves time-series forecasting</w:t>
            </w:r>
          </w:p>
        </w:tc>
        <w:tc>
          <w:tcPr>
            <w:tcW w:w="2728" w:type="dxa"/>
            <w:hideMark/>
          </w:tcPr>
          <w:p w14:paraId="10CB975C" w14:textId="77777777" w:rsidR="00681221" w:rsidRPr="00524F1B"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20"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21" w:author="Art Milch" w:date="2025-04-19T08:50:00Z" w16du:dateUtc="2025-04-19T12:50:00Z">
                  <w:rPr>
                    <w:rFonts w:ascii="Times New Roman" w:eastAsia="Times New Roman" w:hAnsi="Times New Roman" w:cs="Times New Roman"/>
                  </w:rPr>
                </w:rPrChange>
              </w:rPr>
              <w:t>Validates CNN-LSTM for financial data</w:t>
            </w:r>
          </w:p>
        </w:tc>
      </w:tr>
      <w:tr w:rsidR="00681221" w:rsidRPr="00524F1B" w14:paraId="188F7D3B"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084EB275" w14:textId="77777777" w:rsidR="00681221" w:rsidRPr="00524F1B" w:rsidRDefault="00681221" w:rsidP="00AF1B49">
            <w:pPr>
              <w:spacing w:line="480" w:lineRule="auto"/>
              <w:rPr>
                <w:rFonts w:ascii="Times New Roman" w:eastAsia="Times New Roman" w:hAnsi="Times New Roman" w:cs="Times New Roman"/>
                <w:sz w:val="24"/>
                <w:szCs w:val="24"/>
                <w:rPrChange w:id="922"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23" w:author="Art Milch" w:date="2025-04-19T08:50:00Z" w16du:dateUtc="2025-04-19T12:50:00Z">
                  <w:rPr>
                    <w:rFonts w:ascii="Times New Roman" w:eastAsia="Times New Roman" w:hAnsi="Times New Roman" w:cs="Times New Roman"/>
                  </w:rPr>
                </w:rPrChange>
              </w:rPr>
              <w:t>Murphy (2022)</w:t>
            </w:r>
          </w:p>
        </w:tc>
        <w:tc>
          <w:tcPr>
            <w:tcW w:w="1710" w:type="dxa"/>
            <w:hideMark/>
          </w:tcPr>
          <w:p w14:paraId="4E20DE7C" w14:textId="77777777" w:rsidR="00681221" w:rsidRPr="00524F1B"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24"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25" w:author="Art Milch" w:date="2025-04-19T08:50:00Z" w16du:dateUtc="2025-04-19T12:50:00Z">
                  <w:rPr>
                    <w:rFonts w:ascii="Times New Roman" w:eastAsia="Times New Roman" w:hAnsi="Times New Roman" w:cs="Times New Roman"/>
                  </w:rPr>
                </w:rPrChange>
              </w:rPr>
              <w:t>Technical analysis</w:t>
            </w:r>
          </w:p>
        </w:tc>
        <w:tc>
          <w:tcPr>
            <w:tcW w:w="4050" w:type="dxa"/>
            <w:hideMark/>
          </w:tcPr>
          <w:p w14:paraId="5E042CC9" w14:textId="77777777" w:rsidR="00681221" w:rsidRPr="00524F1B"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26"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27" w:author="Art Milch" w:date="2025-04-19T08:50:00Z" w16du:dateUtc="2025-04-19T12:50:00Z">
                  <w:rPr>
                    <w:rFonts w:ascii="Times New Roman" w:eastAsia="Times New Roman" w:hAnsi="Times New Roman" w:cs="Times New Roman"/>
                  </w:rPr>
                </w:rPrChange>
              </w:rPr>
              <w:t>Highlights subjectivity in traditional methods</w:t>
            </w:r>
          </w:p>
        </w:tc>
        <w:tc>
          <w:tcPr>
            <w:tcW w:w="2728" w:type="dxa"/>
            <w:hideMark/>
          </w:tcPr>
          <w:p w14:paraId="613710E1" w14:textId="77777777" w:rsidR="00681221" w:rsidRPr="00524F1B"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28"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29" w:author="Art Milch" w:date="2025-04-19T08:50:00Z" w16du:dateUtc="2025-04-19T12:50:00Z">
                  <w:rPr>
                    <w:rFonts w:ascii="Times New Roman" w:eastAsia="Times New Roman" w:hAnsi="Times New Roman" w:cs="Times New Roman"/>
                  </w:rPr>
                </w:rPrChange>
              </w:rPr>
              <w:t>Justifies need for objective alternatives</w:t>
            </w:r>
          </w:p>
        </w:tc>
      </w:tr>
      <w:tr w:rsidR="00681221" w:rsidRPr="00524F1B" w14:paraId="27C06B80"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53C3ECB7" w14:textId="77777777" w:rsidR="00681221" w:rsidRPr="00524F1B" w:rsidRDefault="00681221" w:rsidP="00AF1B49">
            <w:pPr>
              <w:spacing w:line="480" w:lineRule="auto"/>
              <w:rPr>
                <w:rFonts w:ascii="Times New Roman" w:eastAsia="Times New Roman" w:hAnsi="Times New Roman" w:cs="Times New Roman"/>
                <w:sz w:val="24"/>
                <w:szCs w:val="24"/>
                <w:rPrChange w:id="930"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31" w:author="Art Milch" w:date="2025-04-19T08:50:00Z" w16du:dateUtc="2025-04-19T12:50:00Z">
                  <w:rPr>
                    <w:rFonts w:ascii="Times New Roman" w:eastAsia="Times New Roman" w:hAnsi="Times New Roman" w:cs="Times New Roman"/>
                  </w:rPr>
                </w:rPrChange>
              </w:rPr>
              <w:t>Ozbayoglu et al. (2020)</w:t>
            </w:r>
          </w:p>
        </w:tc>
        <w:tc>
          <w:tcPr>
            <w:tcW w:w="1710" w:type="dxa"/>
            <w:hideMark/>
          </w:tcPr>
          <w:p w14:paraId="1E5D0FBC" w14:textId="3F78638C" w:rsidR="00681221" w:rsidRPr="00524F1B"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32"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33" w:author="Art Milch" w:date="2025-04-19T08:50:00Z" w16du:dateUtc="2025-04-19T12:50:00Z">
                  <w:rPr>
                    <w:rFonts w:ascii="Times New Roman" w:eastAsia="Times New Roman" w:hAnsi="Times New Roman" w:cs="Times New Roman"/>
                  </w:rPr>
                </w:rPrChange>
              </w:rPr>
              <w:t>Deep</w:t>
            </w:r>
            <w:ins w:id="934" w:author="Art Milch" w:date="2025-04-19T07:45:00Z" w16du:dateUtc="2025-04-19T11:45:00Z">
              <w:r w:rsidR="00CC132C" w:rsidRPr="00524F1B">
                <w:rPr>
                  <w:rFonts w:ascii="Times New Roman" w:eastAsia="Times New Roman" w:hAnsi="Times New Roman" w:cs="Times New Roman"/>
                  <w:sz w:val="24"/>
                  <w:szCs w:val="24"/>
                </w:rPr>
                <w:t>-</w:t>
              </w:r>
            </w:ins>
            <w:del w:id="935" w:author="Art Milch" w:date="2025-04-19T07:45:00Z" w16du:dateUtc="2025-04-19T11:45:00Z">
              <w:r w:rsidRPr="00524F1B" w:rsidDel="00CC132C">
                <w:rPr>
                  <w:rFonts w:ascii="Times New Roman" w:eastAsia="Times New Roman" w:hAnsi="Times New Roman" w:cs="Times New Roman"/>
                  <w:sz w:val="24"/>
                  <w:szCs w:val="24"/>
                  <w:rPrChange w:id="936" w:author="Art Milch" w:date="2025-04-19T08:50:00Z" w16du:dateUtc="2025-04-19T12:50:00Z">
                    <w:rPr>
                      <w:rFonts w:ascii="Times New Roman" w:eastAsia="Times New Roman" w:hAnsi="Times New Roman" w:cs="Times New Roman"/>
                    </w:rPr>
                  </w:rPrChange>
                </w:rPr>
                <w:delText xml:space="preserve"> </w:delText>
              </w:r>
            </w:del>
            <w:r w:rsidRPr="00524F1B">
              <w:rPr>
                <w:rFonts w:ascii="Times New Roman" w:eastAsia="Times New Roman" w:hAnsi="Times New Roman" w:cs="Times New Roman"/>
                <w:sz w:val="24"/>
                <w:szCs w:val="24"/>
                <w:rPrChange w:id="937" w:author="Art Milch" w:date="2025-04-19T08:50:00Z" w16du:dateUtc="2025-04-19T12:50:00Z">
                  <w:rPr>
                    <w:rFonts w:ascii="Times New Roman" w:eastAsia="Times New Roman" w:hAnsi="Times New Roman" w:cs="Times New Roman"/>
                  </w:rPr>
                </w:rPrChange>
              </w:rPr>
              <w:t>learning survey</w:t>
            </w:r>
          </w:p>
        </w:tc>
        <w:tc>
          <w:tcPr>
            <w:tcW w:w="4050" w:type="dxa"/>
            <w:hideMark/>
          </w:tcPr>
          <w:p w14:paraId="73315E4F" w14:textId="77777777" w:rsidR="00681221" w:rsidRPr="00524F1B"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38"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39" w:author="Art Milch" w:date="2025-04-19T08:50:00Z" w16du:dateUtc="2025-04-19T12:50:00Z">
                  <w:rPr>
                    <w:rFonts w:ascii="Times New Roman" w:eastAsia="Times New Roman" w:hAnsi="Times New Roman" w:cs="Times New Roman"/>
                  </w:rPr>
                </w:rPrChange>
              </w:rPr>
              <w:t>Surveys financial applications, noting interpretability challenges</w:t>
            </w:r>
          </w:p>
        </w:tc>
        <w:tc>
          <w:tcPr>
            <w:tcW w:w="2728" w:type="dxa"/>
            <w:hideMark/>
          </w:tcPr>
          <w:p w14:paraId="47FBF3AF" w14:textId="77777777" w:rsidR="00681221" w:rsidRPr="00524F1B"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40"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41" w:author="Art Milch" w:date="2025-04-19T08:50:00Z" w16du:dateUtc="2025-04-19T12:50:00Z">
                  <w:rPr>
                    <w:rFonts w:ascii="Times New Roman" w:eastAsia="Times New Roman" w:hAnsi="Times New Roman" w:cs="Times New Roman"/>
                  </w:rPr>
                </w:rPrChange>
              </w:rPr>
              <w:t>Contextualizes project challenges</w:t>
            </w:r>
          </w:p>
        </w:tc>
      </w:tr>
      <w:tr w:rsidR="00681221" w:rsidRPr="00524F1B" w14:paraId="45F517CE"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1BE8C8B2" w14:textId="77777777" w:rsidR="00681221" w:rsidRPr="00524F1B" w:rsidRDefault="00681221" w:rsidP="00BC45C7">
            <w:pPr>
              <w:spacing w:line="480" w:lineRule="auto"/>
              <w:rPr>
                <w:rFonts w:ascii="Times New Roman" w:eastAsia="Times New Roman" w:hAnsi="Times New Roman" w:cs="Times New Roman"/>
                <w:sz w:val="24"/>
                <w:szCs w:val="24"/>
                <w:rPrChange w:id="942"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43" w:author="Art Milch" w:date="2025-04-19T08:50:00Z" w16du:dateUtc="2025-04-19T12:50:00Z">
                  <w:rPr>
                    <w:rFonts w:ascii="Times New Roman" w:eastAsia="Times New Roman" w:hAnsi="Times New Roman" w:cs="Times New Roman"/>
                  </w:rPr>
                </w:rPrChange>
              </w:rPr>
              <w:lastRenderedPageBreak/>
              <w:t>Patel et al. (2015)</w:t>
            </w:r>
          </w:p>
        </w:tc>
        <w:tc>
          <w:tcPr>
            <w:tcW w:w="1710" w:type="dxa"/>
            <w:hideMark/>
          </w:tcPr>
          <w:p w14:paraId="4C681B2C" w14:textId="2F1C9628" w:rsidR="00681221" w:rsidRPr="00524F1B"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44"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45" w:author="Art Milch" w:date="2025-04-19T08:50:00Z" w16du:dateUtc="2025-04-19T12:50:00Z">
                  <w:rPr>
                    <w:rFonts w:ascii="Times New Roman" w:eastAsia="Times New Roman" w:hAnsi="Times New Roman" w:cs="Times New Roman"/>
                  </w:rPr>
                </w:rPrChange>
              </w:rPr>
              <w:t>Technical indicators deep learning</w:t>
            </w:r>
          </w:p>
        </w:tc>
        <w:tc>
          <w:tcPr>
            <w:tcW w:w="4050" w:type="dxa"/>
            <w:hideMark/>
          </w:tcPr>
          <w:p w14:paraId="50E73DE7" w14:textId="77777777" w:rsidR="00681221" w:rsidRPr="00524F1B"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46"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47" w:author="Art Milch" w:date="2025-04-19T08:50:00Z" w16du:dateUtc="2025-04-19T12:50:00Z">
                  <w:rPr>
                    <w:rFonts w:ascii="Times New Roman" w:eastAsia="Times New Roman" w:hAnsi="Times New Roman" w:cs="Times New Roman"/>
                  </w:rPr>
                </w:rPrChange>
              </w:rPr>
              <w:t>Combining indicators with deep learning enhances stock prediction</w:t>
            </w:r>
          </w:p>
        </w:tc>
        <w:tc>
          <w:tcPr>
            <w:tcW w:w="2728" w:type="dxa"/>
            <w:hideMark/>
          </w:tcPr>
          <w:p w14:paraId="523E955E" w14:textId="77777777" w:rsidR="00681221" w:rsidRPr="00524F1B"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48"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49" w:author="Art Milch" w:date="2025-04-19T08:50:00Z" w16du:dateUtc="2025-04-19T12:50:00Z">
                  <w:rPr>
                    <w:rFonts w:ascii="Times New Roman" w:eastAsia="Times New Roman" w:hAnsi="Times New Roman" w:cs="Times New Roman"/>
                  </w:rPr>
                </w:rPrChange>
              </w:rPr>
              <w:t>Supports feature integration</w:t>
            </w:r>
          </w:p>
        </w:tc>
      </w:tr>
      <w:tr w:rsidR="00681221" w:rsidRPr="00524F1B" w14:paraId="1F064F38"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669F1FD0" w14:textId="77777777" w:rsidR="00681221" w:rsidRPr="00524F1B" w:rsidRDefault="00681221" w:rsidP="00BC45C7">
            <w:pPr>
              <w:spacing w:line="480" w:lineRule="auto"/>
              <w:rPr>
                <w:rFonts w:ascii="Times New Roman" w:eastAsia="Times New Roman" w:hAnsi="Times New Roman" w:cs="Times New Roman"/>
                <w:sz w:val="24"/>
                <w:szCs w:val="24"/>
                <w:rPrChange w:id="950"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51" w:author="Art Milch" w:date="2025-04-19T08:50:00Z" w16du:dateUtc="2025-04-19T12:50:00Z">
                  <w:rPr>
                    <w:rFonts w:ascii="Times New Roman" w:eastAsia="Times New Roman" w:hAnsi="Times New Roman" w:cs="Times New Roman"/>
                  </w:rPr>
                </w:rPrChange>
              </w:rPr>
              <w:t>Sezer et al. (2017)</w:t>
            </w:r>
          </w:p>
        </w:tc>
        <w:tc>
          <w:tcPr>
            <w:tcW w:w="1710" w:type="dxa"/>
            <w:hideMark/>
          </w:tcPr>
          <w:p w14:paraId="01945093" w14:textId="77777777" w:rsidR="00681221" w:rsidRPr="00524F1B"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52"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53" w:author="Art Milch" w:date="2025-04-19T08:50:00Z" w16du:dateUtc="2025-04-19T12:50:00Z">
                  <w:rPr>
                    <w:rFonts w:ascii="Times New Roman" w:eastAsia="Times New Roman" w:hAnsi="Times New Roman" w:cs="Times New Roman"/>
                  </w:rPr>
                </w:rPrChange>
              </w:rPr>
              <w:t>Deep neural networks</w:t>
            </w:r>
          </w:p>
        </w:tc>
        <w:tc>
          <w:tcPr>
            <w:tcW w:w="4050" w:type="dxa"/>
            <w:hideMark/>
          </w:tcPr>
          <w:p w14:paraId="31E3BAFF" w14:textId="77777777" w:rsidR="00681221" w:rsidRPr="00524F1B"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54"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55" w:author="Art Milch" w:date="2025-04-19T08:50:00Z" w16du:dateUtc="2025-04-19T12:50:00Z">
                  <w:rPr>
                    <w:rFonts w:ascii="Times New Roman" w:eastAsia="Times New Roman" w:hAnsi="Times New Roman" w:cs="Times New Roman"/>
                  </w:rPr>
                </w:rPrChange>
              </w:rPr>
              <w:t>Optimized technical parameters improve trading systems</w:t>
            </w:r>
          </w:p>
        </w:tc>
        <w:tc>
          <w:tcPr>
            <w:tcW w:w="2728" w:type="dxa"/>
            <w:hideMark/>
          </w:tcPr>
          <w:p w14:paraId="088986D5" w14:textId="77777777" w:rsidR="00681221" w:rsidRPr="00524F1B"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56"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57" w:author="Art Milch" w:date="2025-04-19T08:50:00Z" w16du:dateUtc="2025-04-19T12:50:00Z">
                  <w:rPr>
                    <w:rFonts w:ascii="Times New Roman" w:eastAsia="Times New Roman" w:hAnsi="Times New Roman" w:cs="Times New Roman"/>
                  </w:rPr>
                </w:rPrChange>
              </w:rPr>
              <w:t>Backs hybrid model design</w:t>
            </w:r>
          </w:p>
        </w:tc>
      </w:tr>
      <w:tr w:rsidR="00681221" w:rsidRPr="00524F1B" w14:paraId="2E346040"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5019CB28" w14:textId="77777777" w:rsidR="00681221" w:rsidRPr="00524F1B" w:rsidRDefault="00681221" w:rsidP="00CC132C">
            <w:pPr>
              <w:spacing w:line="480" w:lineRule="auto"/>
              <w:rPr>
                <w:rFonts w:ascii="Times New Roman" w:eastAsia="Times New Roman" w:hAnsi="Times New Roman" w:cs="Times New Roman"/>
                <w:sz w:val="24"/>
                <w:szCs w:val="24"/>
                <w:rPrChange w:id="958"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59" w:author="Art Milch" w:date="2025-04-19T08:50:00Z" w16du:dateUtc="2025-04-19T12:50:00Z">
                  <w:rPr>
                    <w:rFonts w:ascii="Times New Roman" w:eastAsia="Times New Roman" w:hAnsi="Times New Roman" w:cs="Times New Roman"/>
                  </w:rPr>
                </w:rPrChange>
              </w:rPr>
              <w:t>Shah et al. (2022)</w:t>
            </w:r>
          </w:p>
        </w:tc>
        <w:tc>
          <w:tcPr>
            <w:tcW w:w="1710" w:type="dxa"/>
            <w:hideMark/>
          </w:tcPr>
          <w:p w14:paraId="08939B62" w14:textId="77777777" w:rsidR="00681221" w:rsidRPr="00524F1B"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60"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61" w:author="Art Milch" w:date="2025-04-19T08:50:00Z" w16du:dateUtc="2025-04-19T12:50:00Z">
                  <w:rPr>
                    <w:rFonts w:ascii="Times New Roman" w:eastAsia="Times New Roman" w:hAnsi="Times New Roman" w:cs="Times New Roman"/>
                  </w:rPr>
                </w:rPrChange>
              </w:rPr>
              <w:t>Hybrid deep learning review</w:t>
            </w:r>
          </w:p>
        </w:tc>
        <w:tc>
          <w:tcPr>
            <w:tcW w:w="4050" w:type="dxa"/>
            <w:hideMark/>
          </w:tcPr>
          <w:p w14:paraId="21BCB24E" w14:textId="77777777" w:rsidR="00681221" w:rsidRPr="00524F1B"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62"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63" w:author="Art Milch" w:date="2025-04-19T08:50:00Z" w16du:dateUtc="2025-04-19T12:50:00Z">
                  <w:rPr>
                    <w:rFonts w:ascii="Times New Roman" w:eastAsia="Times New Roman" w:hAnsi="Times New Roman" w:cs="Times New Roman"/>
                  </w:rPr>
                </w:rPrChange>
              </w:rPr>
              <w:t>Hybrid models outperform single architectures in stock prediction</w:t>
            </w:r>
          </w:p>
        </w:tc>
        <w:tc>
          <w:tcPr>
            <w:tcW w:w="2728" w:type="dxa"/>
            <w:hideMark/>
          </w:tcPr>
          <w:p w14:paraId="5F111A8C" w14:textId="77777777" w:rsidR="00681221" w:rsidRPr="00524F1B"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64"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65" w:author="Art Milch" w:date="2025-04-19T08:50:00Z" w16du:dateUtc="2025-04-19T12:50:00Z">
                  <w:rPr>
                    <w:rFonts w:ascii="Times New Roman" w:eastAsia="Times New Roman" w:hAnsi="Times New Roman" w:cs="Times New Roman"/>
                  </w:rPr>
                </w:rPrChange>
              </w:rPr>
              <w:t>Endorses CNN-LSTM approach</w:t>
            </w:r>
          </w:p>
        </w:tc>
      </w:tr>
      <w:tr w:rsidR="00681221" w:rsidRPr="00524F1B" w14:paraId="788DFBD0"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2A5D469A" w14:textId="77777777" w:rsidR="00681221" w:rsidRPr="00524F1B" w:rsidRDefault="00681221" w:rsidP="00CC132C">
            <w:pPr>
              <w:spacing w:line="480" w:lineRule="auto"/>
              <w:rPr>
                <w:rFonts w:ascii="Times New Roman" w:eastAsia="Times New Roman" w:hAnsi="Times New Roman" w:cs="Times New Roman"/>
                <w:sz w:val="24"/>
                <w:szCs w:val="24"/>
                <w:rPrChange w:id="966"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67" w:author="Art Milch" w:date="2025-04-19T08:50:00Z" w16du:dateUtc="2025-04-19T12:50:00Z">
                  <w:rPr>
                    <w:rFonts w:ascii="Times New Roman" w:eastAsia="Times New Roman" w:hAnsi="Times New Roman" w:cs="Times New Roman"/>
                  </w:rPr>
                </w:rPrChange>
              </w:rPr>
              <w:t>Wu et al. (2023)</w:t>
            </w:r>
          </w:p>
        </w:tc>
        <w:tc>
          <w:tcPr>
            <w:tcW w:w="1710" w:type="dxa"/>
            <w:hideMark/>
          </w:tcPr>
          <w:p w14:paraId="576A4322" w14:textId="77777777" w:rsidR="00681221" w:rsidRPr="00524F1B"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68"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69" w:author="Art Milch" w:date="2025-04-19T08:50:00Z" w16du:dateUtc="2025-04-19T12:50:00Z">
                  <w:rPr>
                    <w:rFonts w:ascii="Times New Roman" w:eastAsia="Times New Roman" w:hAnsi="Times New Roman" w:cs="Times New Roman"/>
                  </w:rPr>
                </w:rPrChange>
              </w:rPr>
              <w:t>CNN-LSTM with indicators</w:t>
            </w:r>
          </w:p>
        </w:tc>
        <w:tc>
          <w:tcPr>
            <w:tcW w:w="4050" w:type="dxa"/>
            <w:hideMark/>
          </w:tcPr>
          <w:p w14:paraId="229E4A3E" w14:textId="77777777" w:rsidR="00681221" w:rsidRPr="00524F1B"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70"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71" w:author="Art Milch" w:date="2025-04-19T08:50:00Z" w16du:dateUtc="2025-04-19T12:50:00Z">
                  <w:rPr>
                    <w:rFonts w:ascii="Times New Roman" w:eastAsia="Times New Roman" w:hAnsi="Times New Roman" w:cs="Times New Roman"/>
                  </w:rPr>
                </w:rPrChange>
              </w:rPr>
              <w:t>Graph-based hybrid model improves prediction with leading indicators</w:t>
            </w:r>
          </w:p>
        </w:tc>
        <w:tc>
          <w:tcPr>
            <w:tcW w:w="2728" w:type="dxa"/>
            <w:hideMark/>
          </w:tcPr>
          <w:p w14:paraId="2D92ECAA" w14:textId="77777777" w:rsidR="00681221" w:rsidRPr="00524F1B"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Change w:id="972" w:author="Art Milch" w:date="2025-04-19T08:50:00Z" w16du:dateUtc="2025-04-19T12:50:00Z">
                  <w:rPr>
                    <w:rFonts w:ascii="Times New Roman" w:eastAsia="Times New Roman" w:hAnsi="Times New Roman" w:cs="Times New Roman"/>
                  </w:rPr>
                </w:rPrChange>
              </w:rPr>
            </w:pPr>
            <w:r w:rsidRPr="00524F1B">
              <w:rPr>
                <w:rFonts w:ascii="Times New Roman" w:eastAsia="Times New Roman" w:hAnsi="Times New Roman" w:cs="Times New Roman"/>
                <w:sz w:val="24"/>
                <w:szCs w:val="24"/>
                <w:rPrChange w:id="973" w:author="Art Milch" w:date="2025-04-19T08:50:00Z" w16du:dateUtc="2025-04-19T12:50:00Z">
                  <w:rPr>
                    <w:rFonts w:ascii="Times New Roman" w:eastAsia="Times New Roman" w:hAnsi="Times New Roman" w:cs="Times New Roman"/>
                  </w:rPr>
                </w:rPrChange>
              </w:rPr>
              <w:t>Suggests additional feature enhancements</w:t>
            </w:r>
          </w:p>
        </w:tc>
      </w:tr>
    </w:tbl>
    <w:p w14:paraId="78C4F1F6" w14:textId="77777777" w:rsidR="006D2D94" w:rsidRPr="00524F1B" w:rsidRDefault="006D2D94">
      <w:pPr>
        <w:spacing w:before="240" w:line="480" w:lineRule="auto"/>
        <w:ind w:firstLine="720"/>
        <w:rPr>
          <w:rFonts w:ascii="Times New Roman" w:hAnsi="Times New Roman" w:cs="Times New Roman"/>
          <w:sz w:val="24"/>
          <w:szCs w:val="24"/>
        </w:rPr>
        <w:pPrChange w:id="974" w:author="Art Milch" w:date="2025-04-17T14:48:00Z" w16du:dateUtc="2025-04-17T18:48:00Z">
          <w:pPr>
            <w:spacing w:before="240" w:line="360" w:lineRule="auto"/>
            <w:jc w:val="both"/>
          </w:pPr>
        </w:pPrChange>
      </w:pPr>
    </w:p>
    <w:p w14:paraId="654EA802" w14:textId="3AD6C928" w:rsidR="005B4146" w:rsidRPr="00524F1B" w:rsidRDefault="006D2D94" w:rsidP="00BC45C7">
      <w:pPr>
        <w:pStyle w:val="Heading1"/>
        <w:spacing w:before="0" w:line="480" w:lineRule="auto"/>
        <w:ind w:firstLine="720"/>
        <w:jc w:val="center"/>
        <w:rPr>
          <w:rFonts w:ascii="Times New Roman" w:eastAsia="Times New Roman" w:hAnsi="Times New Roman" w:cs="Times New Roman"/>
          <w:b/>
          <w:bCs/>
          <w:color w:val="auto"/>
          <w:sz w:val="24"/>
          <w:szCs w:val="24"/>
        </w:rPr>
        <w:pPrChange w:id="975" w:author="Art Milch" w:date="2025-04-19T07:43:00Z" w16du:dateUtc="2025-04-19T11:43:00Z">
          <w:pPr>
            <w:pStyle w:val="Heading1"/>
            <w:spacing w:before="0"/>
          </w:pPr>
        </w:pPrChange>
      </w:pPr>
      <w:bookmarkStart w:id="976" w:name="_Toc194830276"/>
      <w:r w:rsidRPr="00524F1B">
        <w:rPr>
          <w:rFonts w:ascii="Times New Roman" w:eastAsia="Times New Roman" w:hAnsi="Times New Roman" w:cs="Times New Roman"/>
          <w:b/>
          <w:bCs/>
          <w:color w:val="auto"/>
          <w:sz w:val="24"/>
          <w:szCs w:val="24"/>
          <w:rPrChange w:id="977" w:author="Art Milch" w:date="2025-04-19T08:50:00Z" w16du:dateUtc="2025-04-19T12:50:00Z">
            <w:rPr>
              <w:rFonts w:ascii="Times New Roman" w:eastAsia="Times New Roman" w:hAnsi="Times New Roman" w:cs="Times New Roman"/>
              <w:b/>
              <w:bCs/>
              <w:color w:val="auto"/>
              <w:sz w:val="27"/>
              <w:szCs w:val="27"/>
            </w:rPr>
          </w:rPrChange>
        </w:rPr>
        <w:t>3</w:t>
      </w:r>
      <w:r w:rsidRPr="00524F1B">
        <w:rPr>
          <w:rFonts w:ascii="Times New Roman" w:eastAsia="Times New Roman" w:hAnsi="Times New Roman" w:cs="Times New Roman"/>
          <w:b/>
          <w:bCs/>
          <w:color w:val="auto"/>
          <w:sz w:val="24"/>
          <w:szCs w:val="24"/>
        </w:rPr>
        <w:t xml:space="preserve">. </w:t>
      </w:r>
      <w:r w:rsidR="00D945FF" w:rsidRPr="00524F1B">
        <w:rPr>
          <w:rFonts w:ascii="Times New Roman" w:eastAsia="Times New Roman" w:hAnsi="Times New Roman" w:cs="Times New Roman"/>
          <w:b/>
          <w:bCs/>
          <w:color w:val="auto"/>
          <w:sz w:val="24"/>
          <w:szCs w:val="24"/>
        </w:rPr>
        <w:t>METHODOLOGY</w:t>
      </w:r>
      <w:bookmarkEnd w:id="976"/>
    </w:p>
    <w:p w14:paraId="6B7F4AA4" w14:textId="2B59DD46" w:rsidR="006D2D94" w:rsidRPr="00524F1B" w:rsidDel="008B3B01" w:rsidRDefault="006D2D94">
      <w:pPr>
        <w:spacing w:line="480" w:lineRule="auto"/>
        <w:ind w:left="360" w:firstLine="720"/>
        <w:rPr>
          <w:del w:id="978" w:author="Art Milch" w:date="2025-04-19T07:44:00Z" w16du:dateUtc="2025-04-19T11:44:00Z"/>
          <w:rFonts w:ascii="Times New Roman" w:hAnsi="Times New Roman" w:cs="Times New Roman"/>
          <w:sz w:val="24"/>
          <w:szCs w:val="24"/>
          <w:rPrChange w:id="979" w:author="Art Milch" w:date="2025-04-19T08:50:00Z" w16du:dateUtc="2025-04-19T12:50:00Z">
            <w:rPr>
              <w:del w:id="980" w:author="Art Milch" w:date="2025-04-19T07:44:00Z" w16du:dateUtc="2025-04-19T11:44:00Z"/>
            </w:rPr>
          </w:rPrChange>
        </w:rPr>
        <w:pPrChange w:id="981" w:author="Art Milch" w:date="2025-04-17T14:48:00Z" w16du:dateUtc="2025-04-17T18:48:00Z">
          <w:pPr>
            <w:ind w:left="360"/>
          </w:pPr>
        </w:pPrChange>
      </w:pPr>
    </w:p>
    <w:p w14:paraId="15904173" w14:textId="77777777" w:rsidR="00FC303C" w:rsidRPr="00524F1B" w:rsidRDefault="00FC303C" w:rsidP="008B3B01">
      <w:pPr>
        <w:pStyle w:val="Heading3"/>
        <w:spacing w:before="0" w:beforeAutospacing="0" w:after="0" w:afterAutospacing="0" w:line="480" w:lineRule="auto"/>
        <w:rPr>
          <w:sz w:val="24"/>
          <w:szCs w:val="24"/>
          <w:rPrChange w:id="982" w:author="Art Milch" w:date="2025-04-19T08:50:00Z" w16du:dateUtc="2025-04-19T12:50:00Z">
            <w:rPr/>
          </w:rPrChange>
        </w:rPr>
        <w:pPrChange w:id="983" w:author="Art Milch" w:date="2025-04-19T07:43:00Z" w16du:dateUtc="2025-04-19T11:43:00Z">
          <w:pPr>
            <w:pStyle w:val="Heading3"/>
            <w:spacing w:before="0" w:beforeAutospacing="0" w:after="0" w:afterAutospacing="0"/>
          </w:pPr>
        </w:pPrChange>
      </w:pPr>
      <w:bookmarkStart w:id="984" w:name="_Toc194830277"/>
      <w:r w:rsidRPr="00524F1B">
        <w:rPr>
          <w:sz w:val="24"/>
          <w:szCs w:val="24"/>
          <w:rPrChange w:id="985" w:author="Art Milch" w:date="2025-04-19T08:50:00Z" w16du:dateUtc="2025-04-19T12:50:00Z">
            <w:rPr/>
          </w:rPrChange>
        </w:rPr>
        <w:t>3.1</w:t>
      </w:r>
      <w:r w:rsidR="00CC5278" w:rsidRPr="00524F1B">
        <w:rPr>
          <w:sz w:val="24"/>
          <w:szCs w:val="24"/>
          <w:rPrChange w:id="986" w:author="Art Milch" w:date="2025-04-19T08:50:00Z" w16du:dateUtc="2025-04-19T12:50:00Z">
            <w:rPr/>
          </w:rPrChange>
        </w:rPr>
        <w:t xml:space="preserve"> Dataset Description</w:t>
      </w:r>
      <w:bookmarkEnd w:id="984"/>
    </w:p>
    <w:p w14:paraId="5A2BA1C2" w14:textId="1F8E5278" w:rsidR="00790012" w:rsidRPr="00524F1B" w:rsidRDefault="00E402C8" w:rsidP="008B3B01">
      <w:pPr>
        <w:pStyle w:val="NormalWeb"/>
        <w:spacing w:before="0" w:beforeAutospacing="0" w:after="0" w:afterAutospacing="0" w:line="480" w:lineRule="auto"/>
        <w:ind w:firstLine="720"/>
        <w:pPrChange w:id="987" w:author="Art Milch" w:date="2025-04-19T07:44:00Z" w16du:dateUtc="2025-04-19T11:44:00Z">
          <w:pPr>
            <w:pStyle w:val="NormalWeb"/>
            <w:spacing w:before="240" w:beforeAutospacing="0" w:after="0" w:afterAutospacing="0" w:line="360" w:lineRule="auto"/>
            <w:jc w:val="both"/>
          </w:pPr>
        </w:pPrChange>
      </w:pPr>
      <w:ins w:id="988" w:author="Art Milch" w:date="2025-04-19T07:47:00Z" w16du:dateUtc="2025-04-19T11:47:00Z">
        <w:r w:rsidRPr="00524F1B">
          <w:t>My stud</w:t>
        </w:r>
        <w:r w:rsidR="00402AA4" w:rsidRPr="00524F1B">
          <w:t>y’s</w:t>
        </w:r>
        <w:r w:rsidRPr="00524F1B">
          <w:t xml:space="preserve"> </w:t>
        </w:r>
      </w:ins>
      <w:del w:id="989" w:author="Art Milch" w:date="2025-04-19T07:47:00Z" w16du:dateUtc="2025-04-19T11:47:00Z">
        <w:r w:rsidR="00790012" w:rsidRPr="00524F1B" w:rsidDel="00E402C8">
          <w:delText xml:space="preserve">The study </w:delText>
        </w:r>
      </w:del>
      <w:r w:rsidR="00790012" w:rsidRPr="00524F1B">
        <w:t xml:space="preserve">methodology </w:t>
      </w:r>
      <w:r w:rsidR="00F56542" w:rsidRPr="00524F1B">
        <w:t xml:space="preserve">employs a holistic approach to data collection, preparation, and analysis, utilizing </w:t>
      </w:r>
      <w:r w:rsidR="00790012" w:rsidRPr="00524F1B">
        <w:t>various data sources and techniques. The data collection is performed using a custom-built SP500DataCollector, which</w:t>
      </w:r>
      <w:r w:rsidR="00F56542" w:rsidRPr="00524F1B">
        <w:t xml:space="preserve"> scrapes the Yahoo Finance API for historical price data and the Alpha Vantage API </w:t>
      </w:r>
      <w:r w:rsidR="00790012" w:rsidRPr="00524F1B">
        <w:t xml:space="preserve">for additional market metrics. The data </w:t>
      </w:r>
      <w:commentRangeStart w:id="990"/>
      <w:r w:rsidR="00790012" w:rsidRPr="00524F1B">
        <w:t>cove</w:t>
      </w:r>
      <w:commentRangeEnd w:id="990"/>
      <w:r w:rsidR="00402AA4" w:rsidRPr="00524F1B">
        <w:rPr>
          <w:rStyle w:val="CommentReference"/>
          <w:rFonts w:asciiTheme="minorHAnsi" w:eastAsiaTheme="minorHAnsi" w:hAnsiTheme="minorHAnsi" w:cstheme="minorBidi"/>
        </w:rPr>
        <w:commentReference w:id="990"/>
      </w:r>
      <w:r w:rsidR="00790012" w:rsidRPr="00524F1B">
        <w:t>r</w:t>
      </w:r>
      <w:del w:id="991" w:author="Art Milch" w:date="2025-04-19T07:48:00Z" w16du:dateUtc="2025-04-19T11:48:00Z">
        <w:r w:rsidR="00790012" w:rsidRPr="00524F1B" w:rsidDel="00402AA4">
          <w:delText>s</w:delText>
        </w:r>
      </w:del>
      <w:r w:rsidR="00790012" w:rsidRPr="00524F1B">
        <w:t xml:space="preserve"> five years (2019</w:t>
      </w:r>
      <w:ins w:id="992" w:author="Art Milch" w:date="2025-04-19T07:49:00Z" w16du:dateUtc="2025-04-19T11:49:00Z">
        <w:r w:rsidR="002C2622" w:rsidRPr="00524F1B">
          <w:t>–</w:t>
        </w:r>
      </w:ins>
      <w:del w:id="993" w:author="Art Milch" w:date="2025-04-19T07:49:00Z" w16du:dateUtc="2025-04-19T11:49:00Z">
        <w:r w:rsidR="00790012" w:rsidRPr="00524F1B" w:rsidDel="00402AA4">
          <w:delText>-</w:delText>
        </w:r>
      </w:del>
      <w:r w:rsidR="00790012" w:rsidRPr="00524F1B">
        <w:t>2024) of daily data for 501 S&amp;P 500 companies, providing a robust foundation for model development and testing.</w:t>
      </w:r>
    </w:p>
    <w:p w14:paraId="114C7B23" w14:textId="321873DD" w:rsidR="00F73212" w:rsidRPr="00524F1B" w:rsidRDefault="00F73212" w:rsidP="002C2622">
      <w:pPr>
        <w:spacing w:line="480" w:lineRule="auto"/>
        <w:ind w:firstLine="720"/>
        <w:rPr>
          <w:rFonts w:ascii="Times New Roman" w:hAnsi="Times New Roman" w:cs="Times New Roman"/>
          <w:sz w:val="24"/>
          <w:szCs w:val="24"/>
        </w:rPr>
        <w:pPrChange w:id="994" w:author="Art Milch" w:date="2025-04-19T07:49:00Z" w16du:dateUtc="2025-04-19T11:49:00Z">
          <w:pPr>
            <w:spacing w:before="240" w:line="360" w:lineRule="auto"/>
            <w:jc w:val="both"/>
          </w:pPr>
        </w:pPrChange>
      </w:pPr>
      <w:r w:rsidRPr="00524F1B">
        <w:rPr>
          <w:rFonts w:ascii="Times New Roman" w:hAnsi="Times New Roman" w:cs="Times New Roman"/>
          <w:sz w:val="24"/>
          <w:szCs w:val="24"/>
        </w:rPr>
        <w:t xml:space="preserve">Getting this data ready was no small task. First, I had to clean up the dataset by filling in missing entries (only 1.9% of the dataset, thankfully), identifying and correcting outliers, and ensuring that all time series were appropriately aligned. Then I engineered features by creating functions to calculate moving averages, momentum indicators, and volatility measures. I also </w:t>
      </w:r>
      <w:r w:rsidRPr="00524F1B">
        <w:rPr>
          <w:rFonts w:ascii="Times New Roman" w:hAnsi="Times New Roman" w:cs="Times New Roman"/>
          <w:sz w:val="24"/>
          <w:szCs w:val="24"/>
        </w:rPr>
        <w:lastRenderedPageBreak/>
        <w:t>classified different market regimes using the SMA crossover method and identified volatility patterns. Finally, I normalized and standardized everything to ensure it would integrate smoothly with the deep</w:t>
      </w:r>
      <w:ins w:id="995" w:author="Art Milch" w:date="2025-04-19T07:50:00Z" w16du:dateUtc="2025-04-19T11:50:00Z">
        <w:r w:rsidR="00DE4FFA" w:rsidRPr="00524F1B">
          <w:rPr>
            <w:rFonts w:ascii="Times New Roman" w:hAnsi="Times New Roman" w:cs="Times New Roman"/>
            <w:sz w:val="24"/>
            <w:szCs w:val="24"/>
          </w:rPr>
          <w:t>-</w:t>
        </w:r>
      </w:ins>
      <w:del w:id="996" w:author="Art Milch" w:date="2025-04-19T07:50:00Z" w16du:dateUtc="2025-04-19T11:50:00Z">
        <w:r w:rsidRPr="00524F1B" w:rsidDel="00DE4FFA">
          <w:rPr>
            <w:rFonts w:ascii="Times New Roman" w:hAnsi="Times New Roman" w:cs="Times New Roman"/>
            <w:sz w:val="24"/>
            <w:szCs w:val="24"/>
          </w:rPr>
          <w:delText xml:space="preserve"> </w:delText>
        </w:r>
      </w:del>
      <w:r w:rsidRPr="00524F1B">
        <w:rPr>
          <w:rFonts w:ascii="Times New Roman" w:hAnsi="Times New Roman" w:cs="Times New Roman"/>
          <w:sz w:val="24"/>
          <w:szCs w:val="24"/>
        </w:rPr>
        <w:t>learning model.</w:t>
      </w:r>
    </w:p>
    <w:p w14:paraId="4D0B86AA" w14:textId="5272F54F" w:rsidR="00290465" w:rsidRPr="00524F1B" w:rsidRDefault="00F73212">
      <w:pPr>
        <w:spacing w:line="480" w:lineRule="auto"/>
        <w:ind w:firstLine="720"/>
        <w:rPr>
          <w:rStyle w:val="Heading3Char"/>
          <w:rFonts w:eastAsiaTheme="minorHAnsi"/>
          <w:sz w:val="24"/>
          <w:szCs w:val="24"/>
          <w:rPrChange w:id="997" w:author="Art Milch" w:date="2025-04-19T08:50:00Z" w16du:dateUtc="2025-04-19T12:50:00Z">
            <w:rPr>
              <w:rStyle w:val="Heading3Char"/>
              <w:rFonts w:eastAsiaTheme="minorHAnsi"/>
            </w:rPr>
          </w:rPrChange>
        </w:rPr>
        <w:pPrChange w:id="998" w:author="Art Milch" w:date="2025-04-17T14:48:00Z" w16du:dateUtc="2025-04-17T18:48:00Z">
          <w:pPr>
            <w:spacing w:line="360" w:lineRule="auto"/>
            <w:jc w:val="both"/>
          </w:pPr>
        </w:pPrChange>
      </w:pPr>
      <w:r w:rsidRPr="00524F1B">
        <w:rPr>
          <w:rFonts w:ascii="Times New Roman" w:hAnsi="Times New Roman" w:cs="Times New Roman"/>
          <w:sz w:val="24"/>
          <w:szCs w:val="24"/>
        </w:rPr>
        <w:t xml:space="preserve">My </w:t>
      </w:r>
      <w:del w:id="999" w:author="Art Milch" w:date="2025-04-19T07:51:00Z" w16du:dateUtc="2025-04-19T11:51:00Z">
        <w:r w:rsidRPr="00524F1B" w:rsidDel="00945527">
          <w:rPr>
            <w:rFonts w:ascii="Times New Roman" w:hAnsi="Times New Roman" w:cs="Times New Roman"/>
            <w:sz w:val="24"/>
            <w:szCs w:val="24"/>
          </w:rPr>
          <w:delText xml:space="preserve">analysis </w:delText>
        </w:r>
      </w:del>
      <w:r w:rsidRPr="00524F1B">
        <w:rPr>
          <w:rFonts w:ascii="Times New Roman" w:hAnsi="Times New Roman" w:cs="Times New Roman"/>
          <w:sz w:val="24"/>
          <w:szCs w:val="24"/>
        </w:rPr>
        <w:t>framework combined technical analysis, statistical models, and machine learning techniques. I u</w:t>
      </w:r>
      <w:ins w:id="1000" w:author="Art Milch" w:date="2025-04-19T17:21:00Z" w16du:dateUtc="2025-04-19T21:21:00Z">
        <w:r w:rsidR="002A7D11">
          <w:rPr>
            <w:rFonts w:ascii="Times New Roman" w:hAnsi="Times New Roman" w:cs="Times New Roman"/>
            <w:sz w:val="24"/>
            <w:szCs w:val="24"/>
          </w:rPr>
          <w:t>sed</w:t>
        </w:r>
      </w:ins>
      <w:del w:id="1001" w:author="Art Milch" w:date="2025-04-19T17:21:00Z" w16du:dateUtc="2025-04-19T21:21:00Z">
        <w:r w:rsidRPr="00524F1B" w:rsidDel="002A7D11">
          <w:rPr>
            <w:rFonts w:ascii="Times New Roman" w:hAnsi="Times New Roman" w:cs="Times New Roman"/>
            <w:sz w:val="24"/>
            <w:szCs w:val="24"/>
          </w:rPr>
          <w:delText xml:space="preserve">tilized </w:delText>
        </w:r>
      </w:del>
      <w:ins w:id="1002" w:author="Art Milch" w:date="2025-04-19T17:21:00Z" w16du:dateUtc="2025-04-19T21:21:00Z">
        <w:r w:rsidR="002A7D11">
          <w:rPr>
            <w:rFonts w:ascii="Times New Roman" w:hAnsi="Times New Roman" w:cs="Times New Roman"/>
            <w:sz w:val="24"/>
            <w:szCs w:val="24"/>
          </w:rPr>
          <w:t xml:space="preserve"> </w:t>
        </w:r>
      </w:ins>
      <w:r w:rsidRPr="00524F1B">
        <w:rPr>
          <w:rFonts w:ascii="Times New Roman" w:hAnsi="Times New Roman" w:cs="Times New Roman"/>
          <w:sz w:val="24"/>
          <w:szCs w:val="24"/>
        </w:rPr>
        <w:t xml:space="preserve">tools such as moving average crossovers, momentum indicators, and volume analysis, alongside statistical approaches </w:t>
      </w:r>
      <w:ins w:id="1003" w:author="Art Milch" w:date="2025-04-19T07:51:00Z" w16du:dateUtc="2025-04-19T11:51:00Z">
        <w:r w:rsidR="00945527" w:rsidRPr="00524F1B">
          <w:rPr>
            <w:rFonts w:ascii="Times New Roman" w:hAnsi="Times New Roman" w:cs="Times New Roman"/>
            <w:sz w:val="24"/>
            <w:szCs w:val="24"/>
          </w:rPr>
          <w:t>such as</w:t>
        </w:r>
      </w:ins>
      <w:del w:id="1004" w:author="Art Milch" w:date="2025-04-19T07:51:00Z" w16du:dateUtc="2025-04-19T11:51:00Z">
        <w:r w:rsidRPr="00524F1B" w:rsidDel="00945527">
          <w:rPr>
            <w:rFonts w:ascii="Times New Roman" w:hAnsi="Times New Roman" w:cs="Times New Roman"/>
            <w:sz w:val="24"/>
            <w:szCs w:val="24"/>
          </w:rPr>
          <w:delText xml:space="preserve">including </w:delText>
        </w:r>
      </w:del>
      <w:ins w:id="1005" w:author="Art Milch" w:date="2025-04-19T07:51:00Z" w16du:dateUtc="2025-04-19T11:51:00Z">
        <w:r w:rsidR="00945527" w:rsidRPr="00524F1B">
          <w:rPr>
            <w:rFonts w:ascii="Times New Roman" w:hAnsi="Times New Roman" w:cs="Times New Roman"/>
            <w:sz w:val="24"/>
            <w:szCs w:val="24"/>
          </w:rPr>
          <w:t xml:space="preserve"> </w:t>
        </w:r>
      </w:ins>
      <w:r w:rsidRPr="00524F1B">
        <w:rPr>
          <w:rFonts w:ascii="Times New Roman" w:hAnsi="Times New Roman" w:cs="Times New Roman"/>
          <w:sz w:val="24"/>
          <w:szCs w:val="24"/>
        </w:rPr>
        <w:t>correlation studies, distribution analysis, and time</w:t>
      </w:r>
      <w:ins w:id="1006" w:author="Art Milch" w:date="2025-04-19T07:51:00Z" w16du:dateUtc="2025-04-19T11:51:00Z">
        <w:r w:rsidR="00945527" w:rsidRPr="00524F1B">
          <w:rPr>
            <w:rFonts w:ascii="Times New Roman" w:hAnsi="Times New Roman" w:cs="Times New Roman"/>
            <w:sz w:val="24"/>
            <w:szCs w:val="24"/>
          </w:rPr>
          <w:t>-</w:t>
        </w:r>
      </w:ins>
      <w:del w:id="1007" w:author="Art Milch" w:date="2025-04-19T07:51:00Z" w16du:dateUtc="2025-04-19T11:51:00Z">
        <w:r w:rsidRPr="00524F1B" w:rsidDel="00945527">
          <w:rPr>
            <w:rFonts w:ascii="Times New Roman" w:hAnsi="Times New Roman" w:cs="Times New Roman"/>
            <w:sz w:val="24"/>
            <w:szCs w:val="24"/>
          </w:rPr>
          <w:delText xml:space="preserve"> </w:delText>
        </w:r>
      </w:del>
      <w:r w:rsidRPr="00524F1B">
        <w:rPr>
          <w:rFonts w:ascii="Times New Roman" w:hAnsi="Times New Roman" w:cs="Times New Roman"/>
          <w:sz w:val="24"/>
          <w:szCs w:val="24"/>
        </w:rPr>
        <w:t>series decomposition. For implementation, I leveraged Python</w:t>
      </w:r>
      <w:ins w:id="1008" w:author="Art Milch" w:date="2025-04-19T07:52:00Z" w16du:dateUtc="2025-04-19T11:52:00Z">
        <w:r w:rsidR="00A5173E" w:rsidRPr="00524F1B">
          <w:rPr>
            <w:rFonts w:ascii="Times New Roman" w:hAnsi="Times New Roman" w:cs="Times New Roman"/>
            <w:sz w:val="24"/>
            <w:szCs w:val="24"/>
          </w:rPr>
          <w:t>’</w:t>
        </w:r>
      </w:ins>
      <w:del w:id="1009" w:author="Art Milch" w:date="2025-04-19T07:52:00Z" w16du:dateUtc="2025-04-19T11:52:00Z">
        <w:r w:rsidRPr="00524F1B" w:rsidDel="00A5173E">
          <w:rPr>
            <w:rFonts w:ascii="Times New Roman" w:hAnsi="Times New Roman" w:cs="Times New Roman"/>
            <w:sz w:val="24"/>
            <w:szCs w:val="24"/>
          </w:rPr>
          <w:delText>'</w:delText>
        </w:r>
      </w:del>
      <w:r w:rsidRPr="00524F1B">
        <w:rPr>
          <w:rFonts w:ascii="Times New Roman" w:hAnsi="Times New Roman" w:cs="Times New Roman"/>
          <w:sz w:val="24"/>
          <w:szCs w:val="24"/>
        </w:rPr>
        <w:t>s data science ecosystem, u</w:t>
      </w:r>
      <w:ins w:id="1010" w:author="Art Milch" w:date="2025-04-19T07:52:00Z" w16du:dateUtc="2025-04-19T11:52:00Z">
        <w:r w:rsidR="00B14027" w:rsidRPr="00524F1B">
          <w:rPr>
            <w:rFonts w:ascii="Times New Roman" w:hAnsi="Times New Roman" w:cs="Times New Roman"/>
            <w:sz w:val="24"/>
            <w:szCs w:val="24"/>
          </w:rPr>
          <w:t>sing</w:t>
        </w:r>
      </w:ins>
      <w:del w:id="1011" w:author="Art Milch" w:date="2025-04-19T07:52:00Z" w16du:dateUtc="2025-04-19T11:52:00Z">
        <w:r w:rsidRPr="00524F1B" w:rsidDel="00B14027">
          <w:rPr>
            <w:rFonts w:ascii="Times New Roman" w:hAnsi="Times New Roman" w:cs="Times New Roman"/>
            <w:sz w:val="24"/>
            <w:szCs w:val="24"/>
          </w:rPr>
          <w:delText>tilizing</w:delText>
        </w:r>
      </w:del>
      <w:r w:rsidRPr="00524F1B">
        <w:rPr>
          <w:rFonts w:ascii="Times New Roman" w:hAnsi="Times New Roman" w:cs="Times New Roman"/>
          <w:sz w:val="24"/>
          <w:szCs w:val="24"/>
        </w:rPr>
        <w:t xml:space="preserve"> Pandas for data wrangling, NumPy for numerical computations, TensorFlow for deep learning, and Matplotlib and Seaborn for visualizing the results.</w:t>
      </w:r>
    </w:p>
    <w:p w14:paraId="6FDBCDE2" w14:textId="045972EA" w:rsidR="00290465" w:rsidRPr="00524F1B" w:rsidDel="00B14027" w:rsidRDefault="00290465">
      <w:pPr>
        <w:spacing w:line="480" w:lineRule="auto"/>
        <w:ind w:firstLine="720"/>
        <w:rPr>
          <w:del w:id="1012" w:author="Art Milch" w:date="2025-04-19T07:53:00Z" w16du:dateUtc="2025-04-19T11:53:00Z"/>
          <w:rStyle w:val="Heading3Char"/>
          <w:rFonts w:eastAsiaTheme="minorHAnsi"/>
          <w:sz w:val="24"/>
          <w:szCs w:val="24"/>
          <w:rPrChange w:id="1013" w:author="Art Milch" w:date="2025-04-19T08:50:00Z" w16du:dateUtc="2025-04-19T12:50:00Z">
            <w:rPr>
              <w:del w:id="1014" w:author="Art Milch" w:date="2025-04-19T07:53:00Z" w16du:dateUtc="2025-04-19T11:53:00Z"/>
              <w:rStyle w:val="Heading3Char"/>
              <w:rFonts w:eastAsiaTheme="minorHAnsi"/>
            </w:rPr>
          </w:rPrChange>
        </w:rPr>
        <w:pPrChange w:id="1015" w:author="Art Milch" w:date="2025-04-17T14:48:00Z" w16du:dateUtc="2025-04-17T18:48:00Z">
          <w:pPr>
            <w:spacing w:line="360" w:lineRule="auto"/>
            <w:jc w:val="both"/>
          </w:pPr>
        </w:pPrChange>
      </w:pPr>
    </w:p>
    <w:p w14:paraId="76BAAB10" w14:textId="77777777" w:rsidR="00FE2176" w:rsidRPr="00524F1B" w:rsidRDefault="00841725" w:rsidP="00B14027">
      <w:pPr>
        <w:pStyle w:val="Heading3"/>
        <w:spacing w:before="0" w:beforeAutospacing="0" w:after="0" w:afterAutospacing="0" w:line="480" w:lineRule="auto"/>
        <w:rPr>
          <w:sz w:val="24"/>
          <w:szCs w:val="24"/>
        </w:rPr>
        <w:pPrChange w:id="1016" w:author="Art Milch" w:date="2025-04-19T07:53:00Z" w16du:dateUtc="2025-04-19T11:53:00Z">
          <w:pPr>
            <w:pStyle w:val="Heading3"/>
            <w:spacing w:before="0" w:beforeAutospacing="0" w:after="0" w:afterAutospacing="0"/>
          </w:pPr>
        </w:pPrChange>
      </w:pPr>
      <w:bookmarkStart w:id="1017" w:name="_Toc194830278"/>
      <w:r w:rsidRPr="00524F1B">
        <w:rPr>
          <w:sz w:val="24"/>
          <w:szCs w:val="24"/>
        </w:rPr>
        <w:t>3.</w:t>
      </w:r>
      <w:r w:rsidR="00296F51" w:rsidRPr="00524F1B">
        <w:rPr>
          <w:sz w:val="24"/>
          <w:szCs w:val="24"/>
        </w:rPr>
        <w:t>2</w:t>
      </w:r>
      <w:r w:rsidR="00FE2176" w:rsidRPr="00524F1B">
        <w:rPr>
          <w:sz w:val="24"/>
          <w:szCs w:val="24"/>
        </w:rPr>
        <w:t xml:space="preserve"> Exploratory Data Analysis</w:t>
      </w:r>
      <w:bookmarkEnd w:id="1017"/>
    </w:p>
    <w:p w14:paraId="596C6953" w14:textId="6749B906" w:rsidR="00167F5C" w:rsidRDefault="00FE2176" w:rsidP="00D651F9">
      <w:pPr>
        <w:spacing w:line="480" w:lineRule="auto"/>
        <w:ind w:firstLine="720"/>
        <w:rPr>
          <w:ins w:id="1018" w:author="Art Milch" w:date="2025-04-19T17:22:00Z" w16du:dateUtc="2025-04-19T21:22:00Z"/>
          <w:rFonts w:ascii="Times New Roman" w:hAnsi="Times New Roman" w:cs="Times New Roman"/>
          <w:sz w:val="24"/>
          <w:szCs w:val="24"/>
        </w:rPr>
      </w:pPr>
      <w:r w:rsidRPr="00524F1B">
        <w:rPr>
          <w:rFonts w:ascii="Times New Roman" w:hAnsi="Times New Roman" w:cs="Times New Roman"/>
          <w:sz w:val="24"/>
          <w:szCs w:val="24"/>
        </w:rPr>
        <w:t xml:space="preserve">The exploratory data analysis of the S&amp;P 500 stocks reveals </w:t>
      </w:r>
      <w:r w:rsidR="005473B8" w:rsidRPr="00524F1B">
        <w:rPr>
          <w:rFonts w:ascii="Times New Roman" w:hAnsi="Times New Roman" w:cs="Times New Roman"/>
          <w:sz w:val="24"/>
          <w:szCs w:val="24"/>
        </w:rPr>
        <w:t>important</w:t>
      </w:r>
      <w:r w:rsidRPr="00524F1B">
        <w:rPr>
          <w:rFonts w:ascii="Times New Roman" w:hAnsi="Times New Roman" w:cs="Times New Roman"/>
          <w:sz w:val="24"/>
          <w:szCs w:val="24"/>
        </w:rPr>
        <w:t xml:space="preserve"> insights into market behavior and trading patterns. </w:t>
      </w:r>
    </w:p>
    <w:p w14:paraId="5DB4D99D" w14:textId="77777777" w:rsidR="00D651F9" w:rsidRDefault="005B2F47" w:rsidP="009A414D">
      <w:pPr>
        <w:rPr>
          <w:ins w:id="1019" w:author="Art Milch" w:date="2025-04-19T17:22:00Z" w16du:dateUtc="2025-04-19T21:22:00Z"/>
          <w:rFonts w:ascii="Times New Roman" w:hAnsi="Times New Roman" w:cs="Times New Roman"/>
          <w:b/>
          <w:bCs/>
          <w:iCs/>
          <w:sz w:val="24"/>
          <w:szCs w:val="24"/>
        </w:rPr>
        <w:pPrChange w:id="1020" w:author="Art Milch" w:date="2025-04-19T17:24:00Z" w16du:dateUtc="2025-04-19T21:24:00Z">
          <w:pPr>
            <w:spacing w:before="240" w:line="480" w:lineRule="auto"/>
          </w:pPr>
        </w:pPrChange>
      </w:pPr>
      <w:moveToRangeStart w:id="1021" w:author="Art Milch" w:date="2025-04-19T17:22:00Z" w:name="move195975741"/>
      <w:moveTo w:id="1022" w:author="Art Milch" w:date="2025-04-19T17:22:00Z" w16du:dateUtc="2025-04-19T21:22:00Z">
        <w:r w:rsidRPr="00D651F9">
          <w:rPr>
            <w:rFonts w:ascii="Times New Roman" w:hAnsi="Times New Roman" w:cs="Times New Roman"/>
            <w:b/>
            <w:bCs/>
            <w:iCs/>
            <w:sz w:val="24"/>
            <w:szCs w:val="24"/>
            <w:rPrChange w:id="1023" w:author="Art Milch" w:date="2025-04-19T17:22:00Z" w16du:dateUtc="2025-04-19T21:22:00Z">
              <w:rPr>
                <w:rFonts w:ascii="Times New Roman" w:hAnsi="Times New Roman" w:cs="Times New Roman"/>
                <w:iCs/>
                <w:sz w:val="24"/>
                <w:szCs w:val="24"/>
              </w:rPr>
            </w:rPrChange>
          </w:rPr>
          <w:t>Figure 3.2.1</w:t>
        </w:r>
      </w:moveTo>
    </w:p>
    <w:p w14:paraId="44BA6A38" w14:textId="620F754E" w:rsidR="005B2F47" w:rsidRPr="00D651F9" w:rsidRDefault="005B2F47" w:rsidP="009A414D">
      <w:pPr>
        <w:spacing w:before="240"/>
        <w:rPr>
          <w:moveTo w:id="1024" w:author="Art Milch" w:date="2025-04-19T17:22:00Z" w16du:dateUtc="2025-04-19T21:22:00Z"/>
          <w:rFonts w:ascii="Times New Roman" w:hAnsi="Times New Roman" w:cs="Times New Roman"/>
          <w:i/>
          <w:iCs/>
          <w:sz w:val="24"/>
          <w:szCs w:val="24"/>
          <w:rPrChange w:id="1025" w:author="Art Milch" w:date="2025-04-19T17:23:00Z" w16du:dateUtc="2025-04-19T21:23:00Z">
            <w:rPr>
              <w:moveTo w:id="1026" w:author="Art Milch" w:date="2025-04-19T17:22:00Z" w16du:dateUtc="2025-04-19T21:22:00Z"/>
              <w:rFonts w:ascii="Times New Roman" w:hAnsi="Times New Roman" w:cs="Times New Roman"/>
              <w:sz w:val="24"/>
              <w:szCs w:val="24"/>
            </w:rPr>
          </w:rPrChange>
        </w:rPr>
        <w:pPrChange w:id="1027" w:author="Art Milch" w:date="2025-04-19T17:24:00Z" w16du:dateUtc="2025-04-19T21:24:00Z">
          <w:pPr>
            <w:spacing w:before="240" w:line="480" w:lineRule="auto"/>
            <w:ind w:left="2880" w:firstLine="720"/>
          </w:pPr>
        </w:pPrChange>
      </w:pPr>
      <w:moveTo w:id="1028" w:author="Art Milch" w:date="2025-04-19T17:22:00Z" w16du:dateUtc="2025-04-19T21:22:00Z">
        <w:del w:id="1029" w:author="Art Milch" w:date="2025-04-19T17:22:00Z" w16du:dateUtc="2025-04-19T21:22:00Z">
          <w:r w:rsidRPr="00D651F9" w:rsidDel="005B2F47">
            <w:rPr>
              <w:rFonts w:ascii="Times New Roman" w:hAnsi="Times New Roman" w:cs="Times New Roman"/>
              <w:i/>
              <w:iCs/>
              <w:sz w:val="24"/>
              <w:szCs w:val="24"/>
              <w:rPrChange w:id="1030" w:author="Art Milch" w:date="2025-04-19T17:23:00Z" w16du:dateUtc="2025-04-19T21:23:00Z">
                <w:rPr>
                  <w:rFonts w:ascii="Times New Roman" w:hAnsi="Times New Roman" w:cs="Times New Roman"/>
                  <w:sz w:val="24"/>
                  <w:szCs w:val="24"/>
                </w:rPr>
              </w:rPrChange>
            </w:rPr>
            <w:delText>:</w:delText>
          </w:r>
          <w:r w:rsidRPr="00D651F9" w:rsidDel="00D651F9">
            <w:rPr>
              <w:rFonts w:ascii="Times New Roman" w:hAnsi="Times New Roman" w:cs="Times New Roman"/>
              <w:i/>
              <w:iCs/>
              <w:sz w:val="24"/>
              <w:szCs w:val="24"/>
              <w:rPrChange w:id="1031" w:author="Art Milch" w:date="2025-04-19T17:23:00Z" w16du:dateUtc="2025-04-19T21:23:00Z">
                <w:rPr>
                  <w:rFonts w:ascii="Times New Roman" w:hAnsi="Times New Roman" w:cs="Times New Roman"/>
                  <w:sz w:val="24"/>
                  <w:szCs w:val="24"/>
                </w:rPr>
              </w:rPrChange>
            </w:rPr>
            <w:delText xml:space="preserve"> </w:delText>
          </w:r>
        </w:del>
        <w:r w:rsidRPr="00D651F9">
          <w:rPr>
            <w:rFonts w:ascii="Times New Roman" w:hAnsi="Times New Roman" w:cs="Times New Roman"/>
            <w:i/>
            <w:iCs/>
            <w:sz w:val="24"/>
            <w:szCs w:val="24"/>
            <w:rPrChange w:id="1032" w:author="Art Milch" w:date="2025-04-19T17:23:00Z" w16du:dateUtc="2025-04-19T21:23:00Z">
              <w:rPr>
                <w:rFonts w:ascii="Times New Roman" w:hAnsi="Times New Roman" w:cs="Times New Roman"/>
                <w:sz w:val="24"/>
                <w:szCs w:val="24"/>
              </w:rPr>
            </w:rPrChange>
          </w:rPr>
          <w:t>Stock Price Return Distribution</w:t>
        </w:r>
      </w:moveTo>
    </w:p>
    <w:moveToRangeEnd w:id="1021"/>
    <w:p w14:paraId="3C154893" w14:textId="77777777" w:rsidR="005B2F47" w:rsidRPr="00524F1B" w:rsidRDefault="005B2F47" w:rsidP="009A414D">
      <w:pPr>
        <w:ind w:firstLine="720"/>
        <w:rPr>
          <w:rFonts w:ascii="Times New Roman" w:hAnsi="Times New Roman" w:cs="Times New Roman"/>
          <w:sz w:val="24"/>
          <w:szCs w:val="24"/>
        </w:rPr>
        <w:pPrChange w:id="1033" w:author="Art Milch" w:date="2025-04-19T17:24:00Z" w16du:dateUtc="2025-04-19T21:24:00Z">
          <w:pPr>
            <w:spacing w:before="240" w:line="360" w:lineRule="auto"/>
            <w:jc w:val="both"/>
          </w:pPr>
        </w:pPrChange>
      </w:pPr>
    </w:p>
    <w:p w14:paraId="49F3026C" w14:textId="124C1744" w:rsidR="00167F5C" w:rsidRPr="00524F1B" w:rsidRDefault="00093210">
      <w:pPr>
        <w:spacing w:before="240" w:line="480" w:lineRule="auto"/>
        <w:ind w:left="720" w:firstLine="720"/>
        <w:rPr>
          <w:rFonts w:ascii="Times New Roman" w:hAnsi="Times New Roman" w:cs="Times New Roman"/>
          <w:sz w:val="24"/>
          <w:szCs w:val="24"/>
        </w:rPr>
        <w:pPrChange w:id="1034" w:author="Art Milch" w:date="2025-04-17T14:48:00Z" w16du:dateUtc="2025-04-17T18:48:00Z">
          <w:pPr>
            <w:spacing w:before="240" w:line="360" w:lineRule="auto"/>
            <w:ind w:left="720"/>
            <w:jc w:val="center"/>
          </w:pPr>
        </w:pPrChange>
      </w:pPr>
      <w:r w:rsidRPr="00524F1B">
        <w:rPr>
          <w:rFonts w:ascii="Times New Roman" w:hAnsi="Times New Roman" w:cs="Times New Roman"/>
          <w:sz w:val="24"/>
          <w:szCs w:val="24"/>
          <w:rPrChange w:id="1035" w:author="Art Milch" w:date="2025-04-19T08:50:00Z" w16du:dateUtc="2025-04-19T12:50:00Z">
            <w:rPr>
              <w:rFonts w:ascii="Times New Roman" w:hAnsi="Times New Roman" w:cs="Times New Roman"/>
              <w:noProof/>
              <w:sz w:val="24"/>
              <w:szCs w:val="24"/>
            </w:rPr>
          </w:rPrChange>
        </w:rPr>
        <w:drawing>
          <wp:inline distT="0" distB="0" distL="0" distR="0" wp14:anchorId="5ACABF5B" wp14:editId="0E4D2A05">
            <wp:extent cx="3467735" cy="1830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082" cy="1837101"/>
                    </a:xfrm>
                    <a:prstGeom prst="rect">
                      <a:avLst/>
                    </a:prstGeom>
                    <a:noFill/>
                    <a:ln>
                      <a:noFill/>
                    </a:ln>
                  </pic:spPr>
                </pic:pic>
              </a:graphicData>
            </a:graphic>
          </wp:inline>
        </w:drawing>
      </w:r>
    </w:p>
    <w:p w14:paraId="386F7623" w14:textId="01C3884C" w:rsidR="00167F5C" w:rsidRPr="00524F1B" w:rsidDel="005B2F47" w:rsidRDefault="001B0CC0">
      <w:pPr>
        <w:spacing w:before="240" w:line="480" w:lineRule="auto"/>
        <w:ind w:left="2880" w:firstLine="720"/>
        <w:rPr>
          <w:moveFrom w:id="1036" w:author="Art Milch" w:date="2025-04-19T17:22:00Z" w16du:dateUtc="2025-04-19T21:22:00Z"/>
          <w:rFonts w:ascii="Times New Roman" w:hAnsi="Times New Roman" w:cs="Times New Roman"/>
          <w:sz w:val="24"/>
          <w:szCs w:val="24"/>
        </w:rPr>
        <w:pPrChange w:id="1037" w:author="Art Milch" w:date="2025-04-17T14:48:00Z" w16du:dateUtc="2025-04-17T18:48:00Z">
          <w:pPr>
            <w:spacing w:before="240" w:line="360" w:lineRule="auto"/>
            <w:ind w:left="2880"/>
            <w:jc w:val="both"/>
          </w:pPr>
        </w:pPrChange>
      </w:pPr>
      <w:moveFromRangeStart w:id="1038" w:author="Art Milch" w:date="2025-04-19T17:22:00Z" w:name="move195975741"/>
      <w:moveFrom w:id="1039" w:author="Art Milch" w:date="2025-04-19T17:22:00Z" w16du:dateUtc="2025-04-19T21:22:00Z">
        <w:r w:rsidRPr="00524F1B" w:rsidDel="005B2F47">
          <w:rPr>
            <w:rFonts w:ascii="Times New Roman" w:hAnsi="Times New Roman" w:cs="Times New Roman"/>
            <w:iCs/>
            <w:sz w:val="24"/>
            <w:szCs w:val="24"/>
          </w:rPr>
          <w:t>Figure 3.2.1</w:t>
        </w:r>
        <w:r w:rsidRPr="00524F1B" w:rsidDel="005B2F47">
          <w:rPr>
            <w:rFonts w:ascii="Times New Roman" w:hAnsi="Times New Roman" w:cs="Times New Roman"/>
            <w:sz w:val="24"/>
            <w:szCs w:val="24"/>
          </w:rPr>
          <w:t>:</w:t>
        </w:r>
        <w:r w:rsidR="00167F5C" w:rsidRPr="00524F1B" w:rsidDel="005B2F47">
          <w:rPr>
            <w:rFonts w:ascii="Times New Roman" w:hAnsi="Times New Roman" w:cs="Times New Roman"/>
            <w:sz w:val="24"/>
            <w:szCs w:val="24"/>
          </w:rPr>
          <w:t xml:space="preserve"> Stock </w:t>
        </w:r>
        <w:r w:rsidR="006D2D94" w:rsidRPr="00524F1B" w:rsidDel="005B2F47">
          <w:rPr>
            <w:rFonts w:ascii="Times New Roman" w:hAnsi="Times New Roman" w:cs="Times New Roman"/>
            <w:sz w:val="24"/>
            <w:szCs w:val="24"/>
          </w:rPr>
          <w:t>Price</w:t>
        </w:r>
        <w:r w:rsidR="00167F5C" w:rsidRPr="00524F1B" w:rsidDel="005B2F47">
          <w:rPr>
            <w:rFonts w:ascii="Times New Roman" w:hAnsi="Times New Roman" w:cs="Times New Roman"/>
            <w:sz w:val="24"/>
            <w:szCs w:val="24"/>
          </w:rPr>
          <w:t xml:space="preserve"> Return Distribution</w:t>
        </w:r>
      </w:moveFrom>
    </w:p>
    <w:moveFromRangeEnd w:id="1038"/>
    <w:p w14:paraId="2164F074" w14:textId="6AE0439B" w:rsidR="00167F5C" w:rsidRDefault="00F73212">
      <w:pPr>
        <w:spacing w:before="240" w:line="480" w:lineRule="auto"/>
        <w:ind w:firstLine="720"/>
        <w:rPr>
          <w:ins w:id="1040" w:author="Art Milch" w:date="2025-04-19T17:25:00Z" w16du:dateUtc="2025-04-19T21:25:00Z"/>
          <w:rFonts w:ascii="Times New Roman" w:hAnsi="Times New Roman" w:cs="Times New Roman"/>
          <w:sz w:val="24"/>
          <w:szCs w:val="24"/>
        </w:rPr>
      </w:pPr>
      <w:r w:rsidRPr="00524F1B">
        <w:rPr>
          <w:rFonts w:ascii="Times New Roman" w:hAnsi="Times New Roman" w:cs="Times New Roman"/>
          <w:sz w:val="24"/>
          <w:szCs w:val="24"/>
        </w:rPr>
        <w:t xml:space="preserve">Examining the stock price and returns distribution (Figure 3.2.1), I observed a long-tailed normal distribution with significant variations across different stocks. The returns exhibited negative skewness, indicating that negative returns occurred more frequently, and there were </w:t>
      </w:r>
      <w:r w:rsidRPr="00524F1B">
        <w:rPr>
          <w:rFonts w:ascii="Times New Roman" w:hAnsi="Times New Roman" w:cs="Times New Roman"/>
          <w:sz w:val="24"/>
          <w:szCs w:val="24"/>
        </w:rPr>
        <w:lastRenderedPageBreak/>
        <w:t>distinct patterns of volatility clustering. This was crucial for understanding the risk profile and establishing effective risk management.</w:t>
      </w:r>
    </w:p>
    <w:p w14:paraId="34BC9D59" w14:textId="77777777" w:rsidR="00540CE1" w:rsidRPr="00540CE1" w:rsidRDefault="00B97F9F" w:rsidP="00540CE1">
      <w:pPr>
        <w:spacing w:line="480" w:lineRule="auto"/>
        <w:rPr>
          <w:ins w:id="1041" w:author="Art Milch" w:date="2025-04-19T17:25:00Z" w16du:dateUtc="2025-04-19T21:25:00Z"/>
          <w:rFonts w:ascii="Times New Roman" w:hAnsi="Times New Roman" w:cs="Times New Roman"/>
          <w:b/>
          <w:bCs/>
          <w:i/>
          <w:iCs/>
          <w:sz w:val="24"/>
          <w:szCs w:val="24"/>
          <w:rPrChange w:id="1042" w:author="Art Milch" w:date="2025-04-19T17:26:00Z" w16du:dateUtc="2025-04-19T21:26:00Z">
            <w:rPr>
              <w:ins w:id="1043" w:author="Art Milch" w:date="2025-04-19T17:25:00Z" w16du:dateUtc="2025-04-19T21:25:00Z"/>
              <w:rFonts w:ascii="Times New Roman" w:hAnsi="Times New Roman" w:cs="Times New Roman"/>
              <w:sz w:val="24"/>
              <w:szCs w:val="24"/>
            </w:rPr>
          </w:rPrChange>
        </w:rPr>
        <w:pPrChange w:id="1044" w:author="Art Milch" w:date="2025-04-19T17:25:00Z" w16du:dateUtc="2025-04-19T21:25:00Z">
          <w:pPr>
            <w:spacing w:line="480" w:lineRule="auto"/>
            <w:ind w:firstLine="720"/>
          </w:pPr>
        </w:pPrChange>
      </w:pPr>
      <w:moveToRangeStart w:id="1045" w:author="Art Milch" w:date="2025-04-19T17:25:00Z" w:name="move195975933"/>
      <w:commentRangeStart w:id="1046"/>
      <w:moveTo w:id="1047" w:author="Art Milch" w:date="2025-04-19T17:25:00Z" w16du:dateUtc="2025-04-19T21:25:00Z">
        <w:r w:rsidRPr="00540CE1">
          <w:rPr>
            <w:rFonts w:ascii="Times New Roman" w:hAnsi="Times New Roman" w:cs="Times New Roman"/>
            <w:b/>
            <w:bCs/>
            <w:iCs/>
            <w:sz w:val="24"/>
            <w:szCs w:val="24"/>
            <w:rPrChange w:id="1048" w:author="Art Milch" w:date="2025-04-19T17:26:00Z" w16du:dateUtc="2025-04-19T21:26:00Z">
              <w:rPr>
                <w:rFonts w:ascii="Times New Roman" w:hAnsi="Times New Roman" w:cs="Times New Roman"/>
                <w:iCs/>
                <w:sz w:val="24"/>
                <w:szCs w:val="24"/>
              </w:rPr>
            </w:rPrChange>
          </w:rPr>
          <w:t xml:space="preserve">Figure </w:t>
        </w:r>
        <w:r w:rsidRPr="00540CE1">
          <w:rPr>
            <w:rFonts w:ascii="Times New Roman" w:hAnsi="Times New Roman" w:cs="Times New Roman"/>
            <w:b/>
            <w:bCs/>
            <w:sz w:val="24"/>
            <w:szCs w:val="24"/>
            <w:rPrChange w:id="1049" w:author="Art Milch" w:date="2025-04-19T17:26:00Z" w16du:dateUtc="2025-04-19T21:26:00Z">
              <w:rPr>
                <w:rFonts w:ascii="Times New Roman" w:hAnsi="Times New Roman" w:cs="Times New Roman"/>
                <w:sz w:val="24"/>
                <w:szCs w:val="24"/>
              </w:rPr>
            </w:rPrChange>
          </w:rPr>
          <w:t>3.2.2</w:t>
        </w:r>
        <w:commentRangeEnd w:id="1046"/>
        <w:r w:rsidRPr="00540CE1">
          <w:rPr>
            <w:rStyle w:val="CommentReference"/>
            <w:b/>
            <w:bCs/>
            <w:rPrChange w:id="1050" w:author="Art Milch" w:date="2025-04-19T17:26:00Z" w16du:dateUtc="2025-04-19T21:26:00Z">
              <w:rPr>
                <w:rStyle w:val="CommentReference"/>
              </w:rPr>
            </w:rPrChange>
          </w:rPr>
          <w:commentReference w:id="1046"/>
        </w:r>
      </w:moveTo>
    </w:p>
    <w:p w14:paraId="4823A4B6" w14:textId="53A0DFE3" w:rsidR="00B97F9F" w:rsidRPr="00540CE1" w:rsidDel="009C1803" w:rsidRDefault="00B97F9F" w:rsidP="00540CE1">
      <w:pPr>
        <w:spacing w:line="480" w:lineRule="auto"/>
        <w:rPr>
          <w:del w:id="1051" w:author="Art Milch" w:date="2025-04-19T17:26:00Z" w16du:dateUtc="2025-04-19T21:26:00Z"/>
          <w:moveTo w:id="1052" w:author="Art Milch" w:date="2025-04-19T17:25:00Z" w16du:dateUtc="2025-04-19T21:25:00Z"/>
          <w:rFonts w:ascii="Times New Roman" w:hAnsi="Times New Roman" w:cs="Times New Roman"/>
          <w:i/>
          <w:iCs/>
          <w:sz w:val="24"/>
          <w:szCs w:val="24"/>
          <w:rPrChange w:id="1053" w:author="Art Milch" w:date="2025-04-19T17:26:00Z" w16du:dateUtc="2025-04-19T21:26:00Z">
            <w:rPr>
              <w:del w:id="1054" w:author="Art Milch" w:date="2025-04-19T17:26:00Z" w16du:dateUtc="2025-04-19T21:26:00Z"/>
              <w:moveTo w:id="1055" w:author="Art Milch" w:date="2025-04-19T17:25:00Z" w16du:dateUtc="2025-04-19T21:25:00Z"/>
              <w:rFonts w:ascii="Times New Roman" w:hAnsi="Times New Roman" w:cs="Times New Roman"/>
              <w:sz w:val="24"/>
              <w:szCs w:val="24"/>
            </w:rPr>
          </w:rPrChange>
        </w:rPr>
        <w:pPrChange w:id="1056" w:author="Art Milch" w:date="2025-04-19T17:25:00Z" w16du:dateUtc="2025-04-19T21:25:00Z">
          <w:pPr>
            <w:spacing w:line="480" w:lineRule="auto"/>
            <w:ind w:firstLine="720"/>
          </w:pPr>
        </w:pPrChange>
      </w:pPr>
      <w:moveTo w:id="1057" w:author="Art Milch" w:date="2025-04-19T17:25:00Z" w16du:dateUtc="2025-04-19T21:25:00Z">
        <w:del w:id="1058" w:author="Art Milch" w:date="2025-04-19T17:25:00Z" w16du:dateUtc="2025-04-19T21:25:00Z">
          <w:r w:rsidRPr="00540CE1" w:rsidDel="00540CE1">
            <w:rPr>
              <w:rFonts w:ascii="Times New Roman" w:hAnsi="Times New Roman" w:cs="Times New Roman"/>
              <w:i/>
              <w:iCs/>
              <w:sz w:val="24"/>
              <w:szCs w:val="24"/>
              <w:rPrChange w:id="1059" w:author="Art Milch" w:date="2025-04-19T17:26:00Z" w16du:dateUtc="2025-04-19T21:26:00Z">
                <w:rPr>
                  <w:rFonts w:ascii="Times New Roman" w:hAnsi="Times New Roman" w:cs="Times New Roman"/>
                  <w:sz w:val="24"/>
                  <w:szCs w:val="24"/>
                </w:rPr>
              </w:rPrChange>
            </w:rPr>
            <w:delText xml:space="preserve">: </w:delText>
          </w:r>
        </w:del>
        <w:r w:rsidRPr="00540CE1">
          <w:rPr>
            <w:rFonts w:ascii="Times New Roman" w:hAnsi="Times New Roman" w:cs="Times New Roman"/>
            <w:i/>
            <w:iCs/>
            <w:sz w:val="24"/>
            <w:szCs w:val="24"/>
            <w:rPrChange w:id="1060" w:author="Art Milch" w:date="2025-04-19T17:26:00Z" w16du:dateUtc="2025-04-19T21:26:00Z">
              <w:rPr>
                <w:rFonts w:ascii="Times New Roman" w:hAnsi="Times New Roman" w:cs="Times New Roman"/>
                <w:sz w:val="24"/>
                <w:szCs w:val="24"/>
              </w:rPr>
            </w:rPrChange>
          </w:rPr>
          <w:t>Market Regimes Identified by SMA Crossover Top 20 Stocks</w:t>
        </w:r>
      </w:moveTo>
    </w:p>
    <w:moveToRangeEnd w:id="1045"/>
    <w:p w14:paraId="7EF549A3" w14:textId="77777777" w:rsidR="00B97F9F" w:rsidRPr="00524F1B" w:rsidRDefault="00B97F9F" w:rsidP="009C1803">
      <w:pPr>
        <w:spacing w:line="480" w:lineRule="auto"/>
        <w:rPr>
          <w:rFonts w:ascii="Times New Roman" w:hAnsi="Times New Roman" w:cs="Times New Roman"/>
          <w:sz w:val="24"/>
          <w:szCs w:val="24"/>
        </w:rPr>
        <w:pPrChange w:id="1061" w:author="Art Milch" w:date="2025-04-19T17:26:00Z" w16du:dateUtc="2025-04-19T21:26:00Z">
          <w:pPr>
            <w:spacing w:before="240" w:line="360" w:lineRule="auto"/>
            <w:jc w:val="both"/>
          </w:pPr>
        </w:pPrChange>
      </w:pPr>
    </w:p>
    <w:p w14:paraId="57E130BF" w14:textId="646EAABE" w:rsidR="00F73212" w:rsidRPr="00524F1B" w:rsidRDefault="00F73212">
      <w:pPr>
        <w:spacing w:before="240" w:line="480" w:lineRule="auto"/>
        <w:ind w:firstLine="720"/>
        <w:rPr>
          <w:rFonts w:ascii="Times New Roman" w:hAnsi="Times New Roman" w:cs="Times New Roman"/>
          <w:sz w:val="24"/>
          <w:szCs w:val="24"/>
        </w:rPr>
        <w:pPrChange w:id="1062" w:author="Art Milch" w:date="2025-04-17T14:48:00Z" w16du:dateUtc="2025-04-17T18:48:00Z">
          <w:pPr>
            <w:spacing w:before="240" w:line="360" w:lineRule="auto"/>
            <w:jc w:val="center"/>
          </w:pPr>
        </w:pPrChange>
      </w:pPr>
      <w:r w:rsidRPr="00524F1B">
        <w:rPr>
          <w:rFonts w:ascii="Times New Roman" w:hAnsi="Times New Roman" w:cs="Times New Roman"/>
          <w:sz w:val="24"/>
          <w:szCs w:val="24"/>
          <w:rPrChange w:id="1063" w:author="Art Milch" w:date="2025-04-19T08:50:00Z" w16du:dateUtc="2025-04-19T12:50:00Z">
            <w:rPr>
              <w:rFonts w:ascii="Times New Roman" w:hAnsi="Times New Roman" w:cs="Times New Roman"/>
              <w:noProof/>
              <w:sz w:val="24"/>
              <w:szCs w:val="24"/>
            </w:rPr>
          </w:rPrChange>
        </w:rPr>
        <w:drawing>
          <wp:inline distT="0" distB="0" distL="0" distR="0" wp14:anchorId="049917CA" wp14:editId="565ECF8D">
            <wp:extent cx="3604962" cy="2590800"/>
            <wp:effectExtent l="0" t="0" r="0" b="0"/>
            <wp:docPr id="6"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7255" cy="2592448"/>
                    </a:xfrm>
                    <a:prstGeom prst="rect">
                      <a:avLst/>
                    </a:prstGeom>
                    <a:noFill/>
                    <a:ln>
                      <a:noFill/>
                    </a:ln>
                  </pic:spPr>
                </pic:pic>
              </a:graphicData>
            </a:graphic>
          </wp:inline>
        </w:drawing>
      </w:r>
    </w:p>
    <w:p w14:paraId="22B96448" w14:textId="7E4911B9" w:rsidR="00167F5C" w:rsidRPr="00524F1B" w:rsidDel="00B97F9F" w:rsidRDefault="001B0CC0">
      <w:pPr>
        <w:spacing w:line="480" w:lineRule="auto"/>
        <w:ind w:firstLine="720"/>
        <w:rPr>
          <w:moveFrom w:id="1064" w:author="Art Milch" w:date="2025-04-19T17:25:00Z" w16du:dateUtc="2025-04-19T21:25:00Z"/>
          <w:rFonts w:ascii="Times New Roman" w:hAnsi="Times New Roman" w:cs="Times New Roman"/>
          <w:sz w:val="24"/>
          <w:szCs w:val="24"/>
        </w:rPr>
        <w:pPrChange w:id="1065" w:author="Art Milch" w:date="2025-04-17T14:48:00Z" w16du:dateUtc="2025-04-17T18:48:00Z">
          <w:pPr>
            <w:spacing w:line="360" w:lineRule="auto"/>
            <w:jc w:val="center"/>
          </w:pPr>
        </w:pPrChange>
      </w:pPr>
      <w:moveFromRangeStart w:id="1066" w:author="Art Milch" w:date="2025-04-19T17:25:00Z" w:name="move195975933"/>
      <w:commentRangeStart w:id="1067"/>
      <w:moveFrom w:id="1068" w:author="Art Milch" w:date="2025-04-19T17:25:00Z" w16du:dateUtc="2025-04-19T21:25:00Z">
        <w:r w:rsidRPr="00524F1B" w:rsidDel="00B97F9F">
          <w:rPr>
            <w:rFonts w:ascii="Times New Roman" w:hAnsi="Times New Roman" w:cs="Times New Roman"/>
            <w:iCs/>
            <w:sz w:val="24"/>
            <w:szCs w:val="24"/>
          </w:rPr>
          <w:t xml:space="preserve">Figure </w:t>
        </w:r>
        <w:r w:rsidR="006D2D94" w:rsidRPr="00524F1B" w:rsidDel="00B97F9F">
          <w:rPr>
            <w:rFonts w:ascii="Times New Roman" w:hAnsi="Times New Roman" w:cs="Times New Roman"/>
            <w:sz w:val="24"/>
            <w:szCs w:val="24"/>
          </w:rPr>
          <w:t>3.</w:t>
        </w:r>
        <w:r w:rsidR="006C0C62" w:rsidRPr="00524F1B" w:rsidDel="00B97F9F">
          <w:rPr>
            <w:rFonts w:ascii="Times New Roman" w:hAnsi="Times New Roman" w:cs="Times New Roman"/>
            <w:sz w:val="24"/>
            <w:szCs w:val="24"/>
          </w:rPr>
          <w:t>2.</w:t>
        </w:r>
        <w:r w:rsidR="00167F5C" w:rsidRPr="00524F1B" w:rsidDel="00B97F9F">
          <w:rPr>
            <w:rFonts w:ascii="Times New Roman" w:hAnsi="Times New Roman" w:cs="Times New Roman"/>
            <w:sz w:val="24"/>
            <w:szCs w:val="24"/>
          </w:rPr>
          <w:t>2</w:t>
        </w:r>
        <w:commentRangeEnd w:id="1067"/>
        <w:r w:rsidR="0052511B" w:rsidRPr="00524F1B" w:rsidDel="00B97F9F">
          <w:rPr>
            <w:rStyle w:val="CommentReference"/>
          </w:rPr>
          <w:commentReference w:id="1067"/>
        </w:r>
        <w:r w:rsidRPr="00524F1B" w:rsidDel="00B97F9F">
          <w:rPr>
            <w:rFonts w:ascii="Times New Roman" w:hAnsi="Times New Roman" w:cs="Times New Roman"/>
            <w:sz w:val="24"/>
            <w:szCs w:val="24"/>
          </w:rPr>
          <w:t xml:space="preserve">: </w:t>
        </w:r>
        <w:r w:rsidR="00167F5C" w:rsidRPr="00524F1B" w:rsidDel="00B97F9F">
          <w:rPr>
            <w:rFonts w:ascii="Times New Roman" w:hAnsi="Times New Roman" w:cs="Times New Roman"/>
            <w:sz w:val="24"/>
            <w:szCs w:val="24"/>
          </w:rPr>
          <w:t>Market Regimes Identified by SMA Crossover Top 20 Stocks</w:t>
        </w:r>
      </w:moveFrom>
    </w:p>
    <w:moveFromRangeEnd w:id="1066"/>
    <w:p w14:paraId="5F699E3A" w14:textId="17230D56" w:rsidR="00167F5C" w:rsidRPr="00524F1B" w:rsidRDefault="00470F0C">
      <w:pPr>
        <w:spacing w:line="480" w:lineRule="auto"/>
        <w:ind w:firstLine="720"/>
        <w:rPr>
          <w:rFonts w:ascii="Times New Roman" w:hAnsi="Times New Roman" w:cs="Times New Roman"/>
          <w:sz w:val="24"/>
          <w:szCs w:val="24"/>
        </w:rPr>
        <w:pPrChange w:id="1069" w:author="Art Milch" w:date="2025-04-17T14:48:00Z" w16du:dateUtc="2025-04-17T18:48:00Z">
          <w:pPr>
            <w:spacing w:line="360" w:lineRule="auto"/>
            <w:jc w:val="both"/>
          </w:pPr>
        </w:pPrChange>
      </w:pPr>
      <w:r w:rsidRPr="00524F1B">
        <w:rPr>
          <w:rFonts w:ascii="Times New Roman" w:hAnsi="Times New Roman" w:cs="Times New Roman"/>
          <w:sz w:val="24"/>
          <w:szCs w:val="24"/>
        </w:rPr>
        <w:t>Market regime identification (Figure 3.2.2) revealed distinct market phases with their own characteristics. Bull markets typically showed higher returns and lower volatility, while bear markets had negative returns and increased volatility. Sideways markets were range-bound with moderate volatility. I found clear boundaries between these regimes, typically lasting 3</w:t>
      </w:r>
      <w:ins w:id="1070" w:author="Art Milch" w:date="2025-04-19T07:57:00Z" w16du:dateUtc="2025-04-19T11:57:00Z">
        <w:r w:rsidR="0066625F" w:rsidRPr="00524F1B">
          <w:rPr>
            <w:rFonts w:ascii="Times New Roman" w:hAnsi="Times New Roman" w:cs="Times New Roman"/>
            <w:sz w:val="24"/>
            <w:szCs w:val="24"/>
          </w:rPr>
          <w:t>–</w:t>
        </w:r>
      </w:ins>
      <w:del w:id="1071" w:author="Art Milch" w:date="2025-04-19T07:57:00Z" w16du:dateUtc="2025-04-19T11:57:00Z">
        <w:r w:rsidRPr="00524F1B" w:rsidDel="00FD7B1F">
          <w:rPr>
            <w:rFonts w:ascii="Times New Roman" w:hAnsi="Times New Roman" w:cs="Times New Roman"/>
            <w:sz w:val="24"/>
            <w:szCs w:val="24"/>
          </w:rPr>
          <w:delText>-</w:delText>
        </w:r>
      </w:del>
      <w:r w:rsidRPr="00524F1B">
        <w:rPr>
          <w:rFonts w:ascii="Times New Roman" w:hAnsi="Times New Roman" w:cs="Times New Roman"/>
          <w:sz w:val="24"/>
          <w:szCs w:val="24"/>
        </w:rPr>
        <w:t>6 months with gradual transitions between them. This provided me with valuable insights for adapting my strategy to various market conditions.</w:t>
      </w:r>
    </w:p>
    <w:p w14:paraId="7630D15C" w14:textId="77777777" w:rsidR="003067B9" w:rsidRDefault="003067B9" w:rsidP="003067B9">
      <w:pPr>
        <w:spacing w:line="360" w:lineRule="auto"/>
        <w:rPr>
          <w:ins w:id="1072" w:author="Art Milch" w:date="2025-04-19T17:28:00Z" w16du:dateUtc="2025-04-19T21:28:00Z"/>
          <w:rFonts w:ascii="Times New Roman" w:hAnsi="Times New Roman" w:cs="Times New Roman"/>
          <w:b/>
          <w:bCs/>
          <w:iCs/>
          <w:sz w:val="24"/>
          <w:szCs w:val="24"/>
        </w:rPr>
      </w:pPr>
    </w:p>
    <w:p w14:paraId="14541188" w14:textId="77777777" w:rsidR="003067B9" w:rsidRDefault="003067B9" w:rsidP="003067B9">
      <w:pPr>
        <w:spacing w:line="360" w:lineRule="auto"/>
        <w:rPr>
          <w:ins w:id="1073" w:author="Art Milch" w:date="2025-04-19T17:28:00Z" w16du:dateUtc="2025-04-19T21:28:00Z"/>
          <w:rFonts w:ascii="Times New Roman" w:hAnsi="Times New Roman" w:cs="Times New Roman"/>
          <w:b/>
          <w:bCs/>
          <w:iCs/>
          <w:sz w:val="24"/>
          <w:szCs w:val="24"/>
        </w:rPr>
      </w:pPr>
    </w:p>
    <w:p w14:paraId="29174A29" w14:textId="77777777" w:rsidR="003067B9" w:rsidRDefault="003067B9" w:rsidP="003067B9">
      <w:pPr>
        <w:spacing w:line="360" w:lineRule="auto"/>
        <w:rPr>
          <w:ins w:id="1074" w:author="Art Milch" w:date="2025-04-19T17:28:00Z" w16du:dateUtc="2025-04-19T21:28:00Z"/>
          <w:rFonts w:ascii="Times New Roman" w:hAnsi="Times New Roman" w:cs="Times New Roman"/>
          <w:b/>
          <w:bCs/>
          <w:iCs/>
          <w:sz w:val="24"/>
          <w:szCs w:val="24"/>
        </w:rPr>
      </w:pPr>
    </w:p>
    <w:p w14:paraId="4B5834B7" w14:textId="77777777" w:rsidR="003067B9" w:rsidRDefault="003067B9" w:rsidP="003067B9">
      <w:pPr>
        <w:spacing w:line="360" w:lineRule="auto"/>
        <w:rPr>
          <w:ins w:id="1075" w:author="Art Milch" w:date="2025-04-19T17:28:00Z" w16du:dateUtc="2025-04-19T21:28:00Z"/>
          <w:rFonts w:ascii="Times New Roman" w:hAnsi="Times New Roman" w:cs="Times New Roman"/>
          <w:b/>
          <w:bCs/>
          <w:iCs/>
          <w:sz w:val="24"/>
          <w:szCs w:val="24"/>
        </w:rPr>
      </w:pPr>
    </w:p>
    <w:p w14:paraId="33496DC2" w14:textId="77777777" w:rsidR="003067B9" w:rsidRDefault="003067B9" w:rsidP="003067B9">
      <w:pPr>
        <w:spacing w:line="360" w:lineRule="auto"/>
        <w:rPr>
          <w:ins w:id="1076" w:author="Art Milch" w:date="2025-04-19T17:28:00Z" w16du:dateUtc="2025-04-19T21:28:00Z"/>
          <w:rFonts w:ascii="Times New Roman" w:hAnsi="Times New Roman" w:cs="Times New Roman"/>
          <w:b/>
          <w:bCs/>
          <w:iCs/>
          <w:sz w:val="24"/>
          <w:szCs w:val="24"/>
        </w:rPr>
      </w:pPr>
    </w:p>
    <w:p w14:paraId="0BF51A41" w14:textId="77777777" w:rsidR="003067B9" w:rsidRDefault="003067B9" w:rsidP="003067B9">
      <w:pPr>
        <w:spacing w:line="360" w:lineRule="auto"/>
        <w:rPr>
          <w:ins w:id="1077" w:author="Art Milch" w:date="2025-04-19T17:28:00Z" w16du:dateUtc="2025-04-19T21:28:00Z"/>
          <w:rFonts w:ascii="Times New Roman" w:hAnsi="Times New Roman" w:cs="Times New Roman"/>
          <w:b/>
          <w:bCs/>
          <w:iCs/>
          <w:sz w:val="24"/>
          <w:szCs w:val="24"/>
        </w:rPr>
      </w:pPr>
    </w:p>
    <w:p w14:paraId="04CE6123" w14:textId="77777777" w:rsidR="003067B9" w:rsidRDefault="003067B9" w:rsidP="003067B9">
      <w:pPr>
        <w:spacing w:line="360" w:lineRule="auto"/>
        <w:rPr>
          <w:ins w:id="1078" w:author="Art Milch" w:date="2025-04-19T17:28:00Z" w16du:dateUtc="2025-04-19T21:28:00Z"/>
          <w:rFonts w:ascii="Times New Roman" w:hAnsi="Times New Roman" w:cs="Times New Roman"/>
          <w:b/>
          <w:bCs/>
          <w:iCs/>
          <w:sz w:val="24"/>
          <w:szCs w:val="24"/>
        </w:rPr>
      </w:pPr>
    </w:p>
    <w:p w14:paraId="30722B5A" w14:textId="307B49E3" w:rsidR="003067B9" w:rsidRPr="003067B9" w:rsidRDefault="003067B9" w:rsidP="003067B9">
      <w:pPr>
        <w:spacing w:line="360" w:lineRule="auto"/>
        <w:rPr>
          <w:ins w:id="1079" w:author="Art Milch" w:date="2025-04-19T17:27:00Z" w16du:dateUtc="2025-04-19T21:27:00Z"/>
          <w:rFonts w:ascii="Times New Roman" w:hAnsi="Times New Roman" w:cs="Times New Roman"/>
          <w:b/>
          <w:bCs/>
          <w:sz w:val="24"/>
          <w:szCs w:val="24"/>
          <w:rPrChange w:id="1080" w:author="Art Milch" w:date="2025-04-19T17:27:00Z" w16du:dateUtc="2025-04-19T21:27:00Z">
            <w:rPr>
              <w:ins w:id="1081" w:author="Art Milch" w:date="2025-04-19T17:27:00Z" w16du:dateUtc="2025-04-19T21:27:00Z"/>
              <w:rFonts w:ascii="Times New Roman" w:hAnsi="Times New Roman" w:cs="Times New Roman"/>
              <w:sz w:val="24"/>
              <w:szCs w:val="24"/>
            </w:rPr>
          </w:rPrChange>
        </w:rPr>
        <w:pPrChange w:id="1082" w:author="Art Milch" w:date="2025-04-19T17:28:00Z" w16du:dateUtc="2025-04-19T21:28:00Z">
          <w:pPr>
            <w:spacing w:line="480" w:lineRule="auto"/>
            <w:ind w:firstLine="720"/>
          </w:pPr>
        </w:pPrChange>
      </w:pPr>
      <w:moveToRangeStart w:id="1083" w:author="Art Milch" w:date="2025-04-19T17:27:00Z" w:name="move195976069"/>
      <w:moveTo w:id="1084" w:author="Art Milch" w:date="2025-04-19T17:27:00Z" w16du:dateUtc="2025-04-19T21:27:00Z">
        <w:r w:rsidRPr="003067B9">
          <w:rPr>
            <w:rFonts w:ascii="Times New Roman" w:hAnsi="Times New Roman" w:cs="Times New Roman"/>
            <w:b/>
            <w:bCs/>
            <w:iCs/>
            <w:sz w:val="24"/>
            <w:szCs w:val="24"/>
            <w:rPrChange w:id="1085" w:author="Art Milch" w:date="2025-04-19T17:27:00Z" w16du:dateUtc="2025-04-19T21:27:00Z">
              <w:rPr>
                <w:rFonts w:ascii="Times New Roman" w:hAnsi="Times New Roman" w:cs="Times New Roman"/>
                <w:iCs/>
                <w:sz w:val="24"/>
                <w:szCs w:val="24"/>
              </w:rPr>
            </w:rPrChange>
          </w:rPr>
          <w:lastRenderedPageBreak/>
          <w:t xml:space="preserve">Figure </w:t>
        </w:r>
        <w:r w:rsidRPr="003067B9">
          <w:rPr>
            <w:rFonts w:ascii="Times New Roman" w:hAnsi="Times New Roman" w:cs="Times New Roman"/>
            <w:b/>
            <w:bCs/>
            <w:sz w:val="24"/>
            <w:szCs w:val="24"/>
            <w:rPrChange w:id="1086" w:author="Art Milch" w:date="2025-04-19T17:27:00Z" w16du:dateUtc="2025-04-19T21:27:00Z">
              <w:rPr>
                <w:rFonts w:ascii="Times New Roman" w:hAnsi="Times New Roman" w:cs="Times New Roman"/>
                <w:sz w:val="24"/>
                <w:szCs w:val="24"/>
              </w:rPr>
            </w:rPrChange>
          </w:rPr>
          <w:t>3.2.3</w:t>
        </w:r>
        <w:del w:id="1087" w:author="Art Milch" w:date="2025-04-19T17:27:00Z" w16du:dateUtc="2025-04-19T21:27:00Z">
          <w:r w:rsidRPr="003067B9" w:rsidDel="003067B9">
            <w:rPr>
              <w:rFonts w:ascii="Times New Roman" w:hAnsi="Times New Roman" w:cs="Times New Roman"/>
              <w:b/>
              <w:bCs/>
              <w:sz w:val="24"/>
              <w:szCs w:val="24"/>
              <w:rPrChange w:id="1088" w:author="Art Milch" w:date="2025-04-19T17:27:00Z" w16du:dateUtc="2025-04-19T21:27:00Z">
                <w:rPr>
                  <w:rFonts w:ascii="Times New Roman" w:hAnsi="Times New Roman" w:cs="Times New Roman"/>
                  <w:sz w:val="24"/>
                  <w:szCs w:val="24"/>
                </w:rPr>
              </w:rPrChange>
            </w:rPr>
            <w:delText>:</w:delText>
          </w:r>
        </w:del>
      </w:moveTo>
    </w:p>
    <w:p w14:paraId="42886CDA" w14:textId="334EABEF" w:rsidR="003067B9" w:rsidRPr="0028081C" w:rsidDel="0028081C" w:rsidRDefault="003067B9" w:rsidP="0028081C">
      <w:pPr>
        <w:spacing w:line="360" w:lineRule="auto"/>
        <w:ind w:hanging="90"/>
        <w:rPr>
          <w:del w:id="1089" w:author="Art Milch" w:date="2025-04-19T17:28:00Z" w16du:dateUtc="2025-04-19T21:28:00Z"/>
          <w:moveTo w:id="1090" w:author="Art Milch" w:date="2025-04-19T17:27:00Z" w16du:dateUtc="2025-04-19T21:27:00Z"/>
          <w:rFonts w:ascii="Times New Roman" w:hAnsi="Times New Roman" w:cs="Times New Roman"/>
          <w:i/>
          <w:iCs/>
          <w:sz w:val="24"/>
          <w:szCs w:val="24"/>
          <w:rPrChange w:id="1091" w:author="Art Milch" w:date="2025-04-19T17:28:00Z" w16du:dateUtc="2025-04-19T21:28:00Z">
            <w:rPr>
              <w:del w:id="1092" w:author="Art Milch" w:date="2025-04-19T17:28:00Z" w16du:dateUtc="2025-04-19T21:28:00Z"/>
              <w:moveTo w:id="1093" w:author="Art Milch" w:date="2025-04-19T17:27:00Z" w16du:dateUtc="2025-04-19T21:27:00Z"/>
              <w:rFonts w:ascii="Times New Roman" w:hAnsi="Times New Roman" w:cs="Times New Roman"/>
              <w:sz w:val="24"/>
              <w:szCs w:val="24"/>
            </w:rPr>
          </w:rPrChange>
        </w:rPr>
        <w:pPrChange w:id="1094" w:author="Art Milch" w:date="2025-04-19T17:28:00Z" w16du:dateUtc="2025-04-19T21:28:00Z">
          <w:pPr>
            <w:spacing w:line="480" w:lineRule="auto"/>
            <w:ind w:firstLine="720"/>
          </w:pPr>
        </w:pPrChange>
      </w:pPr>
      <w:moveTo w:id="1095" w:author="Art Milch" w:date="2025-04-19T17:27:00Z" w16du:dateUtc="2025-04-19T21:27:00Z">
        <w:r w:rsidRPr="00524F1B">
          <w:rPr>
            <w:rFonts w:ascii="Times New Roman" w:hAnsi="Times New Roman" w:cs="Times New Roman"/>
            <w:sz w:val="24"/>
            <w:szCs w:val="24"/>
          </w:rPr>
          <w:t xml:space="preserve"> </w:t>
        </w:r>
      </w:moveTo>
      <w:ins w:id="1096" w:author="Art Milch" w:date="2025-04-19T17:28:00Z" w16du:dateUtc="2025-04-19T21:28:00Z">
        <w:r w:rsidR="0028081C">
          <w:rPr>
            <w:rFonts w:ascii="Times New Roman" w:hAnsi="Times New Roman" w:cs="Times New Roman"/>
            <w:sz w:val="24"/>
            <w:szCs w:val="24"/>
          </w:rPr>
          <w:t xml:space="preserve"> </w:t>
        </w:r>
      </w:ins>
      <w:moveTo w:id="1097" w:author="Art Milch" w:date="2025-04-19T17:27:00Z" w16du:dateUtc="2025-04-19T21:27:00Z">
        <w:r w:rsidRPr="0028081C">
          <w:rPr>
            <w:rFonts w:ascii="Times New Roman" w:hAnsi="Times New Roman" w:cs="Times New Roman"/>
            <w:i/>
            <w:iCs/>
            <w:sz w:val="24"/>
            <w:szCs w:val="24"/>
            <w:rPrChange w:id="1098" w:author="Art Milch" w:date="2025-04-19T17:28:00Z" w16du:dateUtc="2025-04-19T21:28:00Z">
              <w:rPr>
                <w:rFonts w:ascii="Times New Roman" w:hAnsi="Times New Roman" w:cs="Times New Roman"/>
                <w:sz w:val="24"/>
                <w:szCs w:val="24"/>
              </w:rPr>
            </w:rPrChange>
          </w:rPr>
          <w:t>Volatility Over Time for Top 20 Stocks</w:t>
        </w:r>
      </w:moveTo>
    </w:p>
    <w:moveToRangeEnd w:id="1083"/>
    <w:p w14:paraId="0B870887" w14:textId="36B3BE33" w:rsidR="00F73212" w:rsidRPr="0028081C" w:rsidDel="0028081C" w:rsidRDefault="00F73212" w:rsidP="0028081C">
      <w:pPr>
        <w:spacing w:line="360" w:lineRule="auto"/>
        <w:ind w:hanging="90"/>
        <w:rPr>
          <w:del w:id="1099" w:author="Art Milch" w:date="2025-04-19T17:28:00Z" w16du:dateUtc="2025-04-19T21:28:00Z"/>
          <w:rFonts w:ascii="Times New Roman" w:hAnsi="Times New Roman" w:cs="Times New Roman"/>
          <w:i/>
          <w:iCs/>
          <w:sz w:val="24"/>
          <w:szCs w:val="24"/>
          <w:rPrChange w:id="1100" w:author="Art Milch" w:date="2025-04-19T17:28:00Z" w16du:dateUtc="2025-04-19T21:28:00Z">
            <w:rPr>
              <w:del w:id="1101" w:author="Art Milch" w:date="2025-04-19T17:28:00Z" w16du:dateUtc="2025-04-19T21:28:00Z"/>
              <w:rFonts w:ascii="Times New Roman" w:hAnsi="Times New Roman" w:cs="Times New Roman"/>
              <w:sz w:val="24"/>
              <w:szCs w:val="24"/>
            </w:rPr>
          </w:rPrChange>
        </w:rPr>
        <w:pPrChange w:id="1102" w:author="Art Milch" w:date="2025-04-19T17:28:00Z" w16du:dateUtc="2025-04-19T21:28:00Z">
          <w:pPr>
            <w:spacing w:line="360" w:lineRule="auto"/>
            <w:jc w:val="both"/>
          </w:pPr>
        </w:pPrChange>
      </w:pPr>
    </w:p>
    <w:p w14:paraId="6AD8BD30" w14:textId="77777777" w:rsidR="003067B9" w:rsidRPr="0028081C" w:rsidRDefault="003067B9" w:rsidP="0028081C">
      <w:pPr>
        <w:spacing w:line="480" w:lineRule="auto"/>
        <w:ind w:hanging="90"/>
        <w:rPr>
          <w:ins w:id="1103" w:author="Art Milch" w:date="2025-04-19T17:27:00Z" w16du:dateUtc="2025-04-19T21:27:00Z"/>
          <w:rFonts w:ascii="Times New Roman" w:hAnsi="Times New Roman" w:cs="Times New Roman"/>
          <w:i/>
          <w:iCs/>
          <w:sz w:val="24"/>
          <w:szCs w:val="24"/>
          <w:rPrChange w:id="1104" w:author="Art Milch" w:date="2025-04-19T17:28:00Z" w16du:dateUtc="2025-04-19T21:28:00Z">
            <w:rPr>
              <w:ins w:id="1105" w:author="Art Milch" w:date="2025-04-19T17:27:00Z" w16du:dateUtc="2025-04-19T21:27:00Z"/>
              <w:rFonts w:ascii="Times New Roman" w:hAnsi="Times New Roman" w:cs="Times New Roman"/>
              <w:sz w:val="24"/>
              <w:szCs w:val="24"/>
            </w:rPr>
          </w:rPrChange>
        </w:rPr>
        <w:pPrChange w:id="1106" w:author="Art Milch" w:date="2025-04-19T17:28:00Z" w16du:dateUtc="2025-04-19T21:28:00Z">
          <w:pPr>
            <w:spacing w:line="480" w:lineRule="auto"/>
            <w:ind w:firstLine="720"/>
          </w:pPr>
        </w:pPrChange>
      </w:pPr>
    </w:p>
    <w:p w14:paraId="6DB2628B" w14:textId="3B70A0E1" w:rsidR="00167F5C" w:rsidRPr="00524F1B" w:rsidRDefault="00167F5C">
      <w:pPr>
        <w:spacing w:line="480" w:lineRule="auto"/>
        <w:ind w:firstLine="720"/>
        <w:rPr>
          <w:rFonts w:ascii="Times New Roman" w:hAnsi="Times New Roman" w:cs="Times New Roman"/>
          <w:sz w:val="24"/>
          <w:szCs w:val="24"/>
        </w:rPr>
        <w:pPrChange w:id="1107" w:author="Art Milch" w:date="2025-04-17T14:48:00Z" w16du:dateUtc="2025-04-17T18:48:00Z">
          <w:pPr>
            <w:spacing w:line="360" w:lineRule="auto"/>
            <w:jc w:val="both"/>
          </w:pPr>
        </w:pPrChange>
      </w:pPr>
      <w:r w:rsidRPr="00524F1B">
        <w:rPr>
          <w:rFonts w:ascii="Times New Roman" w:hAnsi="Times New Roman" w:cs="Times New Roman"/>
          <w:sz w:val="24"/>
          <w:szCs w:val="24"/>
          <w:rPrChange w:id="1108" w:author="Art Milch" w:date="2025-04-19T08:50:00Z" w16du:dateUtc="2025-04-19T12:50:00Z">
            <w:rPr>
              <w:rFonts w:ascii="Times New Roman" w:hAnsi="Times New Roman" w:cs="Times New Roman"/>
              <w:noProof/>
              <w:sz w:val="24"/>
              <w:szCs w:val="24"/>
            </w:rPr>
          </w:rPrChange>
        </w:rPr>
        <w:drawing>
          <wp:inline distT="0" distB="0" distL="0" distR="0" wp14:anchorId="6AC71CCC" wp14:editId="41F307B1">
            <wp:extent cx="4827019" cy="239302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3475" cy="2396223"/>
                    </a:xfrm>
                    <a:prstGeom prst="rect">
                      <a:avLst/>
                    </a:prstGeom>
                    <a:noFill/>
                    <a:ln>
                      <a:noFill/>
                    </a:ln>
                  </pic:spPr>
                </pic:pic>
              </a:graphicData>
            </a:graphic>
          </wp:inline>
        </w:drawing>
      </w:r>
    </w:p>
    <w:p w14:paraId="6F8BE20C" w14:textId="00BCF8D7" w:rsidR="00167F5C" w:rsidRPr="00524F1B" w:rsidDel="00F11C2B" w:rsidRDefault="001B0CC0">
      <w:pPr>
        <w:spacing w:line="480" w:lineRule="auto"/>
        <w:ind w:firstLine="720"/>
        <w:rPr>
          <w:moveFrom w:id="1109" w:author="Art Milch" w:date="2025-04-19T17:27:00Z" w16du:dateUtc="2025-04-19T21:27:00Z"/>
          <w:rFonts w:ascii="Times New Roman" w:hAnsi="Times New Roman" w:cs="Times New Roman"/>
          <w:sz w:val="24"/>
          <w:szCs w:val="24"/>
        </w:rPr>
        <w:pPrChange w:id="1110" w:author="Art Milch" w:date="2025-04-17T14:48:00Z" w16du:dateUtc="2025-04-17T18:48:00Z">
          <w:pPr>
            <w:spacing w:line="360" w:lineRule="auto"/>
            <w:jc w:val="center"/>
          </w:pPr>
        </w:pPrChange>
      </w:pPr>
      <w:moveFromRangeStart w:id="1111" w:author="Art Milch" w:date="2025-04-19T17:27:00Z" w:name="move195976069"/>
      <w:moveFrom w:id="1112" w:author="Art Milch" w:date="2025-04-19T17:27:00Z" w16du:dateUtc="2025-04-19T21:27:00Z">
        <w:r w:rsidRPr="00524F1B" w:rsidDel="00F11C2B">
          <w:rPr>
            <w:rFonts w:ascii="Times New Roman" w:hAnsi="Times New Roman" w:cs="Times New Roman"/>
            <w:iCs/>
            <w:sz w:val="24"/>
            <w:szCs w:val="24"/>
          </w:rPr>
          <w:t xml:space="preserve">Figure </w:t>
        </w:r>
        <w:r w:rsidRPr="00524F1B" w:rsidDel="00F11C2B">
          <w:rPr>
            <w:rFonts w:ascii="Times New Roman" w:hAnsi="Times New Roman" w:cs="Times New Roman"/>
            <w:sz w:val="24"/>
            <w:szCs w:val="24"/>
          </w:rPr>
          <w:t xml:space="preserve">3.2.3: </w:t>
        </w:r>
        <w:r w:rsidR="00167F5C" w:rsidRPr="00524F1B" w:rsidDel="00F11C2B">
          <w:rPr>
            <w:rFonts w:ascii="Times New Roman" w:hAnsi="Times New Roman" w:cs="Times New Roman"/>
            <w:sz w:val="24"/>
            <w:szCs w:val="24"/>
          </w:rPr>
          <w:t>Volatility Over Time for Top 20 Stocks</w:t>
        </w:r>
      </w:moveFrom>
    </w:p>
    <w:moveFromRangeEnd w:id="1111"/>
    <w:p w14:paraId="3C6D4E52" w14:textId="0796F831" w:rsidR="00FE2176" w:rsidRDefault="00470F0C">
      <w:pPr>
        <w:spacing w:line="480" w:lineRule="auto"/>
        <w:ind w:firstLine="720"/>
        <w:rPr>
          <w:ins w:id="1113" w:author="Art Milch" w:date="2025-04-19T17:29:00Z" w16du:dateUtc="2025-04-19T21:29:00Z"/>
          <w:rFonts w:ascii="Times New Roman" w:hAnsi="Times New Roman" w:cs="Times New Roman"/>
          <w:sz w:val="24"/>
          <w:szCs w:val="24"/>
        </w:rPr>
      </w:pPr>
      <w:r w:rsidRPr="00524F1B">
        <w:rPr>
          <w:rFonts w:ascii="Times New Roman" w:hAnsi="Times New Roman" w:cs="Times New Roman"/>
          <w:sz w:val="24"/>
          <w:szCs w:val="24"/>
        </w:rPr>
        <w:t>The volatility analysis (Figure 3.2.3) showed significant clustering effects and mean-reversion tendencies. Low-volatility periods exhibited stable price movements, higher win rates, and lower drawdowns, whereas high-volatility periods featured larger price swings and higher risk. This had major implications for how I sized positions and managed risk.</w:t>
      </w:r>
    </w:p>
    <w:p w14:paraId="4B627DF1" w14:textId="77777777" w:rsidR="005A5D32" w:rsidRPr="005A5D32" w:rsidRDefault="005A5D32" w:rsidP="005A5D32">
      <w:pPr>
        <w:spacing w:line="360" w:lineRule="auto"/>
        <w:rPr>
          <w:ins w:id="1114" w:author="Art Milch" w:date="2025-04-19T17:29:00Z" w16du:dateUtc="2025-04-19T21:29:00Z"/>
          <w:rFonts w:ascii="Times New Roman" w:hAnsi="Times New Roman" w:cs="Times New Roman"/>
          <w:b/>
          <w:bCs/>
          <w:sz w:val="24"/>
          <w:szCs w:val="24"/>
          <w:rPrChange w:id="1115" w:author="Art Milch" w:date="2025-04-19T17:29:00Z" w16du:dateUtc="2025-04-19T21:29:00Z">
            <w:rPr>
              <w:ins w:id="1116" w:author="Art Milch" w:date="2025-04-19T17:29:00Z" w16du:dateUtc="2025-04-19T21:29:00Z"/>
              <w:rFonts w:ascii="Times New Roman" w:hAnsi="Times New Roman" w:cs="Times New Roman"/>
              <w:sz w:val="24"/>
              <w:szCs w:val="24"/>
            </w:rPr>
          </w:rPrChange>
        </w:rPr>
        <w:pPrChange w:id="1117" w:author="Art Milch" w:date="2025-04-19T17:29:00Z" w16du:dateUtc="2025-04-19T21:29:00Z">
          <w:pPr>
            <w:spacing w:line="480" w:lineRule="auto"/>
            <w:ind w:firstLine="720"/>
          </w:pPr>
        </w:pPrChange>
      </w:pPr>
      <w:moveToRangeStart w:id="1118" w:author="Art Milch" w:date="2025-04-19T17:29:00Z" w:name="move195976176"/>
      <w:moveTo w:id="1119" w:author="Art Milch" w:date="2025-04-19T17:29:00Z" w16du:dateUtc="2025-04-19T21:29:00Z">
        <w:r w:rsidRPr="005A5D32">
          <w:rPr>
            <w:rFonts w:ascii="Times New Roman" w:hAnsi="Times New Roman" w:cs="Times New Roman"/>
            <w:b/>
            <w:bCs/>
            <w:iCs/>
            <w:sz w:val="24"/>
            <w:szCs w:val="24"/>
            <w:rPrChange w:id="1120" w:author="Art Milch" w:date="2025-04-19T17:29:00Z" w16du:dateUtc="2025-04-19T21:29:00Z">
              <w:rPr>
                <w:rFonts w:ascii="Times New Roman" w:hAnsi="Times New Roman" w:cs="Times New Roman"/>
                <w:iCs/>
                <w:sz w:val="24"/>
                <w:szCs w:val="24"/>
              </w:rPr>
            </w:rPrChange>
          </w:rPr>
          <w:t>Figure 3.2.4</w:t>
        </w:r>
        <w:del w:id="1121" w:author="Art Milch" w:date="2025-04-19T17:29:00Z" w16du:dateUtc="2025-04-19T21:29:00Z">
          <w:r w:rsidRPr="005A5D32" w:rsidDel="005A5D32">
            <w:rPr>
              <w:rFonts w:ascii="Times New Roman" w:hAnsi="Times New Roman" w:cs="Times New Roman"/>
              <w:b/>
              <w:bCs/>
              <w:sz w:val="24"/>
              <w:szCs w:val="24"/>
              <w:rPrChange w:id="1122" w:author="Art Milch" w:date="2025-04-19T17:29:00Z" w16du:dateUtc="2025-04-19T21:29:00Z">
                <w:rPr>
                  <w:rFonts w:ascii="Times New Roman" w:hAnsi="Times New Roman" w:cs="Times New Roman"/>
                  <w:sz w:val="24"/>
                  <w:szCs w:val="24"/>
                </w:rPr>
              </w:rPrChange>
            </w:rPr>
            <w:delText>:</w:delText>
          </w:r>
        </w:del>
      </w:moveTo>
    </w:p>
    <w:p w14:paraId="19261A2F" w14:textId="4F88BA5E" w:rsidR="005A5D32" w:rsidRPr="005A5D32" w:rsidRDefault="005A5D32" w:rsidP="005A5D32">
      <w:pPr>
        <w:spacing w:line="360" w:lineRule="auto"/>
        <w:rPr>
          <w:moveTo w:id="1123" w:author="Art Milch" w:date="2025-04-19T17:29:00Z" w16du:dateUtc="2025-04-19T21:29:00Z"/>
          <w:rFonts w:ascii="Times New Roman" w:hAnsi="Times New Roman" w:cs="Times New Roman"/>
          <w:i/>
          <w:iCs/>
          <w:sz w:val="24"/>
          <w:szCs w:val="24"/>
          <w:rPrChange w:id="1124" w:author="Art Milch" w:date="2025-04-19T17:29:00Z" w16du:dateUtc="2025-04-19T21:29:00Z">
            <w:rPr>
              <w:moveTo w:id="1125" w:author="Art Milch" w:date="2025-04-19T17:29:00Z" w16du:dateUtc="2025-04-19T21:29:00Z"/>
              <w:rFonts w:ascii="Times New Roman" w:hAnsi="Times New Roman" w:cs="Times New Roman"/>
              <w:sz w:val="24"/>
              <w:szCs w:val="24"/>
            </w:rPr>
          </w:rPrChange>
        </w:rPr>
        <w:pPrChange w:id="1126" w:author="Art Milch" w:date="2025-04-19T17:29:00Z" w16du:dateUtc="2025-04-19T21:29:00Z">
          <w:pPr>
            <w:spacing w:line="480" w:lineRule="auto"/>
            <w:ind w:firstLine="720"/>
          </w:pPr>
        </w:pPrChange>
      </w:pPr>
      <w:moveTo w:id="1127" w:author="Art Milch" w:date="2025-04-19T17:29:00Z" w16du:dateUtc="2025-04-19T21:29:00Z">
        <w:r w:rsidRPr="00524F1B">
          <w:rPr>
            <w:rFonts w:ascii="Times New Roman" w:hAnsi="Times New Roman" w:cs="Times New Roman"/>
            <w:sz w:val="24"/>
            <w:szCs w:val="24"/>
          </w:rPr>
          <w:t xml:space="preserve"> </w:t>
        </w:r>
        <w:r w:rsidRPr="005A5D32">
          <w:rPr>
            <w:rFonts w:ascii="Times New Roman" w:hAnsi="Times New Roman" w:cs="Times New Roman"/>
            <w:i/>
            <w:iCs/>
            <w:sz w:val="24"/>
            <w:szCs w:val="24"/>
            <w:rPrChange w:id="1128" w:author="Art Milch" w:date="2025-04-19T17:29:00Z" w16du:dateUtc="2025-04-19T21:29:00Z">
              <w:rPr>
                <w:rFonts w:ascii="Times New Roman" w:hAnsi="Times New Roman" w:cs="Times New Roman"/>
                <w:sz w:val="24"/>
                <w:szCs w:val="24"/>
              </w:rPr>
            </w:rPrChange>
          </w:rPr>
          <w:t>Time Series of Selected Features</w:t>
        </w:r>
      </w:moveTo>
    </w:p>
    <w:moveToRangeEnd w:id="1118"/>
    <w:p w14:paraId="6E583D75" w14:textId="77777777" w:rsidR="005A5D32" w:rsidRPr="00524F1B" w:rsidRDefault="005A5D32">
      <w:pPr>
        <w:spacing w:line="480" w:lineRule="auto"/>
        <w:ind w:firstLine="720"/>
        <w:rPr>
          <w:rFonts w:ascii="Times New Roman" w:hAnsi="Times New Roman" w:cs="Times New Roman"/>
          <w:sz w:val="24"/>
          <w:szCs w:val="24"/>
        </w:rPr>
        <w:pPrChange w:id="1129" w:author="Art Milch" w:date="2025-04-17T14:48:00Z" w16du:dateUtc="2025-04-17T18:48:00Z">
          <w:pPr>
            <w:spacing w:line="360" w:lineRule="auto"/>
            <w:jc w:val="both"/>
          </w:pPr>
        </w:pPrChange>
      </w:pPr>
    </w:p>
    <w:p w14:paraId="1160E456" w14:textId="2AC0B6C0" w:rsidR="00167F5C" w:rsidRPr="00524F1B" w:rsidRDefault="00167F5C">
      <w:pPr>
        <w:spacing w:line="480" w:lineRule="auto"/>
        <w:ind w:left="1440" w:firstLine="720"/>
        <w:rPr>
          <w:rFonts w:ascii="Times New Roman" w:hAnsi="Times New Roman" w:cs="Times New Roman"/>
          <w:sz w:val="24"/>
          <w:szCs w:val="24"/>
        </w:rPr>
        <w:pPrChange w:id="1130" w:author="Art Milch" w:date="2025-04-17T14:48:00Z" w16du:dateUtc="2025-04-17T18:48:00Z">
          <w:pPr>
            <w:spacing w:line="360" w:lineRule="auto"/>
            <w:ind w:left="1440"/>
            <w:jc w:val="center"/>
          </w:pPr>
        </w:pPrChange>
      </w:pPr>
      <w:r w:rsidRPr="00524F1B">
        <w:rPr>
          <w:rFonts w:ascii="Times New Roman" w:hAnsi="Times New Roman" w:cs="Times New Roman"/>
          <w:sz w:val="24"/>
          <w:szCs w:val="24"/>
          <w:rPrChange w:id="1131" w:author="Art Milch" w:date="2025-04-19T08:50:00Z" w16du:dateUtc="2025-04-19T12:50:00Z">
            <w:rPr>
              <w:rFonts w:ascii="Times New Roman" w:hAnsi="Times New Roman" w:cs="Times New Roman"/>
              <w:noProof/>
              <w:sz w:val="24"/>
              <w:szCs w:val="24"/>
            </w:rPr>
          </w:rPrChange>
        </w:rPr>
        <w:drawing>
          <wp:inline distT="0" distB="0" distL="0" distR="0" wp14:anchorId="429C0776" wp14:editId="24C747EC">
            <wp:extent cx="4667161" cy="253496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1506" cy="2542754"/>
                    </a:xfrm>
                    <a:prstGeom prst="rect">
                      <a:avLst/>
                    </a:prstGeom>
                    <a:noFill/>
                    <a:ln>
                      <a:noFill/>
                    </a:ln>
                  </pic:spPr>
                </pic:pic>
              </a:graphicData>
            </a:graphic>
          </wp:inline>
        </w:drawing>
      </w:r>
    </w:p>
    <w:p w14:paraId="6B6B5137" w14:textId="79CEDC06" w:rsidR="00167F5C" w:rsidRPr="00524F1B" w:rsidDel="005A5D32" w:rsidRDefault="001B0CC0">
      <w:pPr>
        <w:spacing w:line="480" w:lineRule="auto"/>
        <w:ind w:firstLine="720"/>
        <w:rPr>
          <w:moveFrom w:id="1132" w:author="Art Milch" w:date="2025-04-19T17:29:00Z" w16du:dateUtc="2025-04-19T21:29:00Z"/>
          <w:rFonts w:ascii="Times New Roman" w:hAnsi="Times New Roman" w:cs="Times New Roman"/>
          <w:sz w:val="24"/>
          <w:szCs w:val="24"/>
        </w:rPr>
        <w:pPrChange w:id="1133" w:author="Art Milch" w:date="2025-04-17T14:48:00Z" w16du:dateUtc="2025-04-17T18:48:00Z">
          <w:pPr>
            <w:spacing w:line="360" w:lineRule="auto"/>
            <w:jc w:val="center"/>
          </w:pPr>
        </w:pPrChange>
      </w:pPr>
      <w:moveFromRangeStart w:id="1134" w:author="Art Milch" w:date="2025-04-19T17:29:00Z" w:name="move195976176"/>
      <w:moveFrom w:id="1135" w:author="Art Milch" w:date="2025-04-19T17:29:00Z" w16du:dateUtc="2025-04-19T21:29:00Z">
        <w:r w:rsidRPr="00524F1B" w:rsidDel="005A5D32">
          <w:rPr>
            <w:rFonts w:ascii="Times New Roman" w:hAnsi="Times New Roman" w:cs="Times New Roman"/>
            <w:iCs/>
            <w:sz w:val="24"/>
            <w:szCs w:val="24"/>
          </w:rPr>
          <w:lastRenderedPageBreak/>
          <w:t>Figure 3.2.4</w:t>
        </w:r>
        <w:r w:rsidR="006C0C62" w:rsidRPr="00524F1B" w:rsidDel="005A5D32">
          <w:rPr>
            <w:rFonts w:ascii="Times New Roman" w:hAnsi="Times New Roman" w:cs="Times New Roman"/>
            <w:sz w:val="24"/>
            <w:szCs w:val="24"/>
          </w:rPr>
          <w:t>:</w:t>
        </w:r>
        <w:r w:rsidR="00167F5C" w:rsidRPr="00524F1B" w:rsidDel="005A5D32">
          <w:rPr>
            <w:rFonts w:ascii="Times New Roman" w:hAnsi="Times New Roman" w:cs="Times New Roman"/>
            <w:sz w:val="24"/>
            <w:szCs w:val="24"/>
          </w:rPr>
          <w:t xml:space="preserve"> Time Series of Selected Features</w:t>
        </w:r>
      </w:moveFrom>
    </w:p>
    <w:moveFromRangeEnd w:id="1134"/>
    <w:p w14:paraId="052BBACE" w14:textId="400141D6" w:rsidR="00FE2176" w:rsidRDefault="00470F0C">
      <w:pPr>
        <w:spacing w:line="480" w:lineRule="auto"/>
        <w:ind w:firstLine="720"/>
        <w:rPr>
          <w:ins w:id="1136" w:author="Art Milch" w:date="2025-04-19T17:30:00Z" w16du:dateUtc="2025-04-19T21:30:00Z"/>
          <w:rFonts w:ascii="Times New Roman" w:hAnsi="Times New Roman" w:cs="Times New Roman"/>
          <w:sz w:val="24"/>
          <w:szCs w:val="24"/>
        </w:rPr>
      </w:pPr>
      <w:r w:rsidRPr="00524F1B">
        <w:rPr>
          <w:rFonts w:ascii="Times New Roman" w:hAnsi="Times New Roman" w:cs="Times New Roman"/>
          <w:sz w:val="24"/>
          <w:szCs w:val="24"/>
        </w:rPr>
        <w:t>Time</w:t>
      </w:r>
      <w:ins w:id="1137" w:author="Art Milch" w:date="2025-04-19T07:58:00Z" w16du:dateUtc="2025-04-19T11:58:00Z">
        <w:r w:rsidR="0020357D" w:rsidRPr="00524F1B">
          <w:rPr>
            <w:rFonts w:ascii="Times New Roman" w:hAnsi="Times New Roman" w:cs="Times New Roman"/>
            <w:sz w:val="24"/>
            <w:szCs w:val="24"/>
          </w:rPr>
          <w:t>-</w:t>
        </w:r>
      </w:ins>
      <w:del w:id="1138" w:author="Art Milch" w:date="2025-04-19T07:58:00Z" w16du:dateUtc="2025-04-19T11:58:00Z">
        <w:r w:rsidRPr="00524F1B" w:rsidDel="0020357D">
          <w:rPr>
            <w:rFonts w:ascii="Times New Roman" w:hAnsi="Times New Roman" w:cs="Times New Roman"/>
            <w:sz w:val="24"/>
            <w:szCs w:val="24"/>
          </w:rPr>
          <w:delText xml:space="preserve"> </w:delText>
        </w:r>
      </w:del>
      <w:r w:rsidRPr="00524F1B">
        <w:rPr>
          <w:rFonts w:ascii="Times New Roman" w:hAnsi="Times New Roman" w:cs="Times New Roman"/>
          <w:sz w:val="24"/>
          <w:szCs w:val="24"/>
        </w:rPr>
        <w:t>series analysis of selected features (Figure 3.2.4) revealed a long-term upward trend in prices, accompanied by short-term mean-reversion patterns. Technical indicators, such as RSI and MACD, showed clear cyclical patterns, while moving averages helped identify trend development. These patterns suggested opportunities for both trend-following and mean-reversion strategies, depending on market conditions.</w:t>
      </w:r>
    </w:p>
    <w:p w14:paraId="2FE4972A" w14:textId="77777777" w:rsidR="00B7748E" w:rsidRPr="00B7748E" w:rsidRDefault="00B7748E" w:rsidP="00B7748E">
      <w:pPr>
        <w:spacing w:line="360" w:lineRule="auto"/>
        <w:rPr>
          <w:ins w:id="1139" w:author="Art Milch" w:date="2025-04-19T17:30:00Z" w16du:dateUtc="2025-04-19T21:30:00Z"/>
          <w:rFonts w:ascii="Times New Roman" w:hAnsi="Times New Roman" w:cs="Times New Roman"/>
          <w:b/>
          <w:bCs/>
          <w:sz w:val="24"/>
          <w:szCs w:val="24"/>
          <w:rPrChange w:id="1140" w:author="Art Milch" w:date="2025-04-19T17:30:00Z" w16du:dateUtc="2025-04-19T21:30:00Z">
            <w:rPr>
              <w:ins w:id="1141" w:author="Art Milch" w:date="2025-04-19T17:30:00Z" w16du:dateUtc="2025-04-19T21:30:00Z"/>
              <w:rFonts w:ascii="Times New Roman" w:hAnsi="Times New Roman" w:cs="Times New Roman"/>
              <w:sz w:val="24"/>
              <w:szCs w:val="24"/>
            </w:rPr>
          </w:rPrChange>
        </w:rPr>
        <w:pPrChange w:id="1142" w:author="Art Milch" w:date="2025-04-19T17:31:00Z" w16du:dateUtc="2025-04-19T21:31:00Z">
          <w:pPr>
            <w:spacing w:line="480" w:lineRule="auto"/>
            <w:ind w:firstLine="720"/>
          </w:pPr>
        </w:pPrChange>
      </w:pPr>
      <w:moveToRangeStart w:id="1143" w:author="Art Milch" w:date="2025-04-19T17:30:00Z" w:name="move195976248"/>
      <w:moveTo w:id="1144" w:author="Art Milch" w:date="2025-04-19T17:30:00Z" w16du:dateUtc="2025-04-19T21:30:00Z">
        <w:r w:rsidRPr="00B7748E">
          <w:rPr>
            <w:rFonts w:ascii="Times New Roman" w:hAnsi="Times New Roman" w:cs="Times New Roman"/>
            <w:b/>
            <w:bCs/>
            <w:iCs/>
            <w:sz w:val="24"/>
            <w:szCs w:val="24"/>
            <w:rPrChange w:id="1145" w:author="Art Milch" w:date="2025-04-19T17:30:00Z" w16du:dateUtc="2025-04-19T21:30:00Z">
              <w:rPr>
                <w:rFonts w:ascii="Times New Roman" w:hAnsi="Times New Roman" w:cs="Times New Roman"/>
                <w:iCs/>
                <w:sz w:val="24"/>
                <w:szCs w:val="24"/>
              </w:rPr>
            </w:rPrChange>
          </w:rPr>
          <w:t xml:space="preserve">Figure </w:t>
        </w:r>
        <w:r w:rsidRPr="00B7748E">
          <w:rPr>
            <w:rFonts w:ascii="Times New Roman" w:hAnsi="Times New Roman" w:cs="Times New Roman"/>
            <w:b/>
            <w:bCs/>
            <w:sz w:val="24"/>
            <w:szCs w:val="24"/>
            <w:rPrChange w:id="1146" w:author="Art Milch" w:date="2025-04-19T17:30:00Z" w16du:dateUtc="2025-04-19T21:30:00Z">
              <w:rPr>
                <w:rFonts w:ascii="Times New Roman" w:hAnsi="Times New Roman" w:cs="Times New Roman"/>
                <w:sz w:val="24"/>
                <w:szCs w:val="24"/>
              </w:rPr>
            </w:rPrChange>
          </w:rPr>
          <w:t>3.2.5</w:t>
        </w:r>
        <w:del w:id="1147" w:author="Art Milch" w:date="2025-04-19T17:30:00Z" w16du:dateUtc="2025-04-19T21:30:00Z">
          <w:r w:rsidRPr="00B7748E" w:rsidDel="00B7748E">
            <w:rPr>
              <w:rFonts w:ascii="Times New Roman" w:hAnsi="Times New Roman" w:cs="Times New Roman"/>
              <w:b/>
              <w:bCs/>
              <w:sz w:val="24"/>
              <w:szCs w:val="24"/>
              <w:rPrChange w:id="1148" w:author="Art Milch" w:date="2025-04-19T17:30:00Z" w16du:dateUtc="2025-04-19T21:30:00Z">
                <w:rPr>
                  <w:rFonts w:ascii="Times New Roman" w:hAnsi="Times New Roman" w:cs="Times New Roman"/>
                  <w:sz w:val="24"/>
                  <w:szCs w:val="24"/>
                </w:rPr>
              </w:rPrChange>
            </w:rPr>
            <w:delText>:</w:delText>
          </w:r>
        </w:del>
      </w:moveTo>
    </w:p>
    <w:p w14:paraId="096D421E" w14:textId="6DAFDE29" w:rsidR="00B7748E" w:rsidRPr="00B7748E" w:rsidDel="00B7748E" w:rsidRDefault="00B7748E" w:rsidP="00B7748E">
      <w:pPr>
        <w:spacing w:line="360" w:lineRule="auto"/>
        <w:rPr>
          <w:del w:id="1149" w:author="Art Milch" w:date="2025-04-19T17:31:00Z" w16du:dateUtc="2025-04-19T21:31:00Z"/>
          <w:moveTo w:id="1150" w:author="Art Milch" w:date="2025-04-19T17:30:00Z" w16du:dateUtc="2025-04-19T21:30:00Z"/>
          <w:rFonts w:ascii="Times New Roman" w:hAnsi="Times New Roman" w:cs="Times New Roman"/>
          <w:i/>
          <w:iCs/>
          <w:sz w:val="24"/>
          <w:szCs w:val="24"/>
          <w:rPrChange w:id="1151" w:author="Art Milch" w:date="2025-04-19T17:31:00Z" w16du:dateUtc="2025-04-19T21:31:00Z">
            <w:rPr>
              <w:del w:id="1152" w:author="Art Milch" w:date="2025-04-19T17:31:00Z" w16du:dateUtc="2025-04-19T21:31:00Z"/>
              <w:moveTo w:id="1153" w:author="Art Milch" w:date="2025-04-19T17:30:00Z" w16du:dateUtc="2025-04-19T21:30:00Z"/>
              <w:rFonts w:ascii="Times New Roman" w:hAnsi="Times New Roman" w:cs="Times New Roman"/>
              <w:sz w:val="24"/>
              <w:szCs w:val="24"/>
            </w:rPr>
          </w:rPrChange>
        </w:rPr>
        <w:pPrChange w:id="1154" w:author="Art Milch" w:date="2025-04-19T17:31:00Z" w16du:dateUtc="2025-04-19T21:31:00Z">
          <w:pPr>
            <w:spacing w:line="480" w:lineRule="auto"/>
            <w:ind w:firstLine="720"/>
          </w:pPr>
        </w:pPrChange>
      </w:pPr>
      <w:moveTo w:id="1155" w:author="Art Milch" w:date="2025-04-19T17:30:00Z" w16du:dateUtc="2025-04-19T21:30:00Z">
        <w:del w:id="1156" w:author="Art Milch" w:date="2025-04-19T17:31:00Z" w16du:dateUtc="2025-04-19T21:31:00Z">
          <w:r w:rsidRPr="00524F1B" w:rsidDel="00B7748E">
            <w:rPr>
              <w:rFonts w:ascii="Times New Roman" w:hAnsi="Times New Roman" w:cs="Times New Roman"/>
              <w:sz w:val="24"/>
              <w:szCs w:val="24"/>
            </w:rPr>
            <w:delText xml:space="preserve"> </w:delText>
          </w:r>
        </w:del>
        <w:del w:id="1157" w:author="Art Milch" w:date="2025-04-19T17:30:00Z" w16du:dateUtc="2025-04-19T21:30:00Z">
          <w:r w:rsidRPr="00B7748E" w:rsidDel="00B7748E">
            <w:rPr>
              <w:rFonts w:ascii="Times New Roman" w:hAnsi="Times New Roman" w:cs="Times New Roman"/>
              <w:i/>
              <w:iCs/>
              <w:sz w:val="24"/>
              <w:szCs w:val="24"/>
              <w:rPrChange w:id="1158" w:author="Art Milch" w:date="2025-04-19T17:31:00Z" w16du:dateUtc="2025-04-19T21:31:00Z">
                <w:rPr>
                  <w:rFonts w:ascii="Times New Roman" w:hAnsi="Times New Roman" w:cs="Times New Roman"/>
                  <w:sz w:val="24"/>
                  <w:szCs w:val="24"/>
                </w:rPr>
              </w:rPrChange>
            </w:rPr>
            <w:delText xml:space="preserve"> </w:delText>
          </w:r>
        </w:del>
        <w:r w:rsidRPr="00B7748E">
          <w:rPr>
            <w:rFonts w:ascii="Times New Roman" w:hAnsi="Times New Roman" w:cs="Times New Roman"/>
            <w:i/>
            <w:iCs/>
            <w:sz w:val="24"/>
            <w:szCs w:val="24"/>
            <w:rPrChange w:id="1159" w:author="Art Milch" w:date="2025-04-19T17:31:00Z" w16du:dateUtc="2025-04-19T21:31:00Z">
              <w:rPr>
                <w:rFonts w:ascii="Times New Roman" w:hAnsi="Times New Roman" w:cs="Times New Roman"/>
                <w:sz w:val="24"/>
                <w:szCs w:val="24"/>
              </w:rPr>
            </w:rPrChange>
          </w:rPr>
          <w:t>Time Series of Top</w:t>
        </w:r>
      </w:moveTo>
      <w:ins w:id="1160" w:author="Art Milch" w:date="2025-04-19T17:31:00Z" w16du:dateUtc="2025-04-19T21:31:00Z">
        <w:r>
          <w:rPr>
            <w:rFonts w:ascii="Times New Roman" w:hAnsi="Times New Roman" w:cs="Times New Roman"/>
            <w:i/>
            <w:iCs/>
            <w:sz w:val="24"/>
            <w:szCs w:val="24"/>
          </w:rPr>
          <w:t xml:space="preserve"> </w:t>
        </w:r>
      </w:ins>
      <w:moveTo w:id="1161" w:author="Art Milch" w:date="2025-04-19T17:30:00Z" w16du:dateUtc="2025-04-19T21:30:00Z">
        <w:r w:rsidRPr="00B7748E">
          <w:rPr>
            <w:rFonts w:ascii="Times New Roman" w:hAnsi="Times New Roman" w:cs="Times New Roman"/>
            <w:i/>
            <w:iCs/>
            <w:sz w:val="24"/>
            <w:szCs w:val="24"/>
            <w:rPrChange w:id="1162" w:author="Art Milch" w:date="2025-04-19T17:31:00Z" w16du:dateUtc="2025-04-19T21:31:00Z">
              <w:rPr>
                <w:rFonts w:ascii="Times New Roman" w:hAnsi="Times New Roman" w:cs="Times New Roman"/>
                <w:sz w:val="24"/>
                <w:szCs w:val="24"/>
              </w:rPr>
            </w:rPrChange>
          </w:rPr>
          <w:t>20 Stocks Prices</w:t>
        </w:r>
      </w:moveTo>
    </w:p>
    <w:moveToRangeEnd w:id="1143"/>
    <w:p w14:paraId="2E83B0CA" w14:textId="77777777" w:rsidR="00B7748E" w:rsidRPr="00524F1B" w:rsidRDefault="00B7748E" w:rsidP="00B7748E">
      <w:pPr>
        <w:spacing w:line="360" w:lineRule="auto"/>
        <w:rPr>
          <w:rFonts w:ascii="Times New Roman" w:hAnsi="Times New Roman" w:cs="Times New Roman"/>
          <w:sz w:val="24"/>
          <w:szCs w:val="24"/>
        </w:rPr>
        <w:pPrChange w:id="1163" w:author="Art Milch" w:date="2025-04-19T17:31:00Z" w16du:dateUtc="2025-04-19T21:31:00Z">
          <w:pPr>
            <w:spacing w:line="360" w:lineRule="auto"/>
            <w:jc w:val="both"/>
          </w:pPr>
        </w:pPrChange>
      </w:pPr>
    </w:p>
    <w:p w14:paraId="2978BBAE" w14:textId="3607A026" w:rsidR="00167F5C" w:rsidRPr="00524F1B" w:rsidRDefault="00167F5C">
      <w:pPr>
        <w:spacing w:before="240" w:line="480" w:lineRule="auto"/>
        <w:ind w:left="720" w:firstLine="720"/>
        <w:rPr>
          <w:rFonts w:ascii="Times New Roman" w:hAnsi="Times New Roman" w:cs="Times New Roman"/>
          <w:sz w:val="24"/>
          <w:szCs w:val="24"/>
        </w:rPr>
        <w:pPrChange w:id="1164" w:author="Art Milch" w:date="2025-04-17T14:48:00Z" w16du:dateUtc="2025-04-17T18:48:00Z">
          <w:pPr>
            <w:spacing w:before="240" w:line="360" w:lineRule="auto"/>
            <w:ind w:left="720"/>
            <w:jc w:val="both"/>
          </w:pPr>
        </w:pPrChange>
      </w:pPr>
      <w:r w:rsidRPr="00524F1B">
        <w:rPr>
          <w:rFonts w:ascii="Times New Roman" w:hAnsi="Times New Roman" w:cs="Times New Roman"/>
          <w:sz w:val="24"/>
          <w:szCs w:val="24"/>
          <w:rPrChange w:id="1165" w:author="Art Milch" w:date="2025-04-19T08:50:00Z" w16du:dateUtc="2025-04-19T12:50:00Z">
            <w:rPr>
              <w:rFonts w:ascii="Times New Roman" w:hAnsi="Times New Roman" w:cs="Times New Roman"/>
              <w:noProof/>
              <w:sz w:val="24"/>
              <w:szCs w:val="24"/>
            </w:rPr>
          </w:rPrChange>
        </w:rPr>
        <w:drawing>
          <wp:inline distT="0" distB="0" distL="0" distR="0" wp14:anchorId="27C70279" wp14:editId="51CB8F80">
            <wp:extent cx="4614530" cy="2276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0923" cy="2289221"/>
                    </a:xfrm>
                    <a:prstGeom prst="rect">
                      <a:avLst/>
                    </a:prstGeom>
                    <a:noFill/>
                    <a:ln>
                      <a:noFill/>
                    </a:ln>
                  </pic:spPr>
                </pic:pic>
              </a:graphicData>
            </a:graphic>
          </wp:inline>
        </w:drawing>
      </w:r>
    </w:p>
    <w:p w14:paraId="5D979670" w14:textId="67AF6A87" w:rsidR="00CC0E3E" w:rsidRPr="00524F1B" w:rsidDel="00B7748E" w:rsidRDefault="006C0C62">
      <w:pPr>
        <w:spacing w:line="480" w:lineRule="auto"/>
        <w:ind w:firstLine="720"/>
        <w:rPr>
          <w:moveFrom w:id="1166" w:author="Art Milch" w:date="2025-04-19T17:30:00Z" w16du:dateUtc="2025-04-19T21:30:00Z"/>
          <w:rFonts w:ascii="Times New Roman" w:hAnsi="Times New Roman" w:cs="Times New Roman"/>
          <w:sz w:val="24"/>
          <w:szCs w:val="24"/>
        </w:rPr>
        <w:pPrChange w:id="1167" w:author="Art Milch" w:date="2025-04-17T14:48:00Z" w16du:dateUtc="2025-04-17T18:48:00Z">
          <w:pPr>
            <w:spacing w:line="360" w:lineRule="auto"/>
            <w:jc w:val="center"/>
          </w:pPr>
        </w:pPrChange>
      </w:pPr>
      <w:moveFromRangeStart w:id="1168" w:author="Art Milch" w:date="2025-04-19T17:30:00Z" w:name="move195976248"/>
      <w:moveFrom w:id="1169" w:author="Art Milch" w:date="2025-04-19T17:30:00Z" w16du:dateUtc="2025-04-19T21:30:00Z">
        <w:r w:rsidRPr="00524F1B" w:rsidDel="00B7748E">
          <w:rPr>
            <w:rFonts w:ascii="Times New Roman" w:hAnsi="Times New Roman" w:cs="Times New Roman"/>
            <w:iCs/>
            <w:sz w:val="24"/>
            <w:szCs w:val="24"/>
          </w:rPr>
          <w:t xml:space="preserve">Figure </w:t>
        </w:r>
        <w:r w:rsidR="006D2D94" w:rsidRPr="00524F1B" w:rsidDel="00B7748E">
          <w:rPr>
            <w:rFonts w:ascii="Times New Roman" w:hAnsi="Times New Roman" w:cs="Times New Roman"/>
            <w:sz w:val="24"/>
            <w:szCs w:val="24"/>
          </w:rPr>
          <w:t>3.</w:t>
        </w:r>
        <w:r w:rsidRPr="00524F1B" w:rsidDel="00B7748E">
          <w:rPr>
            <w:rFonts w:ascii="Times New Roman" w:hAnsi="Times New Roman" w:cs="Times New Roman"/>
            <w:sz w:val="24"/>
            <w:szCs w:val="24"/>
          </w:rPr>
          <w:t>2.</w:t>
        </w:r>
        <w:r w:rsidR="00CC0E3E" w:rsidRPr="00524F1B" w:rsidDel="00B7748E">
          <w:rPr>
            <w:rFonts w:ascii="Times New Roman" w:hAnsi="Times New Roman" w:cs="Times New Roman"/>
            <w:sz w:val="24"/>
            <w:szCs w:val="24"/>
          </w:rPr>
          <w:t>5</w:t>
        </w:r>
        <w:r w:rsidRPr="00524F1B" w:rsidDel="00B7748E">
          <w:rPr>
            <w:rFonts w:ascii="Times New Roman" w:hAnsi="Times New Roman" w:cs="Times New Roman"/>
            <w:sz w:val="24"/>
            <w:szCs w:val="24"/>
          </w:rPr>
          <w:t xml:space="preserve">: </w:t>
        </w:r>
        <w:r w:rsidR="00CC0E3E" w:rsidRPr="00524F1B" w:rsidDel="00B7748E">
          <w:rPr>
            <w:rFonts w:ascii="Times New Roman" w:hAnsi="Times New Roman" w:cs="Times New Roman"/>
            <w:sz w:val="24"/>
            <w:szCs w:val="24"/>
          </w:rPr>
          <w:t xml:space="preserve"> </w:t>
        </w:r>
        <w:r w:rsidRPr="00524F1B" w:rsidDel="00B7748E">
          <w:rPr>
            <w:rFonts w:ascii="Times New Roman" w:hAnsi="Times New Roman" w:cs="Times New Roman"/>
            <w:sz w:val="24"/>
            <w:szCs w:val="24"/>
          </w:rPr>
          <w:t xml:space="preserve">Time Series of </w:t>
        </w:r>
        <w:r w:rsidR="00CC0E3E" w:rsidRPr="00524F1B" w:rsidDel="00B7748E">
          <w:rPr>
            <w:rFonts w:ascii="Times New Roman" w:hAnsi="Times New Roman" w:cs="Times New Roman"/>
            <w:sz w:val="24"/>
            <w:szCs w:val="24"/>
          </w:rPr>
          <w:t>Top20 Stocks Prices</w:t>
        </w:r>
      </w:moveFrom>
    </w:p>
    <w:moveFromRangeEnd w:id="1168"/>
    <w:p w14:paraId="0F038574" w14:textId="36168E1E" w:rsidR="00FE2176" w:rsidRDefault="00470F0C">
      <w:pPr>
        <w:spacing w:before="240" w:line="480" w:lineRule="auto"/>
        <w:ind w:firstLine="720"/>
        <w:rPr>
          <w:ins w:id="1170" w:author="Art Milch" w:date="2025-04-19T17:32:00Z" w16du:dateUtc="2025-04-19T21:32:00Z"/>
          <w:rFonts w:ascii="Times New Roman" w:hAnsi="Times New Roman" w:cs="Times New Roman"/>
          <w:sz w:val="24"/>
          <w:szCs w:val="24"/>
        </w:rPr>
      </w:pPr>
      <w:r w:rsidRPr="00524F1B">
        <w:rPr>
          <w:rFonts w:ascii="Times New Roman" w:hAnsi="Times New Roman" w:cs="Times New Roman"/>
          <w:sz w:val="24"/>
          <w:szCs w:val="24"/>
        </w:rPr>
        <w:t>When I analyzed the top 20 stocks (Figure 3.2.5), I observed that they exhibited distinct performance characteristics compared to the broader market. These stocks had higher returns, lower volatility, and better risk-adjusted performance. They also showed more consistent volume patterns and more pronounced trends, indicating better liquidity and trading efficiency.</w:t>
      </w:r>
    </w:p>
    <w:p w14:paraId="550441D9" w14:textId="77777777" w:rsidR="008819B1" w:rsidRDefault="008819B1" w:rsidP="008819B1">
      <w:pPr>
        <w:pStyle w:val="ListParagraph"/>
        <w:spacing w:before="240" w:line="360" w:lineRule="auto"/>
        <w:ind w:left="360" w:hanging="270"/>
        <w:contextualSpacing w:val="0"/>
        <w:rPr>
          <w:ins w:id="1171" w:author="Art Milch" w:date="2025-04-19T17:33:00Z" w16du:dateUtc="2025-04-19T21:33:00Z"/>
          <w:rFonts w:ascii="Times New Roman" w:hAnsi="Times New Roman" w:cs="Times New Roman"/>
          <w:b/>
          <w:bCs/>
          <w:sz w:val="24"/>
          <w:szCs w:val="24"/>
        </w:rPr>
      </w:pPr>
    </w:p>
    <w:p w14:paraId="012F3A56" w14:textId="77777777" w:rsidR="008819B1" w:rsidRDefault="008819B1" w:rsidP="008819B1">
      <w:pPr>
        <w:pStyle w:val="ListParagraph"/>
        <w:spacing w:before="240" w:line="360" w:lineRule="auto"/>
        <w:ind w:left="360" w:hanging="270"/>
        <w:contextualSpacing w:val="0"/>
        <w:rPr>
          <w:ins w:id="1172" w:author="Art Milch" w:date="2025-04-19T17:33:00Z" w16du:dateUtc="2025-04-19T21:33:00Z"/>
          <w:rFonts w:ascii="Times New Roman" w:hAnsi="Times New Roman" w:cs="Times New Roman"/>
          <w:b/>
          <w:bCs/>
          <w:sz w:val="24"/>
          <w:szCs w:val="24"/>
        </w:rPr>
      </w:pPr>
    </w:p>
    <w:p w14:paraId="141BD9EC" w14:textId="77777777" w:rsidR="008819B1" w:rsidRDefault="008819B1" w:rsidP="008819B1">
      <w:pPr>
        <w:pStyle w:val="ListParagraph"/>
        <w:spacing w:before="240" w:line="360" w:lineRule="auto"/>
        <w:ind w:left="360" w:hanging="270"/>
        <w:contextualSpacing w:val="0"/>
        <w:rPr>
          <w:ins w:id="1173" w:author="Art Milch" w:date="2025-04-19T17:33:00Z" w16du:dateUtc="2025-04-19T21:33:00Z"/>
          <w:rFonts w:ascii="Times New Roman" w:hAnsi="Times New Roman" w:cs="Times New Roman"/>
          <w:b/>
          <w:bCs/>
          <w:sz w:val="24"/>
          <w:szCs w:val="24"/>
        </w:rPr>
      </w:pPr>
    </w:p>
    <w:p w14:paraId="0EBA04D8" w14:textId="77777777" w:rsidR="008819B1" w:rsidRDefault="008819B1" w:rsidP="008819B1">
      <w:pPr>
        <w:pStyle w:val="ListParagraph"/>
        <w:spacing w:before="240" w:line="360" w:lineRule="auto"/>
        <w:ind w:left="360" w:hanging="270"/>
        <w:contextualSpacing w:val="0"/>
        <w:rPr>
          <w:ins w:id="1174" w:author="Art Milch" w:date="2025-04-19T17:33:00Z" w16du:dateUtc="2025-04-19T21:33:00Z"/>
          <w:rFonts w:ascii="Times New Roman" w:hAnsi="Times New Roman" w:cs="Times New Roman"/>
          <w:b/>
          <w:bCs/>
          <w:sz w:val="24"/>
          <w:szCs w:val="24"/>
        </w:rPr>
      </w:pPr>
    </w:p>
    <w:p w14:paraId="1D149CE7" w14:textId="3CF14392" w:rsidR="008819B1" w:rsidRDefault="008819B1" w:rsidP="00FC2E71">
      <w:pPr>
        <w:pStyle w:val="ListParagraph"/>
        <w:spacing w:before="240" w:line="360" w:lineRule="auto"/>
        <w:ind w:left="360" w:hanging="270"/>
        <w:contextualSpacing w:val="0"/>
        <w:rPr>
          <w:ins w:id="1175" w:author="Art Milch" w:date="2025-04-19T17:33:00Z" w16du:dateUtc="2025-04-19T21:33:00Z"/>
          <w:rFonts w:ascii="Times New Roman" w:hAnsi="Times New Roman" w:cs="Times New Roman"/>
          <w:sz w:val="24"/>
          <w:szCs w:val="24"/>
        </w:rPr>
        <w:pPrChange w:id="1176" w:author="Art Milch" w:date="2025-04-19T17:34:00Z" w16du:dateUtc="2025-04-19T21:34:00Z">
          <w:pPr>
            <w:pStyle w:val="ListParagraph"/>
            <w:spacing w:before="240" w:line="480" w:lineRule="auto"/>
            <w:ind w:left="360" w:firstLine="720"/>
            <w:contextualSpacing w:val="0"/>
          </w:pPr>
        </w:pPrChange>
      </w:pPr>
      <w:moveToRangeStart w:id="1177" w:author="Art Milch" w:date="2025-04-19T17:32:00Z" w:name="move195976395"/>
      <w:moveTo w:id="1178" w:author="Art Milch" w:date="2025-04-19T17:32:00Z" w16du:dateUtc="2025-04-19T21:32:00Z">
        <w:r w:rsidRPr="008819B1">
          <w:rPr>
            <w:rFonts w:ascii="Times New Roman" w:hAnsi="Times New Roman" w:cs="Times New Roman"/>
            <w:b/>
            <w:bCs/>
            <w:sz w:val="24"/>
            <w:szCs w:val="24"/>
            <w:rPrChange w:id="1179" w:author="Art Milch" w:date="2025-04-19T17:33:00Z" w16du:dateUtc="2025-04-19T21:33:00Z">
              <w:rPr>
                <w:rFonts w:ascii="Times New Roman" w:hAnsi="Times New Roman" w:cs="Times New Roman"/>
                <w:sz w:val="24"/>
                <w:szCs w:val="24"/>
              </w:rPr>
            </w:rPrChange>
          </w:rPr>
          <w:lastRenderedPageBreak/>
          <w:t>Table 3.1</w:t>
        </w:r>
        <w:del w:id="1180" w:author="Art Milch" w:date="2025-04-19T17:33:00Z" w16du:dateUtc="2025-04-19T21:33:00Z">
          <w:r w:rsidRPr="00524F1B" w:rsidDel="008819B1">
            <w:rPr>
              <w:rFonts w:ascii="Times New Roman" w:hAnsi="Times New Roman" w:cs="Times New Roman"/>
              <w:sz w:val="24"/>
              <w:szCs w:val="24"/>
            </w:rPr>
            <w:delText>:</w:delText>
          </w:r>
        </w:del>
      </w:moveTo>
    </w:p>
    <w:p w14:paraId="29B3ABE8" w14:textId="5CC1F5ED" w:rsidR="008819B1" w:rsidRPr="008819B1" w:rsidDel="00FC2E71" w:rsidRDefault="008819B1" w:rsidP="00FC2E71">
      <w:pPr>
        <w:pStyle w:val="ListParagraph"/>
        <w:spacing w:before="240" w:line="360" w:lineRule="auto"/>
        <w:ind w:left="360" w:hanging="270"/>
        <w:contextualSpacing w:val="0"/>
        <w:rPr>
          <w:del w:id="1181" w:author="Art Milch" w:date="2025-04-19T17:33:00Z" w16du:dateUtc="2025-04-19T21:33:00Z"/>
          <w:moveTo w:id="1182" w:author="Art Milch" w:date="2025-04-19T17:32:00Z" w16du:dateUtc="2025-04-19T21:32:00Z"/>
          <w:rFonts w:ascii="Times New Roman" w:hAnsi="Times New Roman" w:cs="Times New Roman"/>
          <w:i/>
          <w:iCs/>
          <w:sz w:val="24"/>
          <w:szCs w:val="24"/>
          <w:rPrChange w:id="1183" w:author="Art Milch" w:date="2025-04-19T17:33:00Z" w16du:dateUtc="2025-04-19T21:33:00Z">
            <w:rPr>
              <w:del w:id="1184" w:author="Art Milch" w:date="2025-04-19T17:33:00Z" w16du:dateUtc="2025-04-19T21:33:00Z"/>
              <w:moveTo w:id="1185" w:author="Art Milch" w:date="2025-04-19T17:32:00Z" w16du:dateUtc="2025-04-19T21:32:00Z"/>
              <w:rFonts w:ascii="Times New Roman" w:hAnsi="Times New Roman" w:cs="Times New Roman"/>
              <w:sz w:val="24"/>
              <w:szCs w:val="24"/>
            </w:rPr>
          </w:rPrChange>
        </w:rPr>
        <w:pPrChange w:id="1186" w:author="Art Milch" w:date="2025-04-19T17:34:00Z" w16du:dateUtc="2025-04-19T21:34:00Z">
          <w:pPr>
            <w:pStyle w:val="ListParagraph"/>
            <w:spacing w:before="240" w:line="480" w:lineRule="auto"/>
            <w:ind w:left="360" w:firstLine="720"/>
            <w:contextualSpacing w:val="0"/>
          </w:pPr>
        </w:pPrChange>
      </w:pPr>
      <w:moveTo w:id="1187" w:author="Art Milch" w:date="2025-04-19T17:32:00Z" w16du:dateUtc="2025-04-19T21:32:00Z">
        <w:r w:rsidRPr="00524F1B">
          <w:rPr>
            <w:rFonts w:ascii="Times New Roman" w:hAnsi="Times New Roman" w:cs="Times New Roman"/>
            <w:sz w:val="24"/>
            <w:szCs w:val="24"/>
          </w:rPr>
          <w:t xml:space="preserve"> </w:t>
        </w:r>
        <w:r w:rsidRPr="008819B1">
          <w:rPr>
            <w:rFonts w:ascii="Times New Roman" w:hAnsi="Times New Roman" w:cs="Times New Roman"/>
            <w:i/>
            <w:iCs/>
            <w:sz w:val="24"/>
            <w:szCs w:val="24"/>
            <w:rPrChange w:id="1188" w:author="Art Milch" w:date="2025-04-19T17:33:00Z" w16du:dateUtc="2025-04-19T21:33:00Z">
              <w:rPr>
                <w:rFonts w:ascii="Times New Roman" w:hAnsi="Times New Roman" w:cs="Times New Roman"/>
                <w:sz w:val="24"/>
                <w:szCs w:val="24"/>
              </w:rPr>
            </w:rPrChange>
          </w:rPr>
          <w:t>Statistical Summary</w:t>
        </w:r>
      </w:moveTo>
    </w:p>
    <w:moveToRangeEnd w:id="1177"/>
    <w:p w14:paraId="7B32900D" w14:textId="77777777" w:rsidR="008819B1" w:rsidRPr="00524F1B" w:rsidRDefault="008819B1" w:rsidP="00FC2E71">
      <w:pPr>
        <w:pStyle w:val="ListParagraph"/>
        <w:spacing w:before="240" w:line="360" w:lineRule="auto"/>
        <w:ind w:left="360" w:hanging="270"/>
        <w:contextualSpacing w:val="0"/>
        <w:rPr>
          <w:rFonts w:ascii="Times New Roman" w:hAnsi="Times New Roman" w:cs="Times New Roman"/>
          <w:sz w:val="24"/>
          <w:szCs w:val="24"/>
        </w:rPr>
        <w:pPrChange w:id="1189" w:author="Art Milch" w:date="2025-04-19T17:34:00Z" w16du:dateUtc="2025-04-19T21:34:00Z">
          <w:pPr>
            <w:spacing w:before="240" w:line="360" w:lineRule="auto"/>
            <w:jc w:val="both"/>
          </w:pPr>
        </w:pPrChange>
      </w:pPr>
    </w:p>
    <w:p w14:paraId="712575E9" w14:textId="04C9E862" w:rsidR="00CC0E3E" w:rsidRPr="00524F1B" w:rsidRDefault="00085470">
      <w:pPr>
        <w:spacing w:before="240" w:line="480" w:lineRule="auto"/>
        <w:ind w:firstLine="720"/>
        <w:rPr>
          <w:rFonts w:ascii="Times New Roman" w:hAnsi="Times New Roman" w:cs="Times New Roman"/>
          <w:sz w:val="24"/>
          <w:szCs w:val="24"/>
        </w:rPr>
        <w:pPrChange w:id="1190" w:author="Art Milch" w:date="2025-04-17T14:48:00Z" w16du:dateUtc="2025-04-17T18:48:00Z">
          <w:pPr>
            <w:spacing w:before="240" w:line="360" w:lineRule="auto"/>
            <w:jc w:val="both"/>
          </w:pPr>
        </w:pPrChange>
      </w:pPr>
      <w:r w:rsidRPr="00524F1B">
        <w:rPr>
          <w:rFonts w:ascii="Times New Roman" w:hAnsi="Times New Roman" w:cs="Times New Roman"/>
          <w:sz w:val="24"/>
          <w:szCs w:val="24"/>
          <w:rPrChange w:id="1191" w:author="Art Milch" w:date="2025-04-19T08:50:00Z" w16du:dateUtc="2025-04-19T12:50:00Z">
            <w:rPr>
              <w:noProof/>
            </w:rPr>
          </w:rPrChange>
        </w:rPr>
        <w:drawing>
          <wp:inline distT="0" distB="0" distL="0" distR="0" wp14:anchorId="7B0A5A11" wp14:editId="6ED151C4">
            <wp:extent cx="6524625" cy="49173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29378" cy="4920911"/>
                    </a:xfrm>
                    <a:prstGeom prst="rect">
                      <a:avLst/>
                    </a:prstGeom>
                    <a:noFill/>
                    <a:ln>
                      <a:noFill/>
                    </a:ln>
                  </pic:spPr>
                </pic:pic>
              </a:graphicData>
            </a:graphic>
          </wp:inline>
        </w:drawing>
      </w:r>
    </w:p>
    <w:p w14:paraId="1523700F" w14:textId="7BCEBB9C" w:rsidR="0006147F" w:rsidRPr="00524F1B" w:rsidDel="001129B0" w:rsidRDefault="00D84E1D">
      <w:pPr>
        <w:pStyle w:val="ListParagraph"/>
        <w:spacing w:before="240" w:line="480" w:lineRule="auto"/>
        <w:ind w:left="360" w:firstLine="720"/>
        <w:contextualSpacing w:val="0"/>
        <w:rPr>
          <w:moveFrom w:id="1192" w:author="Art Milch" w:date="2025-04-19T17:32:00Z" w16du:dateUtc="2025-04-19T21:32:00Z"/>
          <w:rFonts w:ascii="Times New Roman" w:hAnsi="Times New Roman" w:cs="Times New Roman"/>
          <w:sz w:val="24"/>
          <w:szCs w:val="24"/>
        </w:rPr>
        <w:pPrChange w:id="1193" w:author="Art Milch" w:date="2025-04-17T14:48:00Z" w16du:dateUtc="2025-04-17T18:48:00Z">
          <w:pPr>
            <w:pStyle w:val="ListParagraph"/>
            <w:spacing w:before="240" w:line="360" w:lineRule="auto"/>
            <w:ind w:left="360"/>
            <w:jc w:val="center"/>
          </w:pPr>
        </w:pPrChange>
      </w:pPr>
      <w:moveFromRangeStart w:id="1194" w:author="Art Milch" w:date="2025-04-19T17:32:00Z" w:name="move195976395"/>
      <w:moveFrom w:id="1195" w:author="Art Milch" w:date="2025-04-19T17:32:00Z" w16du:dateUtc="2025-04-19T21:32:00Z">
        <w:r w:rsidRPr="00524F1B" w:rsidDel="001129B0">
          <w:rPr>
            <w:rFonts w:ascii="Times New Roman" w:hAnsi="Times New Roman" w:cs="Times New Roman"/>
            <w:sz w:val="24"/>
            <w:szCs w:val="24"/>
          </w:rPr>
          <w:t xml:space="preserve">Table </w:t>
        </w:r>
        <w:r w:rsidR="00B2385B" w:rsidRPr="00524F1B" w:rsidDel="001129B0">
          <w:rPr>
            <w:rFonts w:ascii="Times New Roman" w:hAnsi="Times New Roman" w:cs="Times New Roman"/>
            <w:sz w:val="24"/>
            <w:szCs w:val="24"/>
          </w:rPr>
          <w:t>3.1: Statistical</w:t>
        </w:r>
        <w:r w:rsidR="0006147F" w:rsidRPr="00524F1B" w:rsidDel="001129B0">
          <w:rPr>
            <w:rFonts w:ascii="Times New Roman" w:hAnsi="Times New Roman" w:cs="Times New Roman"/>
            <w:sz w:val="24"/>
            <w:szCs w:val="24"/>
          </w:rPr>
          <w:t xml:space="preserve"> </w:t>
        </w:r>
        <w:r w:rsidR="00B2385B" w:rsidRPr="00524F1B" w:rsidDel="001129B0">
          <w:rPr>
            <w:rFonts w:ascii="Times New Roman" w:hAnsi="Times New Roman" w:cs="Times New Roman"/>
            <w:sz w:val="24"/>
            <w:szCs w:val="24"/>
          </w:rPr>
          <w:t>S</w:t>
        </w:r>
        <w:r w:rsidR="0006147F" w:rsidRPr="00524F1B" w:rsidDel="001129B0">
          <w:rPr>
            <w:rFonts w:ascii="Times New Roman" w:hAnsi="Times New Roman" w:cs="Times New Roman"/>
            <w:sz w:val="24"/>
            <w:szCs w:val="24"/>
          </w:rPr>
          <w:t>ummary</w:t>
        </w:r>
      </w:moveFrom>
    </w:p>
    <w:moveFromRangeEnd w:id="1194"/>
    <w:p w14:paraId="069C74E0" w14:textId="77777777" w:rsidR="00470F0C" w:rsidRPr="00524F1B" w:rsidRDefault="00470F0C" w:rsidP="00BC5E1D">
      <w:pPr>
        <w:pStyle w:val="NormalWeb"/>
        <w:spacing w:before="0" w:beforeAutospacing="0" w:after="0" w:afterAutospacing="0" w:line="480" w:lineRule="auto"/>
        <w:ind w:firstLine="720"/>
        <w:rPr>
          <w:rFonts w:eastAsiaTheme="minorHAnsi"/>
        </w:rPr>
        <w:pPrChange w:id="1196" w:author="Art Milch" w:date="2025-04-19T07:59:00Z" w16du:dateUtc="2025-04-19T11:59:00Z">
          <w:pPr>
            <w:pStyle w:val="NormalWeb"/>
            <w:spacing w:before="240" w:beforeAutospacing="0" w:after="0" w:afterAutospacing="0" w:line="360" w:lineRule="auto"/>
            <w:jc w:val="both"/>
          </w:pPr>
        </w:pPrChange>
      </w:pPr>
      <w:r w:rsidRPr="00524F1B">
        <w:rPr>
          <w:rFonts w:eastAsiaTheme="minorHAnsi"/>
        </w:rPr>
        <w:t>The statistical summary provided quantitative insights into market behavior. Price statistics showed a mean of $156.23, a median of $142.15, and a standard deviation of $89.45, indicating significant price variation across stocks. Return statistics revealed a mean daily return of 0.12% with a standard deviation of 1.45%. Volume statistics showed an average daily volume of 2.3 million shares, with significant skewness (2.45).</w:t>
      </w:r>
    </w:p>
    <w:p w14:paraId="69D64026" w14:textId="5F4A8EF4" w:rsidR="00470F0C" w:rsidRPr="00524F1B" w:rsidRDefault="00470F0C" w:rsidP="000D243D">
      <w:pPr>
        <w:pStyle w:val="NormalWeb"/>
        <w:spacing w:before="0" w:beforeAutospacing="0" w:after="0" w:afterAutospacing="0" w:line="480" w:lineRule="auto"/>
        <w:ind w:firstLine="720"/>
        <w:rPr>
          <w:rFonts w:eastAsiaTheme="minorHAnsi"/>
        </w:rPr>
        <w:pPrChange w:id="1197" w:author="Art Milch" w:date="2025-04-19T08:00:00Z" w16du:dateUtc="2025-04-19T12:00:00Z">
          <w:pPr>
            <w:pStyle w:val="NormalWeb"/>
            <w:spacing w:before="240" w:beforeAutospacing="0" w:after="0" w:afterAutospacing="0" w:line="360" w:lineRule="auto"/>
            <w:jc w:val="both"/>
          </w:pPr>
        </w:pPrChange>
      </w:pPr>
      <w:r w:rsidRPr="00524F1B">
        <w:t xml:space="preserve">These findings had important implications for my strategy development. The clear regime identification and volatility clustering suggested </w:t>
      </w:r>
      <w:ins w:id="1198" w:author="Art Milch" w:date="2025-04-19T08:00:00Z" w16du:dateUtc="2025-04-19T12:00:00Z">
        <w:r w:rsidR="00E27240" w:rsidRPr="00524F1B">
          <w:t xml:space="preserve">that </w:t>
        </w:r>
      </w:ins>
      <w:r w:rsidRPr="00524F1B">
        <w:t xml:space="preserve">I needed adaptive trading strategies that </w:t>
      </w:r>
      <w:r w:rsidRPr="00524F1B">
        <w:lastRenderedPageBreak/>
        <w:t>could adjust to changing market conditions. The strong correlations between technical indicators supported the use of combined indicator approaches, while the weak fundamental correlations suggested focusing on technical analysis for short-term trading decisions.</w:t>
      </w:r>
    </w:p>
    <w:p w14:paraId="5B67D815" w14:textId="3BF1BAEB" w:rsidR="00470F0C" w:rsidRPr="00524F1B" w:rsidRDefault="00470F0C" w:rsidP="00076AB4">
      <w:pPr>
        <w:pStyle w:val="NormalWeb"/>
        <w:spacing w:before="0" w:beforeAutospacing="0" w:after="0" w:afterAutospacing="0" w:line="480" w:lineRule="auto"/>
        <w:ind w:firstLine="720"/>
        <w:pPrChange w:id="1199" w:author="Art Milch" w:date="2025-04-19T08:01:00Z" w16du:dateUtc="2025-04-19T12:01:00Z">
          <w:pPr>
            <w:pStyle w:val="NormalWeb"/>
            <w:spacing w:after="240" w:line="360" w:lineRule="auto"/>
            <w:jc w:val="both"/>
          </w:pPr>
        </w:pPrChange>
      </w:pPr>
      <w:r w:rsidRPr="00524F1B">
        <w:t>The analysis of top performers highlighted the importance of liquidity and consistent volume patterns in achieving superior returns. The statistical properties of returns and volatility provided valuable inputs for position sizing and risk management. The regime-dependent performance characteristics suggested the need for dynamic strategy parameters that could adapt to varying market conditions.</w:t>
      </w:r>
    </w:p>
    <w:p w14:paraId="566EA855" w14:textId="6A0644E1" w:rsidR="0006147F" w:rsidRPr="00524F1B" w:rsidRDefault="00470F0C" w:rsidP="004D4F16">
      <w:pPr>
        <w:pStyle w:val="NormalWeb"/>
        <w:spacing w:before="0" w:beforeAutospacing="0" w:after="0" w:afterAutospacing="0" w:line="480" w:lineRule="auto"/>
        <w:ind w:firstLine="720"/>
        <w:pPrChange w:id="1200" w:author="Art Milch" w:date="2025-04-19T08:02:00Z" w16du:dateUtc="2025-04-19T12:02:00Z">
          <w:pPr>
            <w:pStyle w:val="NormalWeb"/>
            <w:spacing w:before="0" w:beforeAutospacing="0" w:after="240" w:afterAutospacing="0" w:line="360" w:lineRule="auto"/>
            <w:jc w:val="both"/>
          </w:pPr>
        </w:pPrChange>
      </w:pPr>
      <w:r w:rsidRPr="00524F1B">
        <w:t>This comprehensive analysis gave me a solid foundation for developing an effective trading strategy. The insights from correlation analysis, regime identification, and volatility patterns helped me optimize entry and exit points, position sizing, and risk management rules. The statistical properties of the data supported the implementation of robust risk management protocols while maintaining the potential for significant returns through strategic trading decisions.</w:t>
      </w:r>
    </w:p>
    <w:p w14:paraId="6E3CAB3A" w14:textId="4E6E2D21" w:rsidR="005B4146" w:rsidRPr="00524F1B" w:rsidRDefault="005B4146" w:rsidP="004D4F16">
      <w:pPr>
        <w:pStyle w:val="Heading3"/>
        <w:spacing w:before="0" w:beforeAutospacing="0" w:after="0" w:afterAutospacing="0" w:line="480" w:lineRule="auto"/>
        <w:rPr>
          <w:sz w:val="24"/>
          <w:szCs w:val="24"/>
        </w:rPr>
        <w:pPrChange w:id="1201" w:author="Art Milch" w:date="2025-04-19T08:02:00Z" w16du:dateUtc="2025-04-19T12:02:00Z">
          <w:pPr>
            <w:pStyle w:val="Heading3"/>
            <w:spacing w:before="0" w:beforeAutospacing="0" w:after="0" w:afterAutospacing="0"/>
            <w:jc w:val="both"/>
          </w:pPr>
        </w:pPrChange>
      </w:pPr>
      <w:bookmarkStart w:id="1202" w:name="_Toc194830279"/>
      <w:r w:rsidRPr="00524F1B">
        <w:rPr>
          <w:sz w:val="24"/>
          <w:szCs w:val="24"/>
        </w:rPr>
        <w:t>3.</w:t>
      </w:r>
      <w:r w:rsidR="00D6447F" w:rsidRPr="00524F1B">
        <w:rPr>
          <w:sz w:val="24"/>
          <w:szCs w:val="24"/>
        </w:rPr>
        <w:t>3</w:t>
      </w:r>
      <w:r w:rsidRPr="00524F1B">
        <w:rPr>
          <w:sz w:val="24"/>
          <w:szCs w:val="24"/>
        </w:rPr>
        <w:t xml:space="preserve"> Data Processing and Feature Engineering</w:t>
      </w:r>
      <w:bookmarkEnd w:id="1202"/>
    </w:p>
    <w:p w14:paraId="514C3FAD" w14:textId="610A8387" w:rsidR="00470F0C" w:rsidRPr="00524F1B" w:rsidRDefault="00470F0C" w:rsidP="00F42D22">
      <w:pPr>
        <w:spacing w:line="480" w:lineRule="auto"/>
        <w:ind w:firstLine="720"/>
        <w:rPr>
          <w:rFonts w:ascii="Times New Roman" w:hAnsi="Times New Roman" w:cs="Times New Roman"/>
          <w:sz w:val="24"/>
          <w:szCs w:val="24"/>
        </w:rPr>
        <w:pPrChange w:id="1203" w:author="Art Milch" w:date="2025-04-19T08:02:00Z" w16du:dateUtc="2025-04-19T12:02:00Z">
          <w:pPr>
            <w:spacing w:before="240" w:line="360" w:lineRule="auto"/>
            <w:jc w:val="both"/>
          </w:pPr>
        </w:pPrChange>
      </w:pPr>
      <w:r w:rsidRPr="00524F1B">
        <w:rPr>
          <w:rFonts w:ascii="Times New Roman" w:hAnsi="Times New Roman" w:cs="Times New Roman"/>
          <w:sz w:val="24"/>
          <w:szCs w:val="24"/>
        </w:rPr>
        <w:t>I started by pre-processing large-scale daily stock data for S&amp;P 500 companies, using OHLCV (Open, High, Low, Close, Volume) parameters (Kumar et al., 2021). For feature engineering, I u</w:t>
      </w:r>
      <w:ins w:id="1204" w:author="Art Milch" w:date="2025-04-19T08:03:00Z" w16du:dateUtc="2025-04-19T12:03:00Z">
        <w:r w:rsidR="00815FEF" w:rsidRPr="00524F1B">
          <w:rPr>
            <w:rFonts w:ascii="Times New Roman" w:hAnsi="Times New Roman" w:cs="Times New Roman"/>
            <w:sz w:val="24"/>
            <w:szCs w:val="24"/>
          </w:rPr>
          <w:t>sed</w:t>
        </w:r>
      </w:ins>
      <w:del w:id="1205" w:author="Art Milch" w:date="2025-04-19T08:03:00Z" w16du:dateUtc="2025-04-19T12:03:00Z">
        <w:r w:rsidRPr="00524F1B" w:rsidDel="00815FEF">
          <w:rPr>
            <w:rFonts w:ascii="Times New Roman" w:hAnsi="Times New Roman" w:cs="Times New Roman"/>
            <w:sz w:val="24"/>
            <w:szCs w:val="24"/>
          </w:rPr>
          <w:delText>tilized</w:delText>
        </w:r>
      </w:del>
      <w:r w:rsidRPr="00524F1B">
        <w:rPr>
          <w:rFonts w:ascii="Times New Roman" w:hAnsi="Times New Roman" w:cs="Times New Roman"/>
          <w:sz w:val="24"/>
          <w:szCs w:val="24"/>
        </w:rPr>
        <w:t xml:space="preserve"> several technical indicators that have proven effective for market analysis throughout history (Zhang &amp; Wu, 2019).</w:t>
      </w:r>
    </w:p>
    <w:p w14:paraId="5985FC2B" w14:textId="18CD0419" w:rsidR="00470F0C" w:rsidRPr="00524F1B" w:rsidRDefault="00470F0C" w:rsidP="00F42D22">
      <w:pPr>
        <w:spacing w:line="480" w:lineRule="auto"/>
        <w:ind w:firstLine="720"/>
        <w:rPr>
          <w:rFonts w:ascii="Times New Roman" w:hAnsi="Times New Roman" w:cs="Times New Roman"/>
          <w:sz w:val="24"/>
          <w:szCs w:val="24"/>
        </w:rPr>
        <w:pPrChange w:id="1206" w:author="Art Milch" w:date="2025-04-19T08:02:00Z" w16du:dateUtc="2025-04-19T12:02:00Z">
          <w:pPr>
            <w:spacing w:before="240" w:line="360" w:lineRule="auto"/>
            <w:jc w:val="both"/>
          </w:pPr>
        </w:pPrChange>
      </w:pPr>
      <w:r w:rsidRPr="00524F1B">
        <w:rPr>
          <w:rFonts w:ascii="Times New Roman" w:hAnsi="Times New Roman" w:cs="Times New Roman"/>
          <w:sz w:val="24"/>
          <w:szCs w:val="24"/>
        </w:rPr>
        <w:t>My feature set included multiple categories of market indicators, carefully selected to capture various aspects of market behavior:</w:t>
      </w:r>
    </w:p>
    <w:p w14:paraId="0427EED7" w14:textId="4CD4C9AF" w:rsidR="00470F0C" w:rsidRPr="00524F1B" w:rsidRDefault="00470F0C" w:rsidP="000C5864">
      <w:pPr>
        <w:pStyle w:val="ListParagraph"/>
        <w:numPr>
          <w:ilvl w:val="0"/>
          <w:numId w:val="81"/>
        </w:numPr>
        <w:spacing w:line="480" w:lineRule="auto"/>
        <w:ind w:firstLine="0"/>
        <w:contextualSpacing w:val="0"/>
        <w:rPr>
          <w:rFonts w:ascii="Times New Roman" w:hAnsi="Times New Roman" w:cs="Times New Roman"/>
          <w:sz w:val="24"/>
          <w:szCs w:val="24"/>
        </w:rPr>
        <w:pPrChange w:id="1207" w:author="Art Milch" w:date="2025-04-19T17:40:00Z" w16du:dateUtc="2025-04-19T21:40:00Z">
          <w:pPr>
            <w:pStyle w:val="ListParagraph"/>
            <w:numPr>
              <w:numId w:val="81"/>
            </w:numPr>
            <w:spacing w:before="240" w:line="360" w:lineRule="auto"/>
            <w:ind w:hanging="360"/>
            <w:jc w:val="both"/>
          </w:pPr>
        </w:pPrChange>
      </w:pPr>
      <w:r w:rsidRPr="00524F1B">
        <w:rPr>
          <w:rFonts w:ascii="Times New Roman" w:hAnsi="Times New Roman" w:cs="Times New Roman"/>
          <w:sz w:val="24"/>
          <w:szCs w:val="24"/>
        </w:rPr>
        <w:t xml:space="preserve">Price-based features: standard OHLC prices, derived metrics </w:t>
      </w:r>
      <w:ins w:id="1208" w:author="Art Milch" w:date="2025-04-19T08:07:00Z" w16du:dateUtc="2025-04-19T12:07:00Z">
        <w:r w:rsidR="002A0806" w:rsidRPr="00524F1B">
          <w:rPr>
            <w:rFonts w:ascii="Times New Roman" w:hAnsi="Times New Roman" w:cs="Times New Roman"/>
            <w:sz w:val="24"/>
            <w:szCs w:val="24"/>
          </w:rPr>
          <w:t xml:space="preserve">such as </w:t>
        </w:r>
      </w:ins>
      <w:del w:id="1209" w:author="Art Milch" w:date="2025-04-19T08:07:00Z" w16du:dateUtc="2025-04-19T12:07:00Z">
        <w:r w:rsidRPr="00524F1B" w:rsidDel="002A0806">
          <w:rPr>
            <w:rFonts w:ascii="Times New Roman" w:hAnsi="Times New Roman" w:cs="Times New Roman"/>
            <w:sz w:val="24"/>
            <w:szCs w:val="24"/>
          </w:rPr>
          <w:delText xml:space="preserve">like </w:delText>
        </w:r>
      </w:del>
      <w:r w:rsidRPr="00524F1B">
        <w:rPr>
          <w:rFonts w:ascii="Times New Roman" w:hAnsi="Times New Roman" w:cs="Times New Roman"/>
          <w:sz w:val="24"/>
          <w:szCs w:val="24"/>
        </w:rPr>
        <w:t xml:space="preserve">returns, log </w:t>
      </w:r>
      <w:ins w:id="1210" w:author="Art Milch" w:date="2025-04-19T08:04:00Z" w16du:dateUtc="2025-04-19T12:04:00Z">
        <w:r w:rsidR="009575FD" w:rsidRPr="00524F1B">
          <w:rPr>
            <w:rFonts w:ascii="Times New Roman" w:hAnsi="Times New Roman" w:cs="Times New Roman"/>
            <w:sz w:val="24"/>
            <w:szCs w:val="24"/>
          </w:rPr>
          <w:t xml:space="preserve">  </w:t>
        </w:r>
      </w:ins>
      <w:r w:rsidRPr="00524F1B">
        <w:rPr>
          <w:rFonts w:ascii="Times New Roman" w:hAnsi="Times New Roman" w:cs="Times New Roman"/>
          <w:sz w:val="24"/>
          <w:szCs w:val="24"/>
        </w:rPr>
        <w:t>returns, and percentage price ranges</w:t>
      </w:r>
    </w:p>
    <w:p w14:paraId="0B027331" w14:textId="77777777" w:rsidR="00470F0C" w:rsidRPr="00524F1B" w:rsidRDefault="00470F0C" w:rsidP="000C5864">
      <w:pPr>
        <w:pStyle w:val="ListParagraph"/>
        <w:numPr>
          <w:ilvl w:val="0"/>
          <w:numId w:val="81"/>
        </w:numPr>
        <w:spacing w:line="480" w:lineRule="auto"/>
        <w:ind w:firstLine="0"/>
        <w:contextualSpacing w:val="0"/>
        <w:rPr>
          <w:rFonts w:ascii="Times New Roman" w:hAnsi="Times New Roman" w:cs="Times New Roman"/>
          <w:sz w:val="24"/>
          <w:szCs w:val="24"/>
        </w:rPr>
        <w:pPrChange w:id="1211" w:author="Art Milch" w:date="2025-04-19T17:40:00Z" w16du:dateUtc="2025-04-19T21:40:00Z">
          <w:pPr>
            <w:pStyle w:val="ListParagraph"/>
            <w:numPr>
              <w:numId w:val="81"/>
            </w:numPr>
            <w:spacing w:before="240" w:line="360" w:lineRule="auto"/>
            <w:ind w:hanging="360"/>
            <w:jc w:val="both"/>
          </w:pPr>
        </w:pPrChange>
      </w:pPr>
      <w:r w:rsidRPr="00524F1B">
        <w:rPr>
          <w:rFonts w:ascii="Times New Roman" w:hAnsi="Times New Roman" w:cs="Times New Roman"/>
          <w:sz w:val="24"/>
          <w:szCs w:val="24"/>
        </w:rPr>
        <w:lastRenderedPageBreak/>
        <w:t>Technical indicators: calculated across multiple timeframes, including moving averages (5, 10, 20, 50, 200 days), RSI (9, 14, 25 periods), MACD, and Bollinger Bands</w:t>
      </w:r>
    </w:p>
    <w:p w14:paraId="7809E468" w14:textId="77777777" w:rsidR="00470F0C" w:rsidRPr="00524F1B" w:rsidRDefault="00470F0C" w:rsidP="001D0A4A">
      <w:pPr>
        <w:pStyle w:val="ListParagraph"/>
        <w:numPr>
          <w:ilvl w:val="0"/>
          <w:numId w:val="81"/>
        </w:numPr>
        <w:spacing w:line="480" w:lineRule="auto"/>
        <w:ind w:firstLine="0"/>
        <w:contextualSpacing w:val="0"/>
        <w:rPr>
          <w:rFonts w:ascii="Times New Roman" w:hAnsi="Times New Roman" w:cs="Times New Roman"/>
          <w:sz w:val="24"/>
          <w:szCs w:val="24"/>
        </w:rPr>
        <w:pPrChange w:id="1212" w:author="Art Milch" w:date="2025-04-19T17:42:00Z" w16du:dateUtc="2025-04-19T21:42:00Z">
          <w:pPr>
            <w:pStyle w:val="ListParagraph"/>
            <w:numPr>
              <w:numId w:val="81"/>
            </w:numPr>
            <w:spacing w:before="240" w:line="360" w:lineRule="auto"/>
            <w:ind w:hanging="360"/>
            <w:jc w:val="both"/>
          </w:pPr>
        </w:pPrChange>
      </w:pPr>
      <w:r w:rsidRPr="00524F1B">
        <w:rPr>
          <w:rFonts w:ascii="Times New Roman" w:hAnsi="Times New Roman" w:cs="Times New Roman"/>
          <w:sz w:val="24"/>
          <w:szCs w:val="24"/>
        </w:rPr>
        <w:t>Market features: broader market dynamics through metrics like market returns, volatility measures, rolling beta calculations, and VIX data</w:t>
      </w:r>
    </w:p>
    <w:p w14:paraId="0D2DE639" w14:textId="2E8C602B" w:rsidR="00470F0C" w:rsidRPr="00524F1B" w:rsidRDefault="00470F0C" w:rsidP="001D0A4A">
      <w:pPr>
        <w:pStyle w:val="ListParagraph"/>
        <w:numPr>
          <w:ilvl w:val="0"/>
          <w:numId w:val="81"/>
        </w:numPr>
        <w:spacing w:line="480" w:lineRule="auto"/>
        <w:ind w:firstLine="0"/>
        <w:contextualSpacing w:val="0"/>
        <w:rPr>
          <w:rFonts w:ascii="Times New Roman" w:hAnsi="Times New Roman" w:cs="Times New Roman"/>
          <w:sz w:val="24"/>
          <w:szCs w:val="24"/>
        </w:rPr>
        <w:pPrChange w:id="1213" w:author="Art Milch" w:date="2025-04-19T17:42:00Z" w16du:dateUtc="2025-04-19T21:42:00Z">
          <w:pPr>
            <w:pStyle w:val="ListParagraph"/>
            <w:numPr>
              <w:numId w:val="81"/>
            </w:numPr>
            <w:spacing w:before="240" w:line="360" w:lineRule="auto"/>
            <w:ind w:hanging="360"/>
            <w:jc w:val="both"/>
          </w:pPr>
        </w:pPrChange>
      </w:pPr>
      <w:r w:rsidRPr="00524F1B">
        <w:rPr>
          <w:rFonts w:ascii="Times New Roman" w:hAnsi="Times New Roman" w:cs="Times New Roman"/>
          <w:sz w:val="24"/>
          <w:szCs w:val="24"/>
        </w:rPr>
        <w:t>Fundamental features: PE ratio, PB ratio, dividend yield, profit margin, and enterprise value for company-specific characteristics</w:t>
      </w:r>
    </w:p>
    <w:p w14:paraId="708EC4F5" w14:textId="51DE891F" w:rsidR="00470F0C" w:rsidRPr="00524F1B" w:rsidDel="005F5440" w:rsidRDefault="00470F0C">
      <w:pPr>
        <w:spacing w:before="240" w:line="480" w:lineRule="auto"/>
        <w:ind w:firstLine="720"/>
        <w:rPr>
          <w:del w:id="1214" w:author="Art Milch" w:date="2025-04-19T08:43:00Z" w16du:dateUtc="2025-04-19T12:43:00Z"/>
          <w:rFonts w:ascii="Times New Roman" w:hAnsi="Times New Roman" w:cs="Times New Roman"/>
          <w:sz w:val="24"/>
          <w:szCs w:val="24"/>
        </w:rPr>
        <w:pPrChange w:id="1215" w:author="Art Milch" w:date="2025-04-17T14:48:00Z" w16du:dateUtc="2025-04-17T18:48:00Z">
          <w:pPr>
            <w:spacing w:before="240" w:line="360" w:lineRule="auto"/>
            <w:jc w:val="both"/>
          </w:pPr>
        </w:pPrChange>
      </w:pPr>
    </w:p>
    <w:p w14:paraId="2149DC27" w14:textId="563939B1" w:rsidR="00470F0C" w:rsidRPr="00524F1B" w:rsidRDefault="00470F0C">
      <w:pPr>
        <w:spacing w:before="240" w:line="480" w:lineRule="auto"/>
        <w:ind w:firstLine="720"/>
        <w:rPr>
          <w:rFonts w:ascii="Times New Roman" w:hAnsi="Times New Roman" w:cs="Times New Roman"/>
          <w:sz w:val="24"/>
          <w:szCs w:val="24"/>
        </w:rPr>
        <w:pPrChange w:id="1216" w:author="Art Milch" w:date="2025-04-17T14:48:00Z" w16du:dateUtc="2025-04-17T18:48:00Z">
          <w:pPr>
            <w:spacing w:before="240" w:line="360" w:lineRule="auto"/>
            <w:jc w:val="both"/>
          </w:pPr>
        </w:pPrChange>
      </w:pPr>
      <w:r w:rsidRPr="00524F1B">
        <w:rPr>
          <w:rFonts w:ascii="Times New Roman" w:hAnsi="Times New Roman" w:cs="Times New Roman"/>
          <w:sz w:val="24"/>
          <w:szCs w:val="24"/>
        </w:rPr>
        <w:t>Four key indicators were central to my technical analysis framework:</w:t>
      </w:r>
    </w:p>
    <w:p w14:paraId="71CF46ED" w14:textId="2252EC98" w:rsidR="005B4146" w:rsidRPr="00524F1B" w:rsidRDefault="005B4146">
      <w:pPr>
        <w:pStyle w:val="ListParagraph"/>
        <w:numPr>
          <w:ilvl w:val="0"/>
          <w:numId w:val="82"/>
        </w:numPr>
        <w:spacing w:before="240" w:line="480" w:lineRule="auto"/>
        <w:ind w:firstLine="720"/>
        <w:contextualSpacing w:val="0"/>
        <w:rPr>
          <w:rFonts w:ascii="Times New Roman" w:hAnsi="Times New Roman" w:cs="Times New Roman"/>
          <w:sz w:val="24"/>
          <w:szCs w:val="24"/>
        </w:rPr>
        <w:pPrChange w:id="1217" w:author="Art Milch" w:date="2025-04-17T14:48:00Z" w16du:dateUtc="2025-04-17T18:48:00Z">
          <w:pPr>
            <w:pStyle w:val="ListParagraph"/>
            <w:numPr>
              <w:numId w:val="82"/>
            </w:numPr>
            <w:spacing w:before="240" w:line="360" w:lineRule="auto"/>
            <w:ind w:hanging="360"/>
            <w:jc w:val="both"/>
          </w:pPr>
        </w:pPrChange>
      </w:pPr>
      <w:r w:rsidRPr="00524F1B">
        <w:rPr>
          <w:rFonts w:ascii="Times New Roman" w:hAnsi="Times New Roman" w:cs="Times New Roman"/>
          <w:sz w:val="24"/>
          <w:szCs w:val="24"/>
        </w:rPr>
        <w:t xml:space="preserve">The </w:t>
      </w:r>
      <w:r w:rsidR="009015AE" w:rsidRPr="00524F1B">
        <w:rPr>
          <w:rFonts w:ascii="Times New Roman" w:hAnsi="Times New Roman" w:cs="Times New Roman"/>
          <w:sz w:val="24"/>
          <w:szCs w:val="24"/>
        </w:rPr>
        <w:t xml:space="preserve">moving averages </w:t>
      </w:r>
      <w:r w:rsidRPr="00524F1B">
        <w:rPr>
          <w:rFonts w:ascii="Times New Roman" w:hAnsi="Times New Roman" w:cs="Times New Roman"/>
          <w:sz w:val="24"/>
          <w:szCs w:val="24"/>
        </w:rPr>
        <w:t>(MA) calculation follows the formula:</w:t>
      </w:r>
    </w:p>
    <w:p w14:paraId="68268686" w14:textId="57E2B415" w:rsidR="00653742" w:rsidRPr="00524F1B" w:rsidRDefault="00653742">
      <w:pPr>
        <w:spacing w:line="480" w:lineRule="auto"/>
        <w:ind w:firstLine="720"/>
        <w:rPr>
          <w:rFonts w:ascii="Times New Roman" w:eastAsia="Times New Roman" w:hAnsi="Times New Roman" w:cs="Times New Roman"/>
          <w:sz w:val="24"/>
          <w:szCs w:val="24"/>
        </w:rPr>
        <w:pPrChange w:id="1218" w:author="Art Milch" w:date="2025-04-17T14:48:00Z" w16du:dateUtc="2025-04-17T18:48:00Z">
          <w:pPr/>
        </w:pPrChange>
      </w:pPr>
      <m:oMathPara>
        <m:oMath>
          <m:r>
            <w:rPr>
              <w:rFonts w:ascii="Cambria Math" w:eastAsia="Times New Roman" w:hAnsi="Cambria Math" w:cs="Times New Roman"/>
              <w:sz w:val="24"/>
              <w:szCs w:val="24"/>
              <w:rPrChange w:id="1219" w:author="Art Milch" w:date="2025-04-19T08:50:00Z" w16du:dateUtc="2025-04-19T12:50:00Z">
                <w:rPr>
                  <w:rFonts w:ascii="Cambria Math" w:eastAsia="Times New Roman" w:hAnsi="Cambria Math" w:cs="Times New Roman"/>
                  <w:sz w:val="29"/>
                  <w:szCs w:val="29"/>
                </w:rPr>
              </w:rPrChange>
            </w:rPr>
            <m:t>MA</m:t>
          </m:r>
          <m:r>
            <w:rPr>
              <w:rFonts w:ascii="Cambria Math" w:eastAsia="Times New Roman" w:hAnsi="Cambria Math" w:cs="Times New Roman"/>
              <w:sz w:val="24"/>
              <w:szCs w:val="24"/>
              <w:rPrChange w:id="1220" w:author="Art Milch" w:date="2025-04-19T08:50:00Z" w16du:dateUtc="2025-04-19T12:50:00Z">
                <w:rPr>
                  <w:rFonts w:ascii="Cambria Math" w:eastAsia="Times New Roman" w:hAnsi="Cambria Math" w:cs="Times New Roman"/>
                  <w:sz w:val="20"/>
                  <w:szCs w:val="20"/>
                </w:rPr>
              </w:rPrChange>
            </w:rPr>
            <m:t>n</m:t>
          </m:r>
          <m:r>
            <w:rPr>
              <w:rFonts w:ascii="Cambria Math" w:eastAsia="Times New Roman" w:hAnsi="Cambria Math" w:cs="Times New Roman"/>
              <w:sz w:val="24"/>
              <w:szCs w:val="24"/>
              <w:rPrChange w:id="1221" w:author="Art Milch" w:date="2025-04-19T08:50:00Z" w16du:dateUtc="2025-04-19T12:50:00Z">
                <w:rPr>
                  <w:rFonts w:ascii="Cambria Math" w:eastAsia="Times New Roman" w:hAnsi="Cambria Math" w:cs="Times New Roman"/>
                  <w:sz w:val="2"/>
                  <w:szCs w:val="2"/>
                </w:rPr>
              </w:rPrChange>
            </w:rPr>
            <m:t>​</m:t>
          </m:r>
          <m:r>
            <w:rPr>
              <w:rFonts w:ascii="Cambria Math" w:eastAsia="Times New Roman" w:hAnsi="Cambria Math" w:cs="Times New Roman"/>
              <w:sz w:val="24"/>
              <w:szCs w:val="24"/>
              <w:rPrChange w:id="1222" w:author="Art Milch" w:date="2025-04-19T08:50:00Z" w16du:dateUtc="2025-04-19T12:50:00Z">
                <w:rPr>
                  <w:rFonts w:ascii="Cambria Math" w:eastAsia="Times New Roman" w:hAnsi="Cambria Math" w:cs="Times New Roman"/>
                  <w:sz w:val="29"/>
                  <w:szCs w:val="29"/>
                </w:rPr>
              </w:rPrChange>
            </w:rPr>
            <m:t>=</m:t>
          </m:r>
          <m:f>
            <m:fPr>
              <m:ctrlPr>
                <w:rPr>
                  <w:rFonts w:ascii="Cambria Math" w:eastAsia="Times New Roman" w:hAnsi="Cambria Math" w:cs="Times New Roman"/>
                  <w:i/>
                  <w:iCs/>
                  <w:sz w:val="24"/>
                  <w:szCs w:val="24"/>
                </w:rPr>
              </m:ctrlPr>
            </m:fPr>
            <m:num>
              <m:nary>
                <m:naryPr>
                  <m:chr m:val="∑"/>
                  <m:limLoc m:val="undOvr"/>
                  <m:ctrlPr>
                    <w:rPr>
                      <w:rFonts w:ascii="Cambria Math" w:eastAsia="Times New Roman" w:hAnsi="Cambria Math" w:cs="Times New Roman"/>
                      <w:i/>
                      <w:iCs/>
                      <w:sz w:val="24"/>
                      <w:szCs w:val="24"/>
                    </w:rPr>
                  </m:ctrlPr>
                </m:naryPr>
                <m:sub>
                  <m:r>
                    <w:rPr>
                      <w:rFonts w:ascii="Cambria Math" w:eastAsia="Times New Roman" w:hAnsi="Cambria Math" w:cs="Times New Roman"/>
                      <w:sz w:val="24"/>
                      <w:szCs w:val="24"/>
                      <w:rPrChange w:id="1223" w:author="Art Milch" w:date="2025-04-19T08:50:00Z" w16du:dateUtc="2025-04-19T12:50:00Z">
                        <w:rPr>
                          <w:rFonts w:ascii="Cambria Math" w:eastAsia="Times New Roman" w:hAnsi="Cambria Math" w:cs="Times New Roman"/>
                          <w:sz w:val="29"/>
                          <w:szCs w:val="29"/>
                        </w:rPr>
                      </w:rPrChange>
                    </w:rPr>
                    <m:t>i=1</m:t>
                  </m:r>
                </m:sub>
                <m:sup>
                  <m:r>
                    <w:rPr>
                      <w:rFonts w:ascii="Cambria Math" w:eastAsia="Times New Roman" w:hAnsi="Cambria Math" w:cs="Times New Roman"/>
                      <w:sz w:val="24"/>
                      <w:szCs w:val="24"/>
                      <w:rPrChange w:id="1224" w:author="Art Milch" w:date="2025-04-19T08:50:00Z" w16du:dateUtc="2025-04-19T12:50:00Z">
                        <w:rPr>
                          <w:rFonts w:ascii="Cambria Math" w:eastAsia="Times New Roman" w:hAnsi="Cambria Math" w:cs="Times New Roman"/>
                          <w:sz w:val="29"/>
                          <w:szCs w:val="29"/>
                        </w:rPr>
                      </w:rPrChange>
                    </w:rPr>
                    <m:t>n</m:t>
                  </m:r>
                </m:sup>
                <m:e>
                  <m:r>
                    <w:rPr>
                      <w:rFonts w:ascii="Cambria Math" w:eastAsia="Times New Roman" w:hAnsi="Cambria Math" w:cs="Times New Roman"/>
                      <w:sz w:val="24"/>
                      <w:szCs w:val="24"/>
                      <w:rPrChange w:id="1225" w:author="Art Milch" w:date="2025-04-19T08:50:00Z" w16du:dateUtc="2025-04-19T12:50:00Z">
                        <w:rPr>
                          <w:rFonts w:ascii="Cambria Math" w:eastAsia="Times New Roman" w:hAnsi="Cambria Math" w:cs="Times New Roman"/>
                          <w:sz w:val="29"/>
                          <w:szCs w:val="29"/>
                        </w:rPr>
                      </w:rPrChange>
                    </w:rPr>
                    <m:t>Price</m:t>
                  </m:r>
                  <m:r>
                    <w:rPr>
                      <w:rFonts w:ascii="Cambria Math" w:eastAsia="Times New Roman" w:hAnsi="Cambria Math" w:cs="Times New Roman"/>
                      <w:sz w:val="24"/>
                      <w:szCs w:val="24"/>
                      <w:rPrChange w:id="1226" w:author="Art Milch" w:date="2025-04-19T08:50:00Z" w16du:dateUtc="2025-04-19T12:50:00Z">
                        <w:rPr>
                          <w:rFonts w:ascii="Cambria Math" w:eastAsia="Times New Roman" w:hAnsi="Cambria Math" w:cs="Times New Roman"/>
                          <w:sz w:val="20"/>
                          <w:szCs w:val="20"/>
                        </w:rPr>
                      </w:rPrChange>
                    </w:rPr>
                    <m:t>t</m:t>
                  </m:r>
                </m:e>
              </m:nary>
            </m:num>
            <m:den>
              <m:r>
                <w:rPr>
                  <w:rFonts w:ascii="Cambria Math" w:eastAsia="Times New Roman" w:hAnsi="Cambria Math" w:cs="Times New Roman"/>
                  <w:sz w:val="24"/>
                  <w:szCs w:val="24"/>
                  <w:rPrChange w:id="1227" w:author="Art Milch" w:date="2025-04-19T08:50:00Z" w16du:dateUtc="2025-04-19T12:50:00Z">
                    <w:rPr>
                      <w:rFonts w:ascii="Cambria Math" w:eastAsia="Times New Roman" w:hAnsi="Cambria Math" w:cs="Times New Roman"/>
                      <w:sz w:val="29"/>
                      <w:szCs w:val="29"/>
                    </w:rPr>
                  </w:rPrChange>
                </w:rPr>
                <m:t>n</m:t>
              </m:r>
            </m:den>
          </m:f>
          <m:r>
            <w:rPr>
              <w:rFonts w:ascii="Cambria Math" w:eastAsia="Times New Roman" w:hAnsi="Cambria Math" w:cs="Times New Roman"/>
              <w:sz w:val="24"/>
              <w:szCs w:val="24"/>
              <w:rPrChange w:id="1228" w:author="Art Milch" w:date="2025-04-19T08:50:00Z" w16du:dateUtc="2025-04-19T12:50:00Z">
                <w:rPr>
                  <w:rFonts w:ascii="Cambria Math" w:eastAsia="Times New Roman" w:hAnsi="Cambria Math" w:cs="Times New Roman"/>
                  <w:sz w:val="2"/>
                  <w:szCs w:val="2"/>
                </w:rPr>
              </w:rPrChange>
            </w:rPr>
            <m:t>​​​</m:t>
          </m:r>
        </m:oMath>
      </m:oMathPara>
    </w:p>
    <w:p w14:paraId="6E5D1ABF" w14:textId="77777777" w:rsidR="00653742" w:rsidRPr="00524F1B" w:rsidRDefault="00653742">
      <w:pPr>
        <w:spacing w:line="480" w:lineRule="auto"/>
        <w:ind w:firstLine="720"/>
        <w:rPr>
          <w:rFonts w:ascii="Times New Roman" w:hAnsi="Times New Roman" w:cs="Times New Roman"/>
          <w:sz w:val="24"/>
          <w:szCs w:val="24"/>
        </w:rPr>
        <w:pPrChange w:id="1229" w:author="Art Milch" w:date="2025-04-17T14:48:00Z" w16du:dateUtc="2025-04-17T18:48:00Z">
          <w:pPr>
            <w:jc w:val="both"/>
          </w:pPr>
        </w:pPrChange>
      </w:pPr>
    </w:p>
    <w:p w14:paraId="471BFB00" w14:textId="0BFC9677" w:rsidR="005B4146" w:rsidRPr="00524F1B" w:rsidRDefault="00275B4B">
      <w:pPr>
        <w:pStyle w:val="ListParagraph"/>
        <w:numPr>
          <w:ilvl w:val="0"/>
          <w:numId w:val="82"/>
        </w:numPr>
        <w:spacing w:line="480" w:lineRule="auto"/>
        <w:ind w:firstLine="720"/>
        <w:contextualSpacing w:val="0"/>
        <w:rPr>
          <w:rFonts w:ascii="Times New Roman" w:eastAsiaTheme="minorEastAsia" w:hAnsi="Times New Roman" w:cs="Times New Roman"/>
          <w:sz w:val="24"/>
          <w:szCs w:val="24"/>
        </w:rPr>
        <w:pPrChange w:id="1230" w:author="Art Milch" w:date="2025-04-17T14:48:00Z" w16du:dateUtc="2025-04-17T18:48:00Z">
          <w:pPr>
            <w:pStyle w:val="ListParagraph"/>
            <w:numPr>
              <w:numId w:val="82"/>
            </w:numPr>
            <w:spacing w:line="240" w:lineRule="auto"/>
            <w:ind w:hanging="360"/>
            <w:jc w:val="both"/>
          </w:pPr>
        </w:pPrChange>
      </w:pPr>
      <w:r w:rsidRPr="00524F1B">
        <w:rPr>
          <w:rFonts w:ascii="Times New Roman" w:hAnsi="Times New Roman" w:cs="Times New Roman"/>
          <w:sz w:val="24"/>
          <w:szCs w:val="24"/>
        </w:rPr>
        <w:t>Where</w:t>
      </w:r>
      <w:r w:rsidR="005B4146" w:rsidRPr="00524F1B">
        <w:rPr>
          <w:rFonts w:ascii="Times New Roman" w:hAnsi="Times New Roman" w:cs="Times New Roman"/>
          <w:sz w:val="24"/>
          <w:szCs w:val="24"/>
        </w:rPr>
        <w:t> </w:t>
      </w:r>
      <w:r w:rsidR="005B4146" w:rsidRPr="00524F1B">
        <w:rPr>
          <w:rFonts w:ascii="Times New Roman" w:hAnsi="Times New Roman" w:cs="Times New Roman"/>
          <w:i/>
          <w:iCs/>
          <w:sz w:val="24"/>
          <w:szCs w:val="24"/>
          <w:rPrChange w:id="1231" w:author="Art Milch" w:date="2025-04-19T08:50:00Z" w16du:dateUtc="2025-04-19T12:50:00Z">
            <w:rPr>
              <w:rFonts w:ascii="Times New Roman" w:hAnsi="Times New Roman" w:cs="Times New Roman"/>
              <w:sz w:val="24"/>
              <w:szCs w:val="24"/>
            </w:rPr>
          </w:rPrChange>
        </w:rPr>
        <w:t>n</w:t>
      </w:r>
      <w:r w:rsidR="005B4146" w:rsidRPr="00524F1B">
        <w:rPr>
          <w:rFonts w:ascii="Times New Roman" w:hAnsi="Times New Roman" w:cs="Times New Roman"/>
          <w:sz w:val="24"/>
          <w:szCs w:val="24"/>
        </w:rPr>
        <w:t xml:space="preserve"> represents the period length (50 and 200 days)</w:t>
      </w:r>
      <w:r w:rsidRPr="00524F1B">
        <w:rPr>
          <w:rFonts w:ascii="Times New Roman" w:hAnsi="Times New Roman" w:cs="Times New Roman"/>
          <w:sz w:val="24"/>
          <w:szCs w:val="24"/>
        </w:rPr>
        <w:t>, the</w:t>
      </w:r>
      <w:r w:rsidR="005B4146" w:rsidRPr="00524F1B">
        <w:rPr>
          <w:rFonts w:ascii="Times New Roman" w:hAnsi="Times New Roman" w:cs="Times New Roman"/>
          <w:sz w:val="24"/>
          <w:szCs w:val="24"/>
        </w:rPr>
        <w:t xml:space="preserve"> </w:t>
      </w:r>
      <w:r w:rsidR="009015AE" w:rsidRPr="00524F1B">
        <w:rPr>
          <w:rFonts w:ascii="Times New Roman" w:hAnsi="Times New Roman" w:cs="Times New Roman"/>
          <w:sz w:val="24"/>
          <w:szCs w:val="24"/>
        </w:rPr>
        <w:t xml:space="preserve">relative strength index </w:t>
      </w:r>
      <w:r w:rsidR="005B4146" w:rsidRPr="00524F1B">
        <w:rPr>
          <w:rFonts w:ascii="Times New Roman" w:hAnsi="Times New Roman" w:cs="Times New Roman"/>
          <w:sz w:val="24"/>
          <w:szCs w:val="24"/>
        </w:rPr>
        <w:t>(RSI) </w:t>
      </w:r>
      <w:r w:rsidRPr="00524F1B">
        <w:rPr>
          <w:rFonts w:ascii="Times New Roman" w:hAnsi="Times New Roman" w:cs="Times New Roman"/>
          <w:sz w:val="24"/>
          <w:szCs w:val="24"/>
        </w:rPr>
        <w:t xml:space="preserve">of </w:t>
      </w:r>
      <w:r w:rsidR="005B4146" w:rsidRPr="00524F1B">
        <w:rPr>
          <w:rFonts w:ascii="Times New Roman" w:hAnsi="Times New Roman" w:cs="Times New Roman"/>
          <w:sz w:val="24"/>
          <w:szCs w:val="24"/>
        </w:rPr>
        <w:t xml:space="preserve">Wilder </w:t>
      </w:r>
      <w:r w:rsidR="00874CBB" w:rsidRPr="00524F1B">
        <w:rPr>
          <w:rFonts w:ascii="Times New Roman" w:hAnsi="Times New Roman" w:cs="Times New Roman"/>
          <w:sz w:val="24"/>
          <w:szCs w:val="24"/>
        </w:rPr>
        <w:t>(</w:t>
      </w:r>
      <w:r w:rsidR="005B4146" w:rsidRPr="00524F1B">
        <w:rPr>
          <w:rFonts w:ascii="Times New Roman" w:hAnsi="Times New Roman" w:cs="Times New Roman"/>
          <w:sz w:val="24"/>
          <w:szCs w:val="24"/>
        </w:rPr>
        <w:t>1978</w:t>
      </w:r>
      <w:r w:rsidR="00874CBB" w:rsidRPr="00524F1B">
        <w:rPr>
          <w:rFonts w:ascii="Times New Roman" w:hAnsi="Times New Roman" w:cs="Times New Roman"/>
          <w:sz w:val="24"/>
          <w:szCs w:val="24"/>
        </w:rPr>
        <w:t>)</w:t>
      </w:r>
      <w:r w:rsidR="005B4146" w:rsidRPr="00524F1B">
        <w:rPr>
          <w:rFonts w:ascii="Times New Roman" w:hAnsi="Times New Roman" w:cs="Times New Roman"/>
          <w:sz w:val="24"/>
          <w:szCs w:val="24"/>
        </w:rPr>
        <w:t xml:space="preserve"> is computed as:</w:t>
      </w:r>
    </w:p>
    <w:p w14:paraId="17791940" w14:textId="4EB93A74" w:rsidR="005B4146" w:rsidRPr="00524F1B" w:rsidRDefault="005B4146">
      <w:pPr>
        <w:spacing w:line="480" w:lineRule="auto"/>
        <w:ind w:firstLine="720"/>
        <w:rPr>
          <w:rFonts w:ascii="Times New Roman" w:hAnsi="Times New Roman" w:cs="Times New Roman"/>
          <w:sz w:val="24"/>
          <w:szCs w:val="24"/>
        </w:rPr>
        <w:pPrChange w:id="1232" w:author="Art Milch" w:date="2025-04-17T14:48:00Z" w16du:dateUtc="2025-04-17T18:48:00Z">
          <w:pPr>
            <w:jc w:val="both"/>
          </w:pPr>
        </w:pPrChange>
      </w:pPr>
      <m:oMathPara>
        <m:oMath>
          <m:r>
            <w:rPr>
              <w:rStyle w:val="katex-mathml"/>
              <w:rFonts w:ascii="Cambria Math" w:hAnsi="Cambria Math" w:cs="Times New Roman"/>
              <w:sz w:val="24"/>
              <w:szCs w:val="24"/>
              <w:bdr w:val="none" w:sz="0" w:space="0" w:color="auto" w:frame="1"/>
            </w:rPr>
            <m:t>RSI=100-</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100</m:t>
              </m:r>
            </m:num>
            <m:den>
              <m:r>
                <w:rPr>
                  <w:rStyle w:val="katex-mathml"/>
                  <w:rFonts w:ascii="Cambria Math" w:hAnsi="Cambria Math" w:cs="Times New Roman"/>
                  <w:sz w:val="24"/>
                  <w:szCs w:val="24"/>
                  <w:bdr w:val="none" w:sz="0" w:space="0" w:color="auto" w:frame="1"/>
                </w:rPr>
                <m:t>1+RS</m:t>
              </m:r>
            </m:den>
          </m:f>
        </m:oMath>
      </m:oMathPara>
    </w:p>
    <w:p w14:paraId="1BCA7575" w14:textId="24E28C04" w:rsidR="005B4146" w:rsidRPr="00524F1B" w:rsidRDefault="005B4146">
      <w:pPr>
        <w:spacing w:line="480" w:lineRule="auto"/>
        <w:ind w:firstLine="720"/>
        <w:rPr>
          <w:rFonts w:ascii="Times New Roman" w:hAnsi="Times New Roman" w:cs="Times New Roman"/>
          <w:sz w:val="24"/>
          <w:szCs w:val="24"/>
        </w:rPr>
        <w:pPrChange w:id="1233" w:author="Art Milch" w:date="2025-04-17T14:48:00Z" w16du:dateUtc="2025-04-17T18:48:00Z">
          <w:pPr>
            <w:jc w:val="both"/>
          </w:pPr>
        </w:pPrChange>
      </w:pPr>
      <m:oMathPara>
        <m:oMath>
          <m:r>
            <w:rPr>
              <w:rStyle w:val="katex-mathml"/>
              <w:rFonts w:ascii="Cambria Math" w:hAnsi="Cambria Math" w:cs="Times New Roman"/>
              <w:sz w:val="24"/>
              <w:szCs w:val="24"/>
              <w:bdr w:val="none" w:sz="0" w:space="0" w:color="auto" w:frame="1"/>
            </w:rPr>
            <m:t>RS=</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Average Gain</m:t>
              </m:r>
              <m:r>
                <w:rPr>
                  <w:rStyle w:val="vlist-s"/>
                  <w:rFonts w:ascii="Cambria Math" w:hAnsi="Cambria Math" w:cs="Times New Roman"/>
                  <w:sz w:val="24"/>
                  <w:szCs w:val="24"/>
                </w:rPr>
                <m:t>​</m:t>
              </m:r>
            </m:num>
            <m:den>
              <m:r>
                <w:rPr>
                  <w:rStyle w:val="mord"/>
                  <w:rFonts w:ascii="Cambria Math" w:hAnsi="Cambria Math" w:cs="Times New Roman"/>
                  <w:sz w:val="24"/>
                  <w:szCs w:val="24"/>
                </w:rPr>
                <m:t>Average Loss</m:t>
              </m:r>
            </m:den>
          </m:f>
        </m:oMath>
      </m:oMathPara>
    </w:p>
    <w:p w14:paraId="4108CEBD" w14:textId="100EEC70" w:rsidR="005B4146" w:rsidRPr="00524F1B" w:rsidRDefault="005B4146">
      <w:pPr>
        <w:pStyle w:val="ListParagraph"/>
        <w:numPr>
          <w:ilvl w:val="0"/>
          <w:numId w:val="82"/>
        </w:numPr>
        <w:spacing w:line="480" w:lineRule="auto"/>
        <w:ind w:firstLine="720"/>
        <w:contextualSpacing w:val="0"/>
        <w:rPr>
          <w:rFonts w:ascii="Times New Roman" w:hAnsi="Times New Roman" w:cs="Times New Roman"/>
          <w:sz w:val="24"/>
          <w:szCs w:val="24"/>
        </w:rPr>
        <w:pPrChange w:id="1234" w:author="Art Milch" w:date="2025-04-17T14:48:00Z" w16du:dateUtc="2025-04-17T18:48:00Z">
          <w:pPr>
            <w:pStyle w:val="ListParagraph"/>
            <w:numPr>
              <w:numId w:val="82"/>
            </w:numPr>
            <w:spacing w:line="240" w:lineRule="auto"/>
            <w:ind w:hanging="360"/>
            <w:jc w:val="both"/>
          </w:pPr>
        </w:pPrChange>
      </w:pPr>
      <w:r w:rsidRPr="00524F1B">
        <w:rPr>
          <w:rFonts w:ascii="Times New Roman" w:hAnsi="Times New Roman" w:cs="Times New Roman"/>
          <w:sz w:val="24"/>
          <w:szCs w:val="24"/>
        </w:rPr>
        <w:t>The </w:t>
      </w:r>
      <w:r w:rsidR="009015AE" w:rsidRPr="00524F1B">
        <w:rPr>
          <w:rFonts w:ascii="Times New Roman" w:hAnsi="Times New Roman" w:cs="Times New Roman"/>
          <w:sz w:val="24"/>
          <w:szCs w:val="24"/>
        </w:rPr>
        <w:t xml:space="preserve">moving average convergence divergence </w:t>
      </w:r>
      <w:r w:rsidRPr="00524F1B">
        <w:rPr>
          <w:rFonts w:ascii="Times New Roman" w:hAnsi="Times New Roman" w:cs="Times New Roman"/>
          <w:sz w:val="24"/>
          <w:szCs w:val="24"/>
        </w:rPr>
        <w:t>(MACD) </w:t>
      </w:r>
      <w:ins w:id="1235" w:author="Art Milch" w:date="2025-04-19T08:45:00Z" w16du:dateUtc="2025-04-19T12:45:00Z">
        <w:r w:rsidR="00422DA5" w:rsidRPr="00524F1B">
          <w:rPr>
            <w:rFonts w:ascii="Times New Roman" w:hAnsi="Times New Roman" w:cs="Times New Roman"/>
            <w:sz w:val="24"/>
            <w:szCs w:val="24"/>
          </w:rPr>
          <w:t xml:space="preserve">of </w:t>
        </w:r>
      </w:ins>
      <w:r w:rsidRPr="00524F1B">
        <w:rPr>
          <w:rFonts w:ascii="Times New Roman" w:hAnsi="Times New Roman" w:cs="Times New Roman"/>
          <w:sz w:val="24"/>
          <w:szCs w:val="24"/>
        </w:rPr>
        <w:t xml:space="preserve">Appel </w:t>
      </w:r>
      <w:r w:rsidR="00874CBB" w:rsidRPr="00524F1B">
        <w:rPr>
          <w:rFonts w:ascii="Times New Roman" w:hAnsi="Times New Roman" w:cs="Times New Roman"/>
          <w:sz w:val="24"/>
          <w:szCs w:val="24"/>
        </w:rPr>
        <w:t>(</w:t>
      </w:r>
      <w:r w:rsidRPr="00524F1B">
        <w:rPr>
          <w:rFonts w:ascii="Times New Roman" w:hAnsi="Times New Roman" w:cs="Times New Roman"/>
          <w:sz w:val="24"/>
          <w:szCs w:val="24"/>
        </w:rPr>
        <w:t>1979</w:t>
      </w:r>
      <w:r w:rsidR="00874CBB" w:rsidRPr="00524F1B">
        <w:rPr>
          <w:rFonts w:ascii="Times New Roman" w:hAnsi="Times New Roman" w:cs="Times New Roman"/>
          <w:sz w:val="24"/>
          <w:szCs w:val="24"/>
        </w:rPr>
        <w:t>)</w:t>
      </w:r>
      <w:r w:rsidRPr="00524F1B">
        <w:rPr>
          <w:rFonts w:ascii="Times New Roman" w:hAnsi="Times New Roman" w:cs="Times New Roman"/>
          <w:sz w:val="24"/>
          <w:szCs w:val="24"/>
        </w:rPr>
        <w:t xml:space="preserve"> utilizes:</w:t>
      </w:r>
    </w:p>
    <w:p w14:paraId="09EFFC35" w14:textId="40717337" w:rsidR="005B4146" w:rsidRPr="00524F1B" w:rsidRDefault="005B4146">
      <w:pPr>
        <w:spacing w:line="480" w:lineRule="auto"/>
        <w:ind w:firstLine="720"/>
        <w:rPr>
          <w:rFonts w:ascii="Times New Roman" w:hAnsi="Times New Roman" w:cs="Times New Roman"/>
          <w:sz w:val="24"/>
          <w:szCs w:val="24"/>
        </w:rPr>
        <w:pPrChange w:id="1236" w:author="Art Milch" w:date="2025-04-17T14:48:00Z" w16du:dateUtc="2025-04-17T18:48:00Z">
          <w:pPr>
            <w:jc w:val="both"/>
          </w:pPr>
        </w:pPrChange>
      </w:pPr>
      <m:oMathPara>
        <m:oMath>
          <m:r>
            <w:rPr>
              <w:rStyle w:val="katex-mathml"/>
              <w:rFonts w:ascii="Cambria Math" w:hAnsi="Cambria Math" w:cs="Times New Roman"/>
              <w:sz w:val="24"/>
              <w:szCs w:val="24"/>
              <w:bdr w:val="none" w:sz="0" w:space="0" w:color="auto" w:frame="1"/>
            </w:rPr>
            <m:t>MACD=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12</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26</m:t>
              </m:r>
            </m:sub>
          </m:sSub>
          <m:r>
            <w:rPr>
              <w:rStyle w:val="vlist-s"/>
              <w:rFonts w:ascii="Cambria Math" w:hAnsi="Cambria Math" w:cs="Times New Roman"/>
              <w:sz w:val="24"/>
              <w:szCs w:val="24"/>
            </w:rPr>
            <m:t>​</m:t>
          </m:r>
        </m:oMath>
      </m:oMathPara>
    </w:p>
    <w:p w14:paraId="56AB4509" w14:textId="68422B7A" w:rsidR="005B4146" w:rsidRPr="00524F1B" w:rsidRDefault="00716BBD">
      <w:pPr>
        <w:spacing w:line="480" w:lineRule="auto"/>
        <w:ind w:firstLine="720"/>
        <w:rPr>
          <w:rFonts w:ascii="Times New Roman" w:hAnsi="Times New Roman" w:cs="Times New Roman"/>
          <w:sz w:val="24"/>
          <w:szCs w:val="24"/>
        </w:rPr>
        <w:pPrChange w:id="1237" w:author="Art Milch" w:date="2025-04-17T14:48:00Z" w16du:dateUtc="2025-04-17T18:48:00Z">
          <w:pPr>
            <w:jc w:val="both"/>
          </w:pPr>
        </w:pPrChange>
      </w:pPr>
      <m:oMathPara>
        <m:oMath>
          <m:r>
            <w:rPr>
              <w:rStyle w:val="katex-mathml"/>
              <w:rFonts w:ascii="Cambria Math" w:hAnsi="Cambria Math" w:cs="Times New Roman"/>
              <w:sz w:val="24"/>
              <w:szCs w:val="24"/>
              <w:bdr w:val="none" w:sz="0" w:space="0" w:color="auto" w:frame="1"/>
            </w:rPr>
            <m:t>Signal Line=</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9</m:t>
              </m:r>
            </m:sub>
          </m:sSub>
          <m:r>
            <w:rPr>
              <w:rStyle w:val="katex-mathml"/>
              <w:rFonts w:ascii="Cambria Math" w:hAnsi="Cambria Math" w:cs="Times New Roman"/>
              <w:sz w:val="24"/>
              <w:szCs w:val="24"/>
              <w:bdr w:val="none" w:sz="0" w:space="0" w:color="auto" w:frame="1"/>
            </w:rPr>
            <m:t>(MACD)</m:t>
          </m:r>
        </m:oMath>
      </m:oMathPara>
    </w:p>
    <w:p w14:paraId="03844490" w14:textId="33D41B74" w:rsidR="005B4146" w:rsidRPr="00524F1B" w:rsidRDefault="005B4146">
      <w:pPr>
        <w:pStyle w:val="ListParagraph"/>
        <w:numPr>
          <w:ilvl w:val="0"/>
          <w:numId w:val="82"/>
        </w:numPr>
        <w:spacing w:line="480" w:lineRule="auto"/>
        <w:ind w:firstLine="720"/>
        <w:contextualSpacing w:val="0"/>
        <w:rPr>
          <w:rFonts w:ascii="Times New Roman" w:hAnsi="Times New Roman" w:cs="Times New Roman"/>
          <w:sz w:val="24"/>
          <w:szCs w:val="24"/>
        </w:rPr>
        <w:pPrChange w:id="1238" w:author="Art Milch" w:date="2025-04-17T14:48:00Z" w16du:dateUtc="2025-04-17T18:48:00Z">
          <w:pPr>
            <w:pStyle w:val="ListParagraph"/>
            <w:numPr>
              <w:numId w:val="82"/>
            </w:numPr>
            <w:spacing w:line="240" w:lineRule="auto"/>
            <w:ind w:hanging="360"/>
            <w:jc w:val="both"/>
          </w:pPr>
        </w:pPrChange>
      </w:pPr>
      <w:r w:rsidRPr="00524F1B">
        <w:rPr>
          <w:rFonts w:ascii="Times New Roman" w:hAnsi="Times New Roman" w:cs="Times New Roman"/>
          <w:sz w:val="24"/>
          <w:szCs w:val="24"/>
        </w:rPr>
        <w:t xml:space="preserve">Bollinger Bands Bollinger, </w:t>
      </w:r>
      <w:r w:rsidR="00913FB2" w:rsidRPr="00524F1B">
        <w:rPr>
          <w:rFonts w:ascii="Times New Roman" w:hAnsi="Times New Roman" w:cs="Times New Roman"/>
          <w:sz w:val="24"/>
          <w:szCs w:val="24"/>
        </w:rPr>
        <w:t>(2002)</w:t>
      </w:r>
      <w:commentRangeStart w:id="1239"/>
      <w:r w:rsidR="00913FB2" w:rsidRPr="00524F1B">
        <w:rPr>
          <w:rFonts w:ascii="Times New Roman" w:hAnsi="Times New Roman" w:cs="Times New Roman"/>
          <w:sz w:val="24"/>
          <w:szCs w:val="24"/>
        </w:rPr>
        <w:t>.</w:t>
      </w:r>
      <w:r w:rsidR="00275B4B" w:rsidRPr="00524F1B">
        <w:rPr>
          <w:rFonts w:ascii="Times New Roman" w:hAnsi="Times New Roman" w:cs="Times New Roman"/>
          <w:sz w:val="24"/>
          <w:szCs w:val="24"/>
        </w:rPr>
        <w:t>).</w:t>
      </w:r>
      <w:r w:rsidR="00874CBB" w:rsidRPr="00524F1B">
        <w:rPr>
          <w:rFonts w:ascii="Times New Roman" w:hAnsi="Times New Roman" w:cs="Times New Roman"/>
          <w:sz w:val="24"/>
          <w:szCs w:val="24"/>
        </w:rPr>
        <w:t>)</w:t>
      </w:r>
      <w:commentRangeEnd w:id="1239"/>
      <w:r w:rsidR="00474202" w:rsidRPr="00524F1B">
        <w:rPr>
          <w:rStyle w:val="CommentReference"/>
        </w:rPr>
        <w:commentReference w:id="1239"/>
      </w:r>
      <w:r w:rsidRPr="00524F1B">
        <w:rPr>
          <w:rFonts w:ascii="Times New Roman" w:hAnsi="Times New Roman" w:cs="Times New Roman"/>
          <w:sz w:val="24"/>
          <w:szCs w:val="24"/>
        </w:rPr>
        <w:t xml:space="preserve"> are calculated using:</w:t>
      </w:r>
    </w:p>
    <w:p w14:paraId="0446F712" w14:textId="0E28260D" w:rsidR="00716BBD" w:rsidRPr="00524F1B" w:rsidRDefault="00716BBD">
      <w:pPr>
        <w:spacing w:line="480" w:lineRule="auto"/>
        <w:ind w:firstLine="720"/>
        <w:rPr>
          <w:rStyle w:val="katex-mathml"/>
          <w:rFonts w:ascii="Times New Roman" w:eastAsiaTheme="minorEastAsia" w:hAnsi="Times New Roman" w:cs="Times New Roman"/>
          <w:sz w:val="24"/>
          <w:szCs w:val="24"/>
          <w:bdr w:val="none" w:sz="0" w:space="0" w:color="auto" w:frame="1"/>
        </w:rPr>
        <w:pPrChange w:id="1240" w:author="Art Milch" w:date="2025-04-17T14:48:00Z" w16du:dateUtc="2025-04-17T18:48:00Z">
          <w:pPr>
            <w:jc w:val="both"/>
          </w:pPr>
        </w:pPrChange>
      </w:pPr>
      <w:r w:rsidRPr="00524F1B">
        <w:rPr>
          <w:rStyle w:val="katex-mathml"/>
          <w:rFonts w:ascii="Times New Roman" w:eastAsiaTheme="minorEastAsia" w:hAnsi="Times New Roman" w:cs="Times New Roman"/>
          <w:sz w:val="24"/>
          <w:szCs w:val="24"/>
          <w:bdr w:val="none" w:sz="0" w:space="0" w:color="auto" w:frame="1"/>
        </w:rPr>
        <w:tab/>
      </w:r>
      <w:r w:rsidRPr="00524F1B">
        <w:rPr>
          <w:rStyle w:val="katex-mathml"/>
          <w:rFonts w:ascii="Times New Roman" w:eastAsiaTheme="minorEastAsia" w:hAnsi="Times New Roman" w:cs="Times New Roman"/>
          <w:sz w:val="24"/>
          <w:szCs w:val="24"/>
          <w:bdr w:val="none" w:sz="0" w:space="0" w:color="auto" w:frame="1"/>
        </w:rPr>
        <w:tab/>
      </w:r>
      <w:r w:rsidRPr="00524F1B">
        <w:rPr>
          <w:rStyle w:val="katex-mathml"/>
          <w:rFonts w:ascii="Times New Roman" w:eastAsiaTheme="minorEastAsia" w:hAnsi="Times New Roman" w:cs="Times New Roman"/>
          <w:sz w:val="24"/>
          <w:szCs w:val="24"/>
          <w:bdr w:val="none" w:sz="0" w:space="0" w:color="auto" w:frame="1"/>
        </w:rPr>
        <w:tab/>
      </w:r>
      <w:r w:rsidRPr="00524F1B">
        <w:rPr>
          <w:rStyle w:val="katex-mathml"/>
          <w:rFonts w:ascii="Times New Roman" w:eastAsiaTheme="minorEastAsia" w:hAnsi="Times New Roman" w:cs="Times New Roman"/>
          <w:sz w:val="24"/>
          <w:szCs w:val="24"/>
          <w:bdr w:val="none" w:sz="0" w:space="0" w:color="auto" w:frame="1"/>
        </w:rPr>
        <w:tab/>
      </w:r>
      <w:r w:rsidRPr="00524F1B">
        <w:rPr>
          <w:rStyle w:val="katex-mathml"/>
          <w:rFonts w:ascii="Times New Roman" w:eastAsiaTheme="minorEastAsia" w:hAnsi="Times New Roman" w:cs="Times New Roman"/>
          <w:sz w:val="24"/>
          <w:szCs w:val="24"/>
          <w:bdr w:val="none" w:sz="0" w:space="0" w:color="auto" w:frame="1"/>
        </w:rPr>
        <w:tab/>
      </w:r>
      <m:oMath>
        <m:r>
          <w:rPr>
            <w:rStyle w:val="katex-mathml"/>
            <w:rFonts w:ascii="Cambria Math" w:hAnsi="Cambria Math" w:cs="Times New Roman"/>
            <w:sz w:val="24"/>
            <w:szCs w:val="24"/>
            <w:bdr w:val="none" w:sz="0" w:space="0" w:color="auto" w:frame="1"/>
          </w:rPr>
          <m:t>Middle Band=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oMath>
    </w:p>
    <w:p w14:paraId="31812E34" w14:textId="54BA0778" w:rsidR="005B4146" w:rsidRPr="00524F1B" w:rsidRDefault="00716BBD">
      <w:pPr>
        <w:spacing w:line="480" w:lineRule="auto"/>
        <w:ind w:firstLine="720"/>
        <w:rPr>
          <w:rFonts w:ascii="Times New Roman" w:hAnsi="Times New Roman" w:cs="Times New Roman"/>
          <w:sz w:val="24"/>
          <w:szCs w:val="24"/>
        </w:rPr>
        <w:pPrChange w:id="1241" w:author="Art Milch" w:date="2025-04-17T14:48:00Z" w16du:dateUtc="2025-04-17T18:48:00Z">
          <w:pPr>
            <w:jc w:val="both"/>
          </w:pPr>
        </w:pPrChange>
      </w:pPr>
      <m:oMathPara>
        <m:oMath>
          <m:r>
            <w:rPr>
              <w:rStyle w:val="katex-mathml"/>
              <w:rFonts w:ascii="Cambria Math" w:hAnsi="Cambria Math" w:cs="Times New Roman"/>
              <w:sz w:val="24"/>
              <w:szCs w:val="24"/>
              <w:bdr w:val="none" w:sz="0" w:space="0" w:color="auto" w:frame="1"/>
            </w:rPr>
            <m:t>Upper/Lower Bands=</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±(2×σ)</m:t>
          </m:r>
        </m:oMath>
      </m:oMathPara>
    </w:p>
    <w:p w14:paraId="43D6515D" w14:textId="0471A41A" w:rsidR="005B4146" w:rsidRPr="00524F1B" w:rsidRDefault="00F15B8A">
      <w:pPr>
        <w:spacing w:line="480" w:lineRule="auto"/>
        <w:ind w:firstLine="720"/>
        <w:rPr>
          <w:rFonts w:ascii="Times New Roman" w:hAnsi="Times New Roman" w:cs="Times New Roman"/>
          <w:sz w:val="24"/>
          <w:szCs w:val="24"/>
        </w:rPr>
        <w:pPrChange w:id="1242" w:author="Art Milch" w:date="2025-04-17T14:48:00Z" w16du:dateUtc="2025-04-17T18:48:00Z">
          <w:pPr>
            <w:jc w:val="both"/>
          </w:pPr>
        </w:pPrChange>
      </w:pPr>
      <w:r w:rsidRPr="00524F1B">
        <w:rPr>
          <w:rFonts w:ascii="Times New Roman" w:hAnsi="Times New Roman" w:cs="Times New Roman"/>
          <w:sz w:val="24"/>
          <w:szCs w:val="24"/>
        </w:rPr>
        <w:lastRenderedPageBreak/>
        <w:t>Where</w:t>
      </w:r>
      <w:r w:rsidR="005B4146" w:rsidRPr="00524F1B">
        <w:rPr>
          <w:rFonts w:ascii="Times New Roman" w:hAnsi="Times New Roman" w:cs="Times New Roman"/>
          <w:sz w:val="24"/>
          <w:szCs w:val="24"/>
        </w:rPr>
        <w:t xml:space="preserve"> σ represents the standard deviation of price over </w:t>
      </w:r>
      <w:r w:rsidRPr="00524F1B">
        <w:rPr>
          <w:rFonts w:ascii="Times New Roman" w:hAnsi="Times New Roman" w:cs="Times New Roman"/>
          <w:sz w:val="24"/>
          <w:szCs w:val="24"/>
        </w:rPr>
        <w:t>the 20 days</w:t>
      </w:r>
      <w:r w:rsidR="005B4146" w:rsidRPr="00524F1B">
        <w:rPr>
          <w:rFonts w:ascii="Times New Roman" w:hAnsi="Times New Roman" w:cs="Times New Roman"/>
          <w:sz w:val="24"/>
          <w:szCs w:val="24"/>
        </w:rPr>
        <w:t>.</w:t>
      </w:r>
    </w:p>
    <w:p w14:paraId="0FFC39C6" w14:textId="77777777" w:rsidR="005B4146" w:rsidRPr="00524F1B" w:rsidRDefault="005B4146" w:rsidP="00EE2453">
      <w:pPr>
        <w:pStyle w:val="Heading3"/>
        <w:spacing w:before="0" w:beforeAutospacing="0" w:after="0" w:afterAutospacing="0" w:line="480" w:lineRule="auto"/>
        <w:rPr>
          <w:sz w:val="24"/>
          <w:szCs w:val="24"/>
        </w:rPr>
        <w:pPrChange w:id="1243" w:author="Art Milch" w:date="2025-04-19T08:46:00Z" w16du:dateUtc="2025-04-19T12:46:00Z">
          <w:pPr>
            <w:pStyle w:val="Heading3"/>
            <w:spacing w:before="0" w:beforeAutospacing="0" w:after="0" w:afterAutospacing="0"/>
            <w:jc w:val="both"/>
          </w:pPr>
        </w:pPrChange>
      </w:pPr>
      <w:bookmarkStart w:id="1244" w:name="_Toc194830280"/>
      <w:r w:rsidRPr="00524F1B">
        <w:rPr>
          <w:sz w:val="24"/>
          <w:szCs w:val="24"/>
        </w:rPr>
        <w:t>3.</w:t>
      </w:r>
      <w:r w:rsidR="00D6447F" w:rsidRPr="00524F1B">
        <w:rPr>
          <w:sz w:val="24"/>
          <w:szCs w:val="24"/>
        </w:rPr>
        <w:t>4</w:t>
      </w:r>
      <w:r w:rsidRPr="00524F1B">
        <w:rPr>
          <w:sz w:val="24"/>
          <w:szCs w:val="24"/>
        </w:rPr>
        <w:t> Class Imbalance Handling</w:t>
      </w:r>
      <w:bookmarkEnd w:id="1244"/>
    </w:p>
    <w:p w14:paraId="5A41245D" w14:textId="2C6E7566" w:rsidR="00735EBF" w:rsidRPr="00524F1B" w:rsidRDefault="00735EBF" w:rsidP="00EE2453">
      <w:pPr>
        <w:pStyle w:val="Heading4"/>
        <w:spacing w:before="0" w:line="480" w:lineRule="auto"/>
        <w:ind w:firstLine="720"/>
        <w:rPr>
          <w:rFonts w:ascii="Times New Roman" w:eastAsiaTheme="minorHAnsi" w:hAnsi="Times New Roman" w:cs="Times New Roman"/>
          <w:i w:val="0"/>
          <w:iCs w:val="0"/>
          <w:color w:val="auto"/>
          <w:sz w:val="24"/>
          <w:szCs w:val="24"/>
        </w:rPr>
        <w:pPrChange w:id="1245" w:author="Art Milch" w:date="2025-04-19T08:46:00Z" w16du:dateUtc="2025-04-19T12:46:00Z">
          <w:pPr>
            <w:pStyle w:val="Heading4"/>
            <w:spacing w:line="360" w:lineRule="auto"/>
            <w:jc w:val="both"/>
          </w:pPr>
        </w:pPrChange>
      </w:pPr>
      <w:r w:rsidRPr="00524F1B">
        <w:rPr>
          <w:rFonts w:ascii="Times New Roman" w:eastAsiaTheme="minorHAnsi" w:hAnsi="Times New Roman" w:cs="Times New Roman"/>
          <w:i w:val="0"/>
          <w:iCs w:val="0"/>
          <w:color w:val="auto"/>
          <w:sz w:val="24"/>
          <w:szCs w:val="24"/>
        </w:rPr>
        <w:t>One major problem in financial market prediction is the intrinsic class imbalance</w:t>
      </w:r>
      <w:r w:rsidR="00F15B8A" w:rsidRPr="00524F1B">
        <w:rPr>
          <w:rFonts w:ascii="Times New Roman" w:eastAsiaTheme="minorHAnsi" w:hAnsi="Times New Roman" w:cs="Times New Roman"/>
          <w:i w:val="0"/>
          <w:iCs w:val="0"/>
          <w:color w:val="auto"/>
          <w:sz w:val="24"/>
          <w:szCs w:val="24"/>
        </w:rPr>
        <w:t xml:space="preserve"> in trading signals, which means that there may exist a severe imbalance between profitable trading opportunities and non-trading periods (Chawla et al., </w:t>
      </w:r>
      <w:r w:rsidRPr="00524F1B">
        <w:rPr>
          <w:rFonts w:ascii="Times New Roman" w:eastAsiaTheme="minorHAnsi" w:hAnsi="Times New Roman" w:cs="Times New Roman"/>
          <w:i w:val="0"/>
          <w:iCs w:val="0"/>
          <w:color w:val="auto"/>
          <w:sz w:val="24"/>
          <w:szCs w:val="24"/>
        </w:rPr>
        <w:t xml:space="preserve">2002). To overcome this imbalance, </w:t>
      </w:r>
      <w:commentRangeStart w:id="1246"/>
      <w:r w:rsidR="007F043D" w:rsidRPr="00524F1B">
        <w:rPr>
          <w:rFonts w:ascii="Times New Roman" w:eastAsiaTheme="minorHAnsi" w:hAnsi="Times New Roman" w:cs="Times New Roman"/>
          <w:i w:val="0"/>
          <w:iCs w:val="0"/>
          <w:color w:val="auto"/>
          <w:sz w:val="24"/>
          <w:szCs w:val="24"/>
        </w:rPr>
        <w:t>the</w:t>
      </w:r>
      <w:r w:rsidR="00913FB2" w:rsidRPr="00524F1B">
        <w:rPr>
          <w:rFonts w:ascii="Times New Roman" w:eastAsiaTheme="minorHAnsi" w:hAnsi="Times New Roman" w:cs="Times New Roman"/>
          <w:i w:val="0"/>
          <w:iCs w:val="0"/>
          <w:color w:val="auto"/>
          <w:sz w:val="24"/>
          <w:szCs w:val="24"/>
        </w:rPr>
        <w:t xml:space="preserve"> </w:t>
      </w:r>
      <w:r w:rsidR="007F043D" w:rsidRPr="00524F1B">
        <w:rPr>
          <w:rFonts w:ascii="Times New Roman" w:eastAsiaTheme="minorHAnsi" w:hAnsi="Times New Roman" w:cs="Times New Roman"/>
          <w:i w:val="0"/>
          <w:iCs w:val="0"/>
          <w:color w:val="auto"/>
          <w:sz w:val="24"/>
          <w:szCs w:val="24"/>
        </w:rPr>
        <w:t xml:space="preserve">researchers </w:t>
      </w:r>
      <w:commentRangeEnd w:id="1246"/>
      <w:r w:rsidR="00281E18" w:rsidRPr="00524F1B">
        <w:rPr>
          <w:rStyle w:val="CommentReference"/>
          <w:rFonts w:asciiTheme="minorHAnsi" w:eastAsiaTheme="minorHAnsi" w:hAnsiTheme="minorHAnsi" w:cstheme="minorBidi"/>
          <w:i w:val="0"/>
          <w:iCs w:val="0"/>
          <w:color w:val="auto"/>
        </w:rPr>
        <w:commentReference w:id="1246"/>
      </w:r>
      <w:r w:rsidR="007F043D" w:rsidRPr="00524F1B">
        <w:rPr>
          <w:rFonts w:ascii="Times New Roman" w:eastAsiaTheme="minorHAnsi" w:hAnsi="Times New Roman" w:cs="Times New Roman"/>
          <w:i w:val="0"/>
          <w:iCs w:val="0"/>
          <w:color w:val="auto"/>
          <w:sz w:val="24"/>
          <w:szCs w:val="24"/>
        </w:rPr>
        <w:t>apply</w:t>
      </w:r>
      <w:r w:rsidRPr="00524F1B">
        <w:rPr>
          <w:rFonts w:ascii="Times New Roman" w:eastAsiaTheme="minorHAnsi" w:hAnsi="Times New Roman" w:cs="Times New Roman"/>
          <w:i w:val="0"/>
          <w:iCs w:val="0"/>
          <w:color w:val="auto"/>
          <w:sz w:val="24"/>
          <w:szCs w:val="24"/>
        </w:rPr>
        <w:t xml:space="preserve"> the </w:t>
      </w:r>
      <w:r w:rsidR="00281E18" w:rsidRPr="00524F1B">
        <w:rPr>
          <w:rFonts w:ascii="Times New Roman" w:eastAsiaTheme="minorHAnsi" w:hAnsi="Times New Roman" w:cs="Times New Roman"/>
          <w:i w:val="0"/>
          <w:iCs w:val="0"/>
          <w:color w:val="auto"/>
          <w:sz w:val="24"/>
          <w:szCs w:val="24"/>
        </w:rPr>
        <w:t>synthetic</w:t>
      </w:r>
      <w:ins w:id="1247" w:author="Art Milch" w:date="2025-04-19T08:48:00Z" w16du:dateUtc="2025-04-19T12:48:00Z">
        <w:r w:rsidR="00281E18" w:rsidRPr="00524F1B">
          <w:rPr>
            <w:rFonts w:ascii="Times New Roman" w:eastAsiaTheme="minorHAnsi" w:hAnsi="Times New Roman" w:cs="Times New Roman"/>
            <w:i w:val="0"/>
            <w:iCs w:val="0"/>
            <w:color w:val="auto"/>
            <w:sz w:val="24"/>
            <w:szCs w:val="24"/>
          </w:rPr>
          <w:t xml:space="preserve"> </w:t>
        </w:r>
      </w:ins>
      <w:del w:id="1248" w:author="Art Milch" w:date="2025-04-19T08:48:00Z" w16du:dateUtc="2025-04-19T12:48:00Z">
        <w:r w:rsidR="00281E18" w:rsidRPr="00524F1B" w:rsidDel="00281E18">
          <w:rPr>
            <w:rFonts w:ascii="Times New Roman" w:eastAsiaTheme="minorHAnsi" w:hAnsi="Times New Roman" w:cs="Times New Roman"/>
            <w:i w:val="0"/>
            <w:iCs w:val="0"/>
            <w:color w:val="auto"/>
            <w:sz w:val="24"/>
            <w:szCs w:val="24"/>
          </w:rPr>
          <w:delText> </w:delText>
        </w:r>
      </w:del>
      <w:r w:rsidR="00281E18" w:rsidRPr="00524F1B">
        <w:rPr>
          <w:rFonts w:ascii="Times New Roman" w:eastAsiaTheme="minorHAnsi" w:hAnsi="Times New Roman" w:cs="Times New Roman"/>
          <w:i w:val="0"/>
          <w:iCs w:val="0"/>
          <w:color w:val="auto"/>
          <w:sz w:val="24"/>
          <w:szCs w:val="24"/>
        </w:rPr>
        <w:t xml:space="preserve">minority over-sampling technique </w:t>
      </w:r>
      <w:r w:rsidRPr="00524F1B">
        <w:rPr>
          <w:rFonts w:ascii="Times New Roman" w:eastAsiaTheme="minorHAnsi" w:hAnsi="Times New Roman" w:cs="Times New Roman"/>
          <w:i w:val="0"/>
          <w:iCs w:val="0"/>
          <w:color w:val="auto"/>
          <w:sz w:val="24"/>
          <w:szCs w:val="24"/>
        </w:rPr>
        <w:t>(SMOTE):</w:t>
      </w:r>
    </w:p>
    <w:p w14:paraId="101CEFE9" w14:textId="5C7958A0" w:rsidR="005B4146" w:rsidRPr="00524F1B" w:rsidRDefault="00916246">
      <w:pPr>
        <w:spacing w:line="480" w:lineRule="auto"/>
        <w:ind w:firstLine="720"/>
        <w:rPr>
          <w:rStyle w:val="katex-mathml"/>
          <w:rFonts w:ascii="Times New Roman" w:hAnsi="Times New Roman" w:cs="Times New Roman"/>
          <w:i/>
          <w:sz w:val="24"/>
          <w:szCs w:val="24"/>
          <w:bdr w:val="none" w:sz="0" w:space="0" w:color="auto" w:frame="1"/>
          <w:rPrChange w:id="1249" w:author="Art Milch" w:date="2025-04-19T08:50:00Z" w16du:dateUtc="2025-04-19T12:50:00Z">
            <w:rPr>
              <w:rStyle w:val="katex-mathml"/>
              <w:rFonts w:ascii="Cambria Math" w:eastAsiaTheme="majorEastAsia" w:hAnsi="Cambria Math" w:cstheme="majorBidi"/>
              <w:i/>
              <w:iCs/>
              <w:color w:val="2F5496" w:themeColor="accent1" w:themeShade="BF"/>
              <w:bdr w:val="none" w:sz="0" w:space="0" w:color="auto" w:frame="1"/>
            </w:rPr>
          </w:rPrChange>
        </w:rPr>
        <w:pPrChange w:id="1250" w:author="Art Milch" w:date="2025-04-17T14:48:00Z" w16du:dateUtc="2025-04-17T18:48:00Z">
          <w:pPr>
            <w:jc w:val="both"/>
          </w:pPr>
        </w:pPrChange>
      </w:pPr>
      <m:oMathPara>
        <m:oMath>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new</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+α×(</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zi</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m:t>
          </m:r>
        </m:oMath>
      </m:oMathPara>
    </w:p>
    <w:p w14:paraId="412C753E" w14:textId="2D5882A9" w:rsidR="005B4146" w:rsidRPr="00524F1B" w:rsidRDefault="00275B4B">
      <w:pPr>
        <w:spacing w:before="40" w:line="480" w:lineRule="auto"/>
        <w:ind w:firstLine="720"/>
        <w:rPr>
          <w:rFonts w:ascii="Times New Roman" w:hAnsi="Times New Roman" w:cs="Times New Roman"/>
          <w:sz w:val="24"/>
          <w:szCs w:val="24"/>
        </w:rPr>
        <w:pPrChange w:id="1251" w:author="Art Milch" w:date="2025-04-17T14:48:00Z" w16du:dateUtc="2025-04-17T18:48:00Z">
          <w:pPr>
            <w:spacing w:before="40" w:line="360" w:lineRule="auto"/>
            <w:jc w:val="both"/>
          </w:pPr>
        </w:pPrChange>
      </w:pPr>
      <w:r w:rsidRPr="00524F1B">
        <w:rPr>
          <w:rFonts w:ascii="Times New Roman" w:hAnsi="Times New Roman" w:cs="Times New Roman"/>
          <w:sz w:val="24"/>
          <w:szCs w:val="24"/>
        </w:rPr>
        <w:t>Where</w:t>
      </w:r>
      <w:r w:rsidR="005B4146" w:rsidRPr="00524F1B">
        <w:rPr>
          <w:rFonts w:ascii="Times New Roman" w:hAnsi="Times New Roman" w:cs="Times New Roman"/>
          <w:sz w:val="24"/>
          <w:szCs w:val="24"/>
        </w:rPr>
        <w:t>:</w:t>
      </w:r>
    </w:p>
    <w:p w14:paraId="619A9CD2" w14:textId="7234DA75" w:rsidR="005B4146" w:rsidRPr="00524F1B" w:rsidRDefault="00281E18">
      <w:pPr>
        <w:numPr>
          <w:ilvl w:val="0"/>
          <w:numId w:val="17"/>
        </w:numPr>
        <w:tabs>
          <w:tab w:val="clear" w:pos="720"/>
          <w:tab w:val="num" w:pos="1200"/>
        </w:tabs>
        <w:spacing w:before="40" w:line="480" w:lineRule="auto"/>
        <w:ind w:firstLine="720"/>
        <w:rPr>
          <w:rFonts w:ascii="Times New Roman" w:hAnsi="Times New Roman" w:cs="Times New Roman"/>
          <w:sz w:val="24"/>
          <w:szCs w:val="24"/>
        </w:rPr>
        <w:pPrChange w:id="1252" w:author="Art Milch" w:date="2025-04-17T14:48:00Z" w16du:dateUtc="2025-04-17T18:48:00Z">
          <w:pPr>
            <w:numPr>
              <w:numId w:val="17"/>
            </w:numPr>
            <w:tabs>
              <w:tab w:val="num" w:pos="720"/>
              <w:tab w:val="num" w:pos="1200"/>
            </w:tabs>
            <w:spacing w:before="40" w:line="360" w:lineRule="auto"/>
            <w:ind w:left="720" w:hanging="360"/>
            <w:jc w:val="both"/>
          </w:pPr>
        </w:pPrChange>
      </w:pPr>
      <w:ins w:id="1253" w:author="Art Milch" w:date="2025-04-19T08:48:00Z" w16du:dateUtc="2025-04-19T12:48:00Z">
        <w:r w:rsidRPr="00524F1B">
          <w:rPr>
            <w:rStyle w:val="katex-mathml"/>
            <w:rFonts w:ascii="Times New Roman" w:hAnsi="Times New Roman" w:cs="Times New Roman"/>
            <w:i/>
            <w:iCs/>
            <w:sz w:val="24"/>
            <w:szCs w:val="24"/>
            <w:bdr w:val="none" w:sz="0" w:space="0" w:color="auto" w:frame="1"/>
          </w:rPr>
          <w:t>x</w:t>
        </w:r>
      </w:ins>
      <w:del w:id="1254" w:author="Art Milch" w:date="2025-04-19T08:48:00Z" w16du:dateUtc="2025-04-19T12:48:00Z">
        <w:r w:rsidR="00F15B8A" w:rsidRPr="00524F1B" w:rsidDel="00281E18">
          <w:rPr>
            <w:rStyle w:val="katex-mathml"/>
            <w:rFonts w:ascii="Times New Roman" w:hAnsi="Times New Roman" w:cs="Times New Roman"/>
            <w:i/>
            <w:iCs/>
            <w:sz w:val="24"/>
            <w:szCs w:val="24"/>
            <w:bdr w:val="none" w:sz="0" w:space="0" w:color="auto" w:frame="1"/>
            <w:rPrChange w:id="1255" w:author="Art Milch" w:date="2025-04-19T08:50:00Z" w16du:dateUtc="2025-04-19T12:50:00Z">
              <w:rPr>
                <w:rStyle w:val="katex-mathml"/>
                <w:rFonts w:ascii="Times New Roman" w:hAnsi="Times New Roman" w:cs="Times New Roman"/>
                <w:sz w:val="24"/>
                <w:szCs w:val="24"/>
                <w:bdr w:val="none" w:sz="0" w:space="0" w:color="auto" w:frame="1"/>
              </w:rPr>
            </w:rPrChange>
          </w:rPr>
          <w:delText>X</w:delText>
        </w:r>
      </w:del>
      <w:r w:rsidR="00F15B8A" w:rsidRPr="00524F1B">
        <w:rPr>
          <w:rStyle w:val="katex-mathml"/>
          <w:rFonts w:ascii="Times New Roman" w:hAnsi="Times New Roman" w:cs="Times New Roman"/>
          <w:i/>
          <w:iCs/>
          <w:sz w:val="24"/>
          <w:szCs w:val="24"/>
          <w:bdr w:val="none" w:sz="0" w:space="0" w:color="auto" w:frame="1"/>
          <w:rPrChange w:id="1256" w:author="Art Milch" w:date="2025-04-19T08:50:00Z" w16du:dateUtc="2025-04-19T12:50:00Z">
            <w:rPr>
              <w:rStyle w:val="katex-mathml"/>
              <w:rFonts w:ascii="Times New Roman" w:hAnsi="Times New Roman" w:cs="Times New Roman"/>
              <w:sz w:val="24"/>
              <w:szCs w:val="24"/>
              <w:bdr w:val="none" w:sz="0" w:space="0" w:color="auto" w:frame="1"/>
            </w:rPr>
          </w:rPrChange>
        </w:rPr>
        <w:t>i</w:t>
      </w:r>
      <w:r w:rsidR="005B4146" w:rsidRPr="00524F1B">
        <w:rPr>
          <w:rStyle w:val="vlist-s"/>
          <w:rFonts w:ascii="Times New Roman" w:hAnsi="Times New Roman" w:cs="Times New Roman"/>
          <w:i/>
          <w:iCs/>
          <w:sz w:val="24"/>
          <w:szCs w:val="24"/>
          <w:rPrChange w:id="1257" w:author="Art Milch" w:date="2025-04-19T08:50:00Z" w16du:dateUtc="2025-04-19T12:50:00Z">
            <w:rPr>
              <w:rStyle w:val="vlist-s"/>
              <w:rFonts w:ascii="Times New Roman" w:hAnsi="Times New Roman" w:cs="Times New Roman"/>
              <w:sz w:val="24"/>
              <w:szCs w:val="24"/>
            </w:rPr>
          </w:rPrChange>
        </w:rPr>
        <w:t>​</w:t>
      </w:r>
      <w:r w:rsidR="005B4146" w:rsidRPr="00524F1B">
        <w:rPr>
          <w:rFonts w:ascii="Times New Roman" w:hAnsi="Times New Roman" w:cs="Times New Roman"/>
          <w:sz w:val="24"/>
          <w:szCs w:val="24"/>
        </w:rPr>
        <w:t> is a minority class sample</w:t>
      </w:r>
    </w:p>
    <w:p w14:paraId="037F0134" w14:textId="15A7BC21" w:rsidR="005B4146" w:rsidRPr="00524F1B" w:rsidRDefault="005B4146">
      <w:pPr>
        <w:numPr>
          <w:ilvl w:val="0"/>
          <w:numId w:val="18"/>
        </w:numPr>
        <w:tabs>
          <w:tab w:val="clear" w:pos="720"/>
          <w:tab w:val="num" w:pos="1200"/>
        </w:tabs>
        <w:spacing w:before="40" w:line="480" w:lineRule="auto"/>
        <w:ind w:firstLine="720"/>
        <w:rPr>
          <w:rFonts w:ascii="Times New Roman" w:hAnsi="Times New Roman" w:cs="Times New Roman"/>
          <w:sz w:val="24"/>
          <w:szCs w:val="24"/>
        </w:rPr>
        <w:pPrChange w:id="1258" w:author="Art Milch" w:date="2025-04-17T14:48:00Z" w16du:dateUtc="2025-04-17T18:48:00Z">
          <w:pPr>
            <w:numPr>
              <w:numId w:val="18"/>
            </w:numPr>
            <w:tabs>
              <w:tab w:val="num" w:pos="720"/>
              <w:tab w:val="num" w:pos="1200"/>
            </w:tabs>
            <w:spacing w:before="40" w:line="360" w:lineRule="auto"/>
            <w:ind w:left="720" w:hanging="360"/>
            <w:jc w:val="both"/>
          </w:pPr>
        </w:pPrChange>
      </w:pPr>
      <w:commentRangeStart w:id="1259"/>
      <w:r w:rsidRPr="00524F1B">
        <w:rPr>
          <w:rStyle w:val="katex-mathml"/>
          <w:rFonts w:ascii="Times New Roman" w:hAnsi="Times New Roman" w:cs="Times New Roman"/>
          <w:i/>
          <w:iCs/>
          <w:sz w:val="24"/>
          <w:szCs w:val="24"/>
          <w:bdr w:val="none" w:sz="0" w:space="0" w:color="auto" w:frame="1"/>
          <w:rPrChange w:id="1260" w:author="Art Milch" w:date="2025-04-19T08:50:00Z" w16du:dateUtc="2025-04-19T12:50:00Z">
            <w:rPr>
              <w:rStyle w:val="katex-mathml"/>
              <w:rFonts w:ascii="Times New Roman" w:hAnsi="Times New Roman" w:cs="Times New Roman"/>
              <w:sz w:val="24"/>
              <w:szCs w:val="24"/>
              <w:bdr w:val="none" w:sz="0" w:space="0" w:color="auto" w:frame="1"/>
            </w:rPr>
          </w:rPrChange>
        </w:rPr>
        <w:t>xzi</w:t>
      </w:r>
      <w:commentRangeEnd w:id="1259"/>
      <w:r w:rsidR="00196C3D" w:rsidRPr="00524F1B">
        <w:rPr>
          <w:rStyle w:val="CommentReference"/>
        </w:rPr>
        <w:commentReference w:id="1259"/>
      </w:r>
      <w:r w:rsidRPr="00524F1B">
        <w:rPr>
          <w:rFonts w:ascii="Times New Roman" w:hAnsi="Times New Roman" w:cs="Times New Roman"/>
          <w:sz w:val="24"/>
          <w:szCs w:val="24"/>
        </w:rPr>
        <w:t> is one of the k-nearest neighbors of </w:t>
      </w:r>
      <w:r w:rsidRPr="00524F1B">
        <w:rPr>
          <w:rStyle w:val="katex-mathml"/>
          <w:rFonts w:ascii="Times New Roman" w:hAnsi="Times New Roman" w:cs="Times New Roman"/>
          <w:sz w:val="24"/>
          <w:szCs w:val="24"/>
          <w:bdr w:val="none" w:sz="0" w:space="0" w:color="auto" w:frame="1"/>
        </w:rPr>
        <w:t>xi</w:t>
      </w:r>
    </w:p>
    <w:p w14:paraId="3A5DE45C" w14:textId="5EE8F0A3" w:rsidR="005B4146" w:rsidRPr="00524F1B" w:rsidRDefault="005B4146">
      <w:pPr>
        <w:numPr>
          <w:ilvl w:val="0"/>
          <w:numId w:val="19"/>
        </w:numPr>
        <w:tabs>
          <w:tab w:val="clear" w:pos="720"/>
          <w:tab w:val="num" w:pos="1200"/>
        </w:tabs>
        <w:spacing w:before="40" w:line="480" w:lineRule="auto"/>
        <w:ind w:firstLine="720"/>
        <w:rPr>
          <w:rFonts w:ascii="Times New Roman" w:hAnsi="Times New Roman" w:cs="Times New Roman"/>
          <w:sz w:val="24"/>
          <w:szCs w:val="24"/>
        </w:rPr>
        <w:pPrChange w:id="1261" w:author="Art Milch" w:date="2025-04-17T14:48:00Z" w16du:dateUtc="2025-04-17T18:48:00Z">
          <w:pPr>
            <w:numPr>
              <w:numId w:val="19"/>
            </w:numPr>
            <w:tabs>
              <w:tab w:val="num" w:pos="720"/>
              <w:tab w:val="num" w:pos="1200"/>
            </w:tabs>
            <w:spacing w:before="40" w:line="360" w:lineRule="auto"/>
            <w:ind w:left="720" w:hanging="360"/>
            <w:jc w:val="both"/>
          </w:pPr>
        </w:pPrChange>
      </w:pPr>
      <w:r w:rsidRPr="00524F1B">
        <w:rPr>
          <w:rStyle w:val="katex-mathml"/>
          <w:rFonts w:ascii="Times New Roman" w:hAnsi="Times New Roman" w:cs="Times New Roman"/>
          <w:sz w:val="24"/>
          <w:szCs w:val="24"/>
          <w:bdr w:val="none" w:sz="0" w:space="0" w:color="auto" w:frame="1"/>
        </w:rPr>
        <w:t>α</w:t>
      </w:r>
      <w:r w:rsidRPr="00524F1B">
        <w:rPr>
          <w:rFonts w:ascii="Times New Roman" w:hAnsi="Times New Roman" w:cs="Times New Roman"/>
          <w:sz w:val="24"/>
          <w:szCs w:val="24"/>
        </w:rPr>
        <w:t> is a random number in the range [0,1]</w:t>
      </w:r>
    </w:p>
    <w:p w14:paraId="3F0E674D" w14:textId="77777777" w:rsidR="005B4146" w:rsidRPr="00524F1B" w:rsidRDefault="005B4146">
      <w:pPr>
        <w:spacing w:before="40" w:line="480" w:lineRule="auto"/>
        <w:ind w:firstLine="720"/>
        <w:rPr>
          <w:rFonts w:ascii="Times New Roman" w:hAnsi="Times New Roman" w:cs="Times New Roman"/>
          <w:sz w:val="24"/>
          <w:szCs w:val="24"/>
        </w:rPr>
        <w:pPrChange w:id="1262" w:author="Art Milch" w:date="2025-04-17T14:48:00Z" w16du:dateUtc="2025-04-17T18:48:00Z">
          <w:pPr>
            <w:spacing w:before="40" w:line="360" w:lineRule="auto"/>
            <w:jc w:val="both"/>
          </w:pPr>
        </w:pPrChange>
      </w:pPr>
      <w:r w:rsidRPr="00524F1B">
        <w:rPr>
          <w:rFonts w:ascii="Times New Roman" w:hAnsi="Times New Roman" w:cs="Times New Roman"/>
          <w:sz w:val="24"/>
          <w:szCs w:val="24"/>
        </w:rPr>
        <w:t>The SMOTE implementation follows these steps:</w:t>
      </w:r>
    </w:p>
    <w:p w14:paraId="269DD28F" w14:textId="512998E9" w:rsidR="005B4146" w:rsidRPr="00524F1B" w:rsidRDefault="005B4146">
      <w:pPr>
        <w:numPr>
          <w:ilvl w:val="0"/>
          <w:numId w:val="20"/>
        </w:numPr>
        <w:tabs>
          <w:tab w:val="clear" w:pos="720"/>
          <w:tab w:val="num" w:pos="1200"/>
        </w:tabs>
        <w:spacing w:before="40" w:line="480" w:lineRule="auto"/>
        <w:ind w:firstLine="720"/>
        <w:rPr>
          <w:rFonts w:ascii="Times New Roman" w:hAnsi="Times New Roman" w:cs="Times New Roman"/>
          <w:sz w:val="24"/>
          <w:szCs w:val="24"/>
        </w:rPr>
        <w:pPrChange w:id="1263" w:author="Art Milch" w:date="2025-04-17T14:48:00Z" w16du:dateUtc="2025-04-17T18:48:00Z">
          <w:pPr>
            <w:numPr>
              <w:numId w:val="20"/>
            </w:numPr>
            <w:tabs>
              <w:tab w:val="num" w:pos="720"/>
              <w:tab w:val="num" w:pos="1200"/>
            </w:tabs>
            <w:spacing w:before="40" w:line="360" w:lineRule="auto"/>
            <w:ind w:left="720" w:hanging="360"/>
            <w:jc w:val="both"/>
          </w:pPr>
        </w:pPrChange>
      </w:pPr>
      <w:r w:rsidRPr="00524F1B">
        <w:rPr>
          <w:rFonts w:ascii="Times New Roman" w:hAnsi="Times New Roman" w:cs="Times New Roman"/>
          <w:sz w:val="24"/>
          <w:szCs w:val="24"/>
        </w:rPr>
        <w:t>Reshape the 3D sequential data (samples, sequence length, features) into </w:t>
      </w:r>
      <w:r w:rsidR="00F15B8A" w:rsidRPr="00524F1B">
        <w:rPr>
          <w:rFonts w:ascii="Times New Roman" w:hAnsi="Times New Roman" w:cs="Times New Roman"/>
          <w:sz w:val="24"/>
          <w:szCs w:val="24"/>
        </w:rPr>
        <w:t xml:space="preserve">a </w:t>
      </w:r>
      <w:r w:rsidRPr="00524F1B">
        <w:rPr>
          <w:rFonts w:ascii="Times New Roman" w:hAnsi="Times New Roman" w:cs="Times New Roman"/>
          <w:sz w:val="24"/>
          <w:szCs w:val="24"/>
        </w:rPr>
        <w:t>2D format</w:t>
      </w:r>
    </w:p>
    <w:p w14:paraId="0FA38CC5" w14:textId="77777777" w:rsidR="005B4146" w:rsidRPr="00524F1B" w:rsidRDefault="005B4146">
      <w:pPr>
        <w:numPr>
          <w:ilvl w:val="0"/>
          <w:numId w:val="21"/>
        </w:numPr>
        <w:tabs>
          <w:tab w:val="clear" w:pos="720"/>
          <w:tab w:val="num" w:pos="1200"/>
        </w:tabs>
        <w:spacing w:before="40" w:line="480" w:lineRule="auto"/>
        <w:ind w:firstLine="720"/>
        <w:rPr>
          <w:rFonts w:ascii="Times New Roman" w:hAnsi="Times New Roman" w:cs="Times New Roman"/>
          <w:sz w:val="24"/>
          <w:szCs w:val="24"/>
        </w:rPr>
        <w:pPrChange w:id="1264" w:author="Art Milch" w:date="2025-04-17T14:48:00Z" w16du:dateUtc="2025-04-17T18:48:00Z">
          <w:pPr>
            <w:numPr>
              <w:numId w:val="21"/>
            </w:numPr>
            <w:tabs>
              <w:tab w:val="num" w:pos="720"/>
              <w:tab w:val="num" w:pos="1200"/>
            </w:tabs>
            <w:spacing w:before="40" w:line="360" w:lineRule="auto"/>
            <w:ind w:left="720" w:hanging="360"/>
            <w:jc w:val="both"/>
          </w:pPr>
        </w:pPrChange>
      </w:pPr>
      <w:r w:rsidRPr="00524F1B">
        <w:rPr>
          <w:rFonts w:ascii="Times New Roman" w:hAnsi="Times New Roman" w:cs="Times New Roman"/>
          <w:sz w:val="24"/>
          <w:szCs w:val="24"/>
        </w:rPr>
        <w:t>Apply SMOTE to balance the classes</w:t>
      </w:r>
    </w:p>
    <w:p w14:paraId="105C2CB9" w14:textId="77777777" w:rsidR="005B4146" w:rsidRPr="00524F1B" w:rsidRDefault="005B4146">
      <w:pPr>
        <w:numPr>
          <w:ilvl w:val="0"/>
          <w:numId w:val="22"/>
        </w:numPr>
        <w:tabs>
          <w:tab w:val="clear" w:pos="720"/>
          <w:tab w:val="num" w:pos="1200"/>
        </w:tabs>
        <w:spacing w:before="40" w:line="480" w:lineRule="auto"/>
        <w:ind w:firstLine="720"/>
        <w:rPr>
          <w:rFonts w:ascii="Times New Roman" w:hAnsi="Times New Roman" w:cs="Times New Roman"/>
          <w:sz w:val="24"/>
          <w:szCs w:val="24"/>
        </w:rPr>
        <w:pPrChange w:id="1265" w:author="Art Milch" w:date="2025-04-17T14:48:00Z" w16du:dateUtc="2025-04-17T18:48:00Z">
          <w:pPr>
            <w:numPr>
              <w:numId w:val="22"/>
            </w:numPr>
            <w:tabs>
              <w:tab w:val="num" w:pos="720"/>
              <w:tab w:val="num" w:pos="1200"/>
            </w:tabs>
            <w:spacing w:before="40" w:line="360" w:lineRule="auto"/>
            <w:ind w:left="720" w:hanging="360"/>
            <w:jc w:val="both"/>
          </w:pPr>
        </w:pPrChange>
      </w:pPr>
      <w:r w:rsidRPr="00524F1B">
        <w:rPr>
          <w:rFonts w:ascii="Times New Roman" w:hAnsi="Times New Roman" w:cs="Times New Roman"/>
          <w:sz w:val="24"/>
          <w:szCs w:val="24"/>
        </w:rPr>
        <w:t>Reshape back to 3D format for model training</w:t>
      </w:r>
    </w:p>
    <w:p w14:paraId="4A66A8F7" w14:textId="34E5CA90" w:rsidR="00470F0C" w:rsidRPr="00524F1B" w:rsidRDefault="00735EBF" w:rsidP="00580F9F">
      <w:pPr>
        <w:pStyle w:val="NormalWeb"/>
        <w:spacing w:before="0" w:beforeAutospacing="0" w:after="0" w:afterAutospacing="0" w:line="480" w:lineRule="auto"/>
        <w:ind w:firstLine="720"/>
        <w:pPrChange w:id="1266" w:author="Art Milch" w:date="2025-04-19T08:52:00Z" w16du:dateUtc="2025-04-19T12:52:00Z">
          <w:pPr>
            <w:pStyle w:val="NormalWeb"/>
            <w:spacing w:before="40" w:after="240" w:afterAutospacing="0" w:line="360" w:lineRule="auto"/>
            <w:jc w:val="both"/>
          </w:pPr>
        </w:pPrChange>
      </w:pPr>
      <w:r w:rsidRPr="00524F1B">
        <w:t xml:space="preserve">This approach helps prevent model bias </w:t>
      </w:r>
      <w:commentRangeStart w:id="1267"/>
      <w:r w:rsidRPr="00524F1B">
        <w:t>toward</w:t>
      </w:r>
      <w:del w:id="1268" w:author="Art Milch" w:date="2025-04-19T08:50:00Z" w16du:dateUtc="2025-04-19T12:50:00Z">
        <w:r w:rsidRPr="00524F1B" w:rsidDel="00524F1B">
          <w:delText>s</w:delText>
        </w:r>
      </w:del>
      <w:r w:rsidRPr="00524F1B">
        <w:t xml:space="preserve"> </w:t>
      </w:r>
      <w:commentRangeEnd w:id="1267"/>
      <w:r w:rsidR="00524F1B">
        <w:rPr>
          <w:rStyle w:val="CommentReference"/>
          <w:rFonts w:asciiTheme="minorHAnsi" w:eastAsiaTheme="minorHAnsi" w:hAnsiTheme="minorHAnsi" w:cstheme="minorBidi"/>
        </w:rPr>
        <w:commentReference w:id="1267"/>
      </w:r>
      <w:r w:rsidRPr="00524F1B">
        <w:t xml:space="preserve">the majority class and improves the detection of profitable trading opportunities. This is because our implementation </w:t>
      </w:r>
      <w:r w:rsidR="00913FB2" w:rsidRPr="00524F1B">
        <w:t>yielded a balanced dataset with both trading signals equally represented, thereby enabling the model to capture real trading opportunities more effectively</w:t>
      </w:r>
      <w:r w:rsidR="00275B4B" w:rsidRPr="00524F1B">
        <w:t xml:space="preserve"> while also respecting the temporal nature of the financial data (</w:t>
      </w:r>
      <w:commentRangeStart w:id="1269"/>
      <w:r w:rsidR="00275B4B" w:rsidRPr="00524F1B">
        <w:t xml:space="preserve">He </w:t>
      </w:r>
      <w:ins w:id="1270" w:author="Art Milch" w:date="2025-04-19T08:51:00Z" w16du:dateUtc="2025-04-19T12:51:00Z">
        <w:r w:rsidR="00580F9F">
          <w:t>&amp;</w:t>
        </w:r>
      </w:ins>
      <w:del w:id="1271" w:author="Art Milch" w:date="2025-04-19T08:51:00Z" w16du:dateUtc="2025-04-19T12:51:00Z">
        <w:r w:rsidR="00275B4B" w:rsidRPr="00524F1B" w:rsidDel="00580F9F">
          <w:delText>and</w:delText>
        </w:r>
      </w:del>
      <w:r w:rsidR="00275B4B" w:rsidRPr="00524F1B">
        <w:t xml:space="preserve"> Garcia</w:t>
      </w:r>
      <w:commentRangeEnd w:id="1269"/>
      <w:r w:rsidR="00580F9F">
        <w:rPr>
          <w:rStyle w:val="CommentReference"/>
          <w:rFonts w:asciiTheme="minorHAnsi" w:eastAsiaTheme="minorHAnsi" w:hAnsiTheme="minorHAnsi" w:cstheme="minorBidi"/>
        </w:rPr>
        <w:commentReference w:id="1269"/>
      </w:r>
      <w:r w:rsidR="00275B4B" w:rsidRPr="00524F1B">
        <w:t xml:space="preserve">, </w:t>
      </w:r>
      <w:r w:rsidRPr="00524F1B">
        <w:t xml:space="preserve">2009). </w:t>
      </w:r>
    </w:p>
    <w:p w14:paraId="1BDA5918" w14:textId="4ABC9EBD" w:rsidR="00470F0C" w:rsidRPr="00524F1B" w:rsidRDefault="00470F0C">
      <w:pPr>
        <w:pStyle w:val="NormalWeb"/>
        <w:spacing w:before="0" w:beforeAutospacing="0" w:after="0" w:afterAutospacing="0" w:line="480" w:lineRule="auto"/>
        <w:ind w:firstLine="720"/>
        <w:pPrChange w:id="1272" w:author="Art Milch" w:date="2025-04-17T14:48:00Z" w16du:dateUtc="2025-04-17T18:48:00Z">
          <w:pPr>
            <w:pStyle w:val="NormalWeb"/>
            <w:spacing w:before="0" w:beforeAutospacing="0" w:after="0" w:afterAutospacing="0" w:line="360" w:lineRule="auto"/>
            <w:jc w:val="both"/>
          </w:pPr>
        </w:pPrChange>
      </w:pPr>
      <w:r w:rsidRPr="00524F1B">
        <w:t>The impact of SMOTE was clearly visible in the trading system</w:t>
      </w:r>
      <w:ins w:id="1273" w:author="Art Milch" w:date="2025-04-19T08:52:00Z" w16du:dateUtc="2025-04-19T12:52:00Z">
        <w:r w:rsidR="00580F9F">
          <w:t>’</w:t>
        </w:r>
      </w:ins>
      <w:del w:id="1274" w:author="Art Milch" w:date="2025-04-19T08:52:00Z" w16du:dateUtc="2025-04-19T12:52:00Z">
        <w:r w:rsidRPr="00524F1B" w:rsidDel="00580F9F">
          <w:delText>'</w:delText>
        </w:r>
      </w:del>
      <w:r w:rsidRPr="00524F1B">
        <w:t xml:space="preserve">s performance. Before applying SMOTE, the initial class distribution was 37% profitable trades vs. 63% unprofitable </w:t>
      </w:r>
      <w:r w:rsidRPr="00524F1B">
        <w:lastRenderedPageBreak/>
        <w:t>trades. After SMOTE, I achieved a balanced 50</w:t>
      </w:r>
      <w:ins w:id="1275" w:author="Art Milch" w:date="2025-04-19T08:52:00Z" w16du:dateUtc="2025-04-19T12:52:00Z">
        <w:r w:rsidR="00E94D5E">
          <w:t>–</w:t>
        </w:r>
      </w:ins>
      <w:del w:id="1276" w:author="Art Milch" w:date="2025-04-19T08:52:00Z" w16du:dateUtc="2025-04-19T12:52:00Z">
        <w:r w:rsidRPr="00524F1B" w:rsidDel="00E94D5E">
          <w:delText>-</w:delText>
        </w:r>
      </w:del>
      <w:r w:rsidRPr="00524F1B">
        <w:t>50 representation, which resulted in significant improvements:</w:t>
      </w:r>
    </w:p>
    <w:p w14:paraId="5497EAE5" w14:textId="77777777" w:rsidR="00470F0C" w:rsidRPr="00524F1B" w:rsidRDefault="00470F0C">
      <w:pPr>
        <w:pStyle w:val="NormalWeb"/>
        <w:numPr>
          <w:ilvl w:val="0"/>
          <w:numId w:val="83"/>
        </w:numPr>
        <w:spacing w:before="0" w:beforeAutospacing="0" w:after="0" w:afterAutospacing="0" w:line="480" w:lineRule="auto"/>
        <w:ind w:firstLine="720"/>
        <w:pPrChange w:id="1277" w:author="Art Milch" w:date="2025-04-17T14:48:00Z" w16du:dateUtc="2025-04-17T18:48:00Z">
          <w:pPr>
            <w:pStyle w:val="NormalWeb"/>
            <w:numPr>
              <w:numId w:val="83"/>
            </w:numPr>
            <w:spacing w:before="0" w:beforeAutospacing="0" w:after="0" w:afterAutospacing="0" w:line="360" w:lineRule="auto"/>
            <w:ind w:left="720" w:hanging="360"/>
            <w:jc w:val="both"/>
          </w:pPr>
        </w:pPrChange>
      </w:pPr>
      <w:r w:rsidRPr="00524F1B">
        <w:t>Higher actual positive rate to identify profitable trades</w:t>
      </w:r>
    </w:p>
    <w:p w14:paraId="631B3B7D" w14:textId="77777777" w:rsidR="00470F0C" w:rsidRPr="00524F1B" w:rsidRDefault="00470F0C">
      <w:pPr>
        <w:pStyle w:val="NormalWeb"/>
        <w:numPr>
          <w:ilvl w:val="0"/>
          <w:numId w:val="83"/>
        </w:numPr>
        <w:spacing w:before="40" w:after="0" w:line="480" w:lineRule="auto"/>
        <w:ind w:firstLine="720"/>
        <w:pPrChange w:id="1278" w:author="Art Milch" w:date="2025-04-17T14:48:00Z" w16du:dateUtc="2025-04-17T18:48:00Z">
          <w:pPr>
            <w:pStyle w:val="NormalWeb"/>
            <w:numPr>
              <w:numId w:val="83"/>
            </w:numPr>
            <w:spacing w:before="40" w:after="0" w:line="360" w:lineRule="auto"/>
            <w:ind w:left="720" w:hanging="360"/>
            <w:jc w:val="both"/>
          </w:pPr>
        </w:pPrChange>
      </w:pPr>
      <w:r w:rsidRPr="00524F1B">
        <w:t>Greater sensitivity to market turning points</w:t>
      </w:r>
    </w:p>
    <w:p w14:paraId="4AE43211" w14:textId="26C6249F" w:rsidR="006C0C62" w:rsidRPr="00524F1B" w:rsidRDefault="00470F0C">
      <w:pPr>
        <w:pStyle w:val="NormalWeb"/>
        <w:numPr>
          <w:ilvl w:val="0"/>
          <w:numId w:val="83"/>
        </w:numPr>
        <w:spacing w:before="40" w:beforeAutospacing="0" w:after="0" w:afterAutospacing="0" w:line="480" w:lineRule="auto"/>
        <w:ind w:firstLine="720"/>
        <w:pPrChange w:id="1279" w:author="Art Milch" w:date="2025-04-17T14:48:00Z" w16du:dateUtc="2025-04-17T18:48:00Z">
          <w:pPr>
            <w:pStyle w:val="NormalWeb"/>
            <w:numPr>
              <w:numId w:val="83"/>
            </w:numPr>
            <w:spacing w:before="40" w:beforeAutospacing="0" w:after="0" w:afterAutospacing="0" w:line="360" w:lineRule="auto"/>
            <w:ind w:left="720" w:hanging="360"/>
            <w:jc w:val="both"/>
          </w:pPr>
        </w:pPrChange>
      </w:pPr>
      <w:r w:rsidRPr="00524F1B">
        <w:t>Balanced risk-reward opportunities</w:t>
      </w:r>
    </w:p>
    <w:p w14:paraId="010364E6" w14:textId="77777777" w:rsidR="005B4146" w:rsidRPr="00524F1B" w:rsidRDefault="005B4146" w:rsidP="0056567E">
      <w:pPr>
        <w:pStyle w:val="Heading3"/>
        <w:spacing w:before="0" w:beforeAutospacing="0" w:after="0" w:afterAutospacing="0" w:line="480" w:lineRule="auto"/>
        <w:rPr>
          <w:sz w:val="24"/>
          <w:szCs w:val="24"/>
        </w:rPr>
        <w:pPrChange w:id="1280" w:author="Art Milch" w:date="2025-04-19T08:53:00Z" w16du:dateUtc="2025-04-19T12:53:00Z">
          <w:pPr>
            <w:pStyle w:val="Heading3"/>
            <w:spacing w:before="240" w:beforeAutospacing="0" w:after="240" w:afterAutospacing="0"/>
            <w:jc w:val="both"/>
          </w:pPr>
        </w:pPrChange>
      </w:pPr>
      <w:bookmarkStart w:id="1281" w:name="_Toc194830281"/>
      <w:r w:rsidRPr="00524F1B">
        <w:rPr>
          <w:sz w:val="24"/>
          <w:szCs w:val="24"/>
        </w:rPr>
        <w:t>3.</w:t>
      </w:r>
      <w:r w:rsidR="00D6447F" w:rsidRPr="00524F1B">
        <w:rPr>
          <w:sz w:val="24"/>
          <w:szCs w:val="24"/>
        </w:rPr>
        <w:t>5</w:t>
      </w:r>
      <w:r w:rsidRPr="00524F1B">
        <w:rPr>
          <w:sz w:val="24"/>
          <w:szCs w:val="24"/>
        </w:rPr>
        <w:t xml:space="preserve"> Deep Learning Architecture</w:t>
      </w:r>
      <w:bookmarkEnd w:id="1281"/>
    </w:p>
    <w:p w14:paraId="431FE743" w14:textId="5784F5A3" w:rsidR="00470F0C" w:rsidRPr="00524F1B" w:rsidRDefault="00470F0C" w:rsidP="00EC5C41">
      <w:pPr>
        <w:spacing w:line="480" w:lineRule="auto"/>
        <w:ind w:firstLine="720"/>
        <w:rPr>
          <w:rFonts w:ascii="Times New Roman" w:hAnsi="Times New Roman" w:cs="Times New Roman"/>
          <w:sz w:val="24"/>
          <w:szCs w:val="24"/>
        </w:rPr>
        <w:pPrChange w:id="1282" w:author="Art Milch" w:date="2025-04-19T08:53:00Z" w16du:dateUtc="2025-04-19T12:53:00Z">
          <w:pPr>
            <w:spacing w:before="240" w:line="360" w:lineRule="auto"/>
            <w:jc w:val="both"/>
          </w:pPr>
        </w:pPrChange>
      </w:pPr>
      <w:r w:rsidRPr="00524F1B">
        <w:rPr>
          <w:rFonts w:ascii="Times New Roman" w:hAnsi="Times New Roman" w:cs="Times New Roman"/>
          <w:sz w:val="24"/>
          <w:szCs w:val="24"/>
        </w:rPr>
        <w:t>My hybrid deep</w:t>
      </w:r>
      <w:ins w:id="1283" w:author="Art Milch" w:date="2025-04-19T08:53:00Z" w16du:dateUtc="2025-04-19T12:53:00Z">
        <w:r w:rsidR="0056567E">
          <w:rPr>
            <w:rFonts w:ascii="Times New Roman" w:hAnsi="Times New Roman" w:cs="Times New Roman"/>
            <w:sz w:val="24"/>
            <w:szCs w:val="24"/>
          </w:rPr>
          <w:t>-</w:t>
        </w:r>
      </w:ins>
      <w:del w:id="1284" w:author="Art Milch" w:date="2025-04-19T08:53:00Z" w16du:dateUtc="2025-04-19T12:53:00Z">
        <w:r w:rsidRPr="00524F1B" w:rsidDel="0056567E">
          <w:rPr>
            <w:rFonts w:ascii="Times New Roman" w:hAnsi="Times New Roman" w:cs="Times New Roman"/>
            <w:sz w:val="24"/>
            <w:szCs w:val="24"/>
          </w:rPr>
          <w:delText xml:space="preserve"> </w:delText>
        </w:r>
      </w:del>
      <w:r w:rsidRPr="00524F1B">
        <w:rPr>
          <w:rFonts w:ascii="Times New Roman" w:hAnsi="Times New Roman" w:cs="Times New Roman"/>
          <w:sz w:val="24"/>
          <w:szCs w:val="24"/>
        </w:rPr>
        <w:t>learning model combines CNN and BiLSTM architectures with an attention mechanism, building on the work of Selvin et al. (2017) and Vaswani et al. (2017).</w:t>
      </w:r>
    </w:p>
    <w:p w14:paraId="39F7D65F" w14:textId="17CE5497" w:rsidR="00470F0C" w:rsidRPr="00524F1B" w:rsidRDefault="00470F0C" w:rsidP="0056567E">
      <w:pPr>
        <w:spacing w:line="480" w:lineRule="auto"/>
        <w:ind w:firstLine="720"/>
        <w:rPr>
          <w:rFonts w:ascii="Times New Roman" w:hAnsi="Times New Roman" w:cs="Times New Roman"/>
          <w:sz w:val="24"/>
          <w:szCs w:val="24"/>
        </w:rPr>
        <w:pPrChange w:id="1285" w:author="Art Milch" w:date="2025-04-19T08:53:00Z" w16du:dateUtc="2025-04-19T12:53:00Z">
          <w:pPr>
            <w:spacing w:before="240" w:line="360" w:lineRule="auto"/>
            <w:jc w:val="both"/>
          </w:pPr>
        </w:pPrChange>
      </w:pPr>
      <w:r w:rsidRPr="00524F1B">
        <w:rPr>
          <w:rFonts w:ascii="Times New Roman" w:hAnsi="Times New Roman" w:cs="Times New Roman"/>
          <w:sz w:val="24"/>
          <w:szCs w:val="24"/>
        </w:rPr>
        <w:t xml:space="preserve">The CNN component processes local patterns through 64 filters with a kernel size of </w:t>
      </w:r>
      <w:ins w:id="1286" w:author="Art Milch" w:date="2025-04-19T08:53:00Z" w16du:dateUtc="2025-04-19T12:53:00Z">
        <w:r w:rsidR="0056567E">
          <w:rPr>
            <w:rFonts w:ascii="Times New Roman" w:hAnsi="Times New Roman" w:cs="Times New Roman"/>
            <w:sz w:val="24"/>
            <w:szCs w:val="24"/>
          </w:rPr>
          <w:t>three</w:t>
        </w:r>
      </w:ins>
      <w:del w:id="1287" w:author="Art Milch" w:date="2025-04-19T08:53:00Z" w16du:dateUtc="2025-04-19T12:53:00Z">
        <w:r w:rsidRPr="00524F1B" w:rsidDel="0056567E">
          <w:rPr>
            <w:rFonts w:ascii="Times New Roman" w:hAnsi="Times New Roman" w:cs="Times New Roman"/>
            <w:sz w:val="24"/>
            <w:szCs w:val="24"/>
          </w:rPr>
          <w:delText>3</w:delText>
        </w:r>
      </w:del>
      <w:r w:rsidRPr="00524F1B">
        <w:rPr>
          <w:rFonts w:ascii="Times New Roman" w:hAnsi="Times New Roman" w:cs="Times New Roman"/>
          <w:sz w:val="24"/>
          <w:szCs w:val="24"/>
        </w:rPr>
        <w:t>, followed by max pooling and dropout regularization (rate of 0.2). The BiLSTM structure consists of three stacked layers with 128, 32, and 32 units, respectively, incorporating bidirectional processing for enhanced temporal feature capture (Graves &amp; Schmidhuber, 2005).</w:t>
      </w:r>
    </w:p>
    <w:p w14:paraId="24DC592E" w14:textId="1121B834" w:rsidR="00470F0C" w:rsidRPr="00524F1B" w:rsidRDefault="00470F0C" w:rsidP="0056567E">
      <w:pPr>
        <w:spacing w:line="480" w:lineRule="auto"/>
        <w:ind w:firstLine="720"/>
        <w:rPr>
          <w:rFonts w:ascii="Times New Roman" w:hAnsi="Times New Roman" w:cs="Times New Roman"/>
          <w:sz w:val="24"/>
          <w:szCs w:val="24"/>
        </w:rPr>
        <w:pPrChange w:id="1288" w:author="Art Milch" w:date="2025-04-19T08:54:00Z" w16du:dateUtc="2025-04-19T12:54:00Z">
          <w:pPr>
            <w:spacing w:before="240" w:line="360" w:lineRule="auto"/>
            <w:jc w:val="both"/>
          </w:pPr>
        </w:pPrChange>
      </w:pPr>
      <w:r w:rsidRPr="00524F1B">
        <w:rPr>
          <w:rFonts w:ascii="Times New Roman" w:hAnsi="Times New Roman" w:cs="Times New Roman"/>
          <w:sz w:val="24"/>
          <w:szCs w:val="24"/>
        </w:rPr>
        <w:t>The attention mechanism, following Bahdanau et al. (2015), enhances the model</w:t>
      </w:r>
      <w:ins w:id="1289" w:author="Art Milch" w:date="2025-04-19T08:54:00Z" w16du:dateUtc="2025-04-19T12:54:00Z">
        <w:r w:rsidR="0056567E">
          <w:rPr>
            <w:rFonts w:ascii="Times New Roman" w:hAnsi="Times New Roman" w:cs="Times New Roman"/>
            <w:sz w:val="24"/>
            <w:szCs w:val="24"/>
          </w:rPr>
          <w:t>’</w:t>
        </w:r>
      </w:ins>
      <w:del w:id="1290" w:author="Art Milch" w:date="2025-04-19T08:54:00Z" w16du:dateUtc="2025-04-19T12:54:00Z">
        <w:r w:rsidRPr="00524F1B" w:rsidDel="0056567E">
          <w:rPr>
            <w:rFonts w:ascii="Times New Roman" w:hAnsi="Times New Roman" w:cs="Times New Roman"/>
            <w:sz w:val="24"/>
            <w:szCs w:val="24"/>
          </w:rPr>
          <w:delText>'</w:delText>
        </w:r>
      </w:del>
      <w:r w:rsidRPr="00524F1B">
        <w:rPr>
          <w:rFonts w:ascii="Times New Roman" w:hAnsi="Times New Roman" w:cs="Times New Roman"/>
          <w:sz w:val="24"/>
          <w:szCs w:val="24"/>
        </w:rPr>
        <w:t>s ability to focus on relevant temporal patterns through a SoftMax-activated scoring system:</w:t>
      </w:r>
    </w:p>
    <w:p w14:paraId="61EE0026" w14:textId="104792ED" w:rsidR="004C540A" w:rsidRPr="00524F1B" w:rsidRDefault="004C540A">
      <w:pPr>
        <w:spacing w:before="240" w:line="480" w:lineRule="auto"/>
        <w:ind w:firstLine="720"/>
        <w:rPr>
          <w:rFonts w:ascii="Times New Roman" w:hAnsi="Times New Roman" w:cs="Times New Roman"/>
          <w:sz w:val="24"/>
          <w:szCs w:val="24"/>
        </w:rPr>
        <w:pPrChange w:id="1291" w:author="Art Milch" w:date="2025-04-17T14:48:00Z" w16du:dateUtc="2025-04-17T18:48:00Z">
          <w:pPr>
            <w:spacing w:before="240" w:line="360" w:lineRule="auto"/>
            <w:jc w:val="both"/>
          </w:pPr>
        </w:pPrChange>
      </w:pPr>
      <m:oMathPara>
        <m:oMath>
          <m:r>
            <w:rPr>
              <w:rStyle w:val="katex-mathml"/>
              <w:rFonts w:ascii="Cambria Math" w:hAnsi="Cambria Math" w:cs="Times New Roman"/>
              <w:sz w:val="24"/>
              <w:szCs w:val="24"/>
              <w:bdr w:val="none" w:sz="0" w:space="0" w:color="auto" w:frame="1"/>
            </w:rPr>
            <m:t>Attention Score=softmax(W⋅ht+b)</m:t>
          </m:r>
        </m:oMath>
      </m:oMathPara>
    </w:p>
    <w:p w14:paraId="0288A679" w14:textId="4F2D5CA3" w:rsidR="004C540A" w:rsidRPr="00524F1B" w:rsidRDefault="00F15B8A">
      <w:pPr>
        <w:spacing w:line="480" w:lineRule="auto"/>
        <w:ind w:firstLine="720"/>
        <w:rPr>
          <w:rFonts w:ascii="Times New Roman" w:hAnsi="Times New Roman" w:cs="Times New Roman"/>
          <w:sz w:val="24"/>
          <w:szCs w:val="24"/>
        </w:rPr>
        <w:pPrChange w:id="1292" w:author="Art Milch" w:date="2025-04-17T14:48:00Z" w16du:dateUtc="2025-04-17T18:48:00Z">
          <w:pPr>
            <w:jc w:val="both"/>
          </w:pPr>
        </w:pPrChange>
      </w:pPr>
      <w:r w:rsidRPr="00524F1B">
        <w:rPr>
          <w:rFonts w:ascii="Times New Roman" w:hAnsi="Times New Roman" w:cs="Times New Roman"/>
          <w:sz w:val="24"/>
          <w:szCs w:val="24"/>
        </w:rPr>
        <w:t>Where</w:t>
      </w:r>
      <w:r w:rsidR="004C540A" w:rsidRPr="00524F1B">
        <w:rPr>
          <w:rFonts w:ascii="Times New Roman" w:hAnsi="Times New Roman" w:cs="Times New Roman"/>
          <w:sz w:val="24"/>
          <w:szCs w:val="24"/>
        </w:rPr>
        <w:t> </w:t>
      </w:r>
      <w:r w:rsidR="004C540A" w:rsidRPr="00524F1B">
        <w:rPr>
          <w:rStyle w:val="mord"/>
          <w:rFonts w:ascii="Times New Roman" w:hAnsi="Times New Roman" w:cs="Times New Roman"/>
          <w:i/>
          <w:iCs/>
          <w:sz w:val="24"/>
          <w:szCs w:val="24"/>
        </w:rPr>
        <w:t>ht</w:t>
      </w:r>
      <w:r w:rsidR="004C540A" w:rsidRPr="00524F1B">
        <w:rPr>
          <w:rStyle w:val="vlist-s"/>
          <w:rFonts w:ascii="Times New Roman" w:hAnsi="Times New Roman" w:cs="Times New Roman"/>
          <w:sz w:val="24"/>
          <w:szCs w:val="24"/>
        </w:rPr>
        <w:t>​</w:t>
      </w:r>
      <w:r w:rsidR="004C540A" w:rsidRPr="00524F1B">
        <w:rPr>
          <w:rFonts w:ascii="Times New Roman" w:hAnsi="Times New Roman" w:cs="Times New Roman"/>
          <w:sz w:val="24"/>
          <w:szCs w:val="24"/>
        </w:rPr>
        <w:t xml:space="preserve"> represents the hidden state at time t, and </w:t>
      </w:r>
      <w:r w:rsidR="004C540A" w:rsidRPr="00943575">
        <w:rPr>
          <w:rFonts w:ascii="Times New Roman" w:hAnsi="Times New Roman" w:cs="Times New Roman"/>
          <w:i/>
          <w:iCs/>
          <w:sz w:val="24"/>
          <w:szCs w:val="24"/>
          <w:rPrChange w:id="1293" w:author="Art Milch" w:date="2025-04-19T08:55:00Z" w16du:dateUtc="2025-04-19T12:55:00Z">
            <w:rPr>
              <w:rFonts w:ascii="Times New Roman" w:hAnsi="Times New Roman" w:cs="Times New Roman"/>
              <w:sz w:val="24"/>
              <w:szCs w:val="24"/>
            </w:rPr>
          </w:rPrChange>
        </w:rPr>
        <w:t xml:space="preserve">W </w:t>
      </w:r>
      <w:r w:rsidR="004C540A" w:rsidRPr="00943575">
        <w:rPr>
          <w:rFonts w:ascii="Times New Roman" w:hAnsi="Times New Roman" w:cs="Times New Roman"/>
          <w:sz w:val="24"/>
          <w:szCs w:val="24"/>
        </w:rPr>
        <w:t>and</w:t>
      </w:r>
      <w:r w:rsidR="004C540A" w:rsidRPr="00943575">
        <w:rPr>
          <w:rFonts w:ascii="Times New Roman" w:hAnsi="Times New Roman" w:cs="Times New Roman"/>
          <w:i/>
          <w:iCs/>
          <w:sz w:val="24"/>
          <w:szCs w:val="24"/>
          <w:rPrChange w:id="1294" w:author="Art Milch" w:date="2025-04-19T08:55:00Z" w16du:dateUtc="2025-04-19T12:55:00Z">
            <w:rPr>
              <w:rFonts w:ascii="Times New Roman" w:hAnsi="Times New Roman" w:cs="Times New Roman"/>
              <w:sz w:val="24"/>
              <w:szCs w:val="24"/>
            </w:rPr>
          </w:rPrChange>
        </w:rPr>
        <w:t xml:space="preserve"> b</w:t>
      </w:r>
      <w:r w:rsidR="004C540A" w:rsidRPr="00524F1B">
        <w:rPr>
          <w:rFonts w:ascii="Times New Roman" w:hAnsi="Times New Roman" w:cs="Times New Roman"/>
          <w:sz w:val="24"/>
          <w:szCs w:val="24"/>
        </w:rPr>
        <w:t xml:space="preserve"> are learnable parameters.</w:t>
      </w:r>
    </w:p>
    <w:p w14:paraId="4F671C50" w14:textId="4CFE59B4" w:rsidR="004C540A" w:rsidRPr="00524F1B" w:rsidRDefault="004C540A" w:rsidP="00804520">
      <w:pPr>
        <w:pStyle w:val="Heading4"/>
        <w:spacing w:before="0" w:line="480" w:lineRule="auto"/>
        <w:rPr>
          <w:rFonts w:ascii="Times New Roman" w:hAnsi="Times New Roman" w:cs="Times New Roman"/>
          <w:color w:val="auto"/>
          <w:sz w:val="24"/>
          <w:szCs w:val="24"/>
        </w:rPr>
        <w:pPrChange w:id="1295" w:author="Art Milch" w:date="2025-04-19T08:56:00Z" w16du:dateUtc="2025-04-19T12:56:00Z">
          <w:pPr>
            <w:pStyle w:val="Heading4"/>
            <w:spacing w:before="0" w:after="240"/>
            <w:jc w:val="both"/>
          </w:pPr>
        </w:pPrChange>
      </w:pPr>
      <w:r w:rsidRPr="00524F1B">
        <w:rPr>
          <w:rFonts w:ascii="Times New Roman" w:hAnsi="Times New Roman" w:cs="Times New Roman"/>
          <w:color w:val="auto"/>
          <w:sz w:val="24"/>
          <w:szCs w:val="24"/>
        </w:rPr>
        <w:t>3.</w:t>
      </w:r>
      <w:r w:rsidR="006C0C62" w:rsidRPr="00524F1B">
        <w:rPr>
          <w:rFonts w:ascii="Times New Roman" w:hAnsi="Times New Roman" w:cs="Times New Roman"/>
          <w:color w:val="auto"/>
          <w:sz w:val="24"/>
          <w:szCs w:val="24"/>
        </w:rPr>
        <w:t>5</w:t>
      </w:r>
      <w:r w:rsidRPr="00524F1B">
        <w:rPr>
          <w:rFonts w:ascii="Times New Roman" w:hAnsi="Times New Roman" w:cs="Times New Roman"/>
          <w:color w:val="auto"/>
          <w:sz w:val="24"/>
          <w:szCs w:val="24"/>
        </w:rPr>
        <w:t>.1 Convolutional Neural Network Layer</w:t>
      </w:r>
    </w:p>
    <w:p w14:paraId="41B61749" w14:textId="77777777" w:rsidR="004C540A" w:rsidRPr="00524F1B" w:rsidRDefault="004C540A" w:rsidP="00804520">
      <w:pPr>
        <w:spacing w:after="240" w:line="480" w:lineRule="auto"/>
        <w:ind w:firstLine="720"/>
        <w:rPr>
          <w:rFonts w:ascii="Times New Roman" w:hAnsi="Times New Roman" w:cs="Times New Roman"/>
          <w:sz w:val="24"/>
          <w:szCs w:val="24"/>
        </w:rPr>
        <w:pPrChange w:id="1296" w:author="Art Milch" w:date="2025-04-19T08:56:00Z" w16du:dateUtc="2025-04-19T12:56:00Z">
          <w:pPr>
            <w:spacing w:after="240" w:line="360" w:lineRule="auto"/>
            <w:ind w:left="720"/>
            <w:jc w:val="both"/>
          </w:pPr>
        </w:pPrChange>
      </w:pPr>
      <w:r w:rsidRPr="00524F1B">
        <w:rPr>
          <w:rFonts w:ascii="Times New Roman" w:hAnsi="Times New Roman" w:cs="Times New Roman"/>
          <w:sz w:val="24"/>
          <w:szCs w:val="24"/>
        </w:rPr>
        <w:t>The CNN component is designed to extract local patterns from the input sequences. It employs multiple convolutional layers with filters of varying sizes to capture different scales of price movements and market patterns.</w:t>
      </w:r>
    </w:p>
    <w:p w14:paraId="01A81D6C" w14:textId="032B9DEA" w:rsidR="004C540A" w:rsidRPr="00524F1B" w:rsidRDefault="004C540A" w:rsidP="0027266D">
      <w:pPr>
        <w:pStyle w:val="Heading4"/>
        <w:spacing w:before="0" w:line="480" w:lineRule="auto"/>
        <w:rPr>
          <w:rFonts w:ascii="Times New Roman" w:hAnsi="Times New Roman" w:cs="Times New Roman"/>
          <w:color w:val="auto"/>
          <w:sz w:val="24"/>
          <w:szCs w:val="24"/>
        </w:rPr>
        <w:pPrChange w:id="1297" w:author="Art Milch" w:date="2025-04-19T08:56:00Z" w16du:dateUtc="2025-04-19T12:56:00Z">
          <w:pPr>
            <w:pStyle w:val="Heading4"/>
            <w:spacing w:before="0" w:after="240"/>
            <w:jc w:val="both"/>
          </w:pPr>
        </w:pPrChange>
      </w:pPr>
      <w:r w:rsidRPr="00524F1B">
        <w:rPr>
          <w:rFonts w:ascii="Times New Roman" w:hAnsi="Times New Roman" w:cs="Times New Roman"/>
          <w:color w:val="auto"/>
          <w:sz w:val="24"/>
          <w:szCs w:val="24"/>
        </w:rPr>
        <w:lastRenderedPageBreak/>
        <w:t>3.</w:t>
      </w:r>
      <w:r w:rsidR="006C0C62" w:rsidRPr="00524F1B">
        <w:rPr>
          <w:rFonts w:ascii="Times New Roman" w:hAnsi="Times New Roman" w:cs="Times New Roman"/>
          <w:color w:val="auto"/>
          <w:sz w:val="24"/>
          <w:szCs w:val="24"/>
        </w:rPr>
        <w:t>5</w:t>
      </w:r>
      <w:r w:rsidRPr="00524F1B">
        <w:rPr>
          <w:rFonts w:ascii="Times New Roman" w:hAnsi="Times New Roman" w:cs="Times New Roman"/>
          <w:color w:val="auto"/>
          <w:sz w:val="24"/>
          <w:szCs w:val="24"/>
        </w:rPr>
        <w:t>.2 Bidirectional LSTM Layers</w:t>
      </w:r>
    </w:p>
    <w:p w14:paraId="297D59CE" w14:textId="7B8B07DD" w:rsidR="004C540A" w:rsidRPr="00524F1B" w:rsidRDefault="004C540A" w:rsidP="004B02DE">
      <w:pPr>
        <w:spacing w:line="480" w:lineRule="auto"/>
        <w:ind w:firstLine="720"/>
        <w:rPr>
          <w:rFonts w:ascii="Times New Roman" w:hAnsi="Times New Roman" w:cs="Times New Roman"/>
          <w:sz w:val="24"/>
          <w:szCs w:val="24"/>
        </w:rPr>
        <w:pPrChange w:id="1298" w:author="Art Milch" w:date="2025-04-19T17:46:00Z" w16du:dateUtc="2025-04-19T21:46:00Z">
          <w:pPr>
            <w:spacing w:after="240" w:line="360" w:lineRule="auto"/>
            <w:ind w:left="720"/>
            <w:jc w:val="both"/>
          </w:pPr>
        </w:pPrChange>
      </w:pPr>
      <w:r w:rsidRPr="00524F1B">
        <w:rPr>
          <w:rFonts w:ascii="Times New Roman" w:hAnsi="Times New Roman" w:cs="Times New Roman"/>
          <w:sz w:val="24"/>
          <w:szCs w:val="24"/>
        </w:rPr>
        <w:t xml:space="preserve">The architecture </w:t>
      </w:r>
      <w:r w:rsidR="00275B4B" w:rsidRPr="00524F1B">
        <w:rPr>
          <w:rFonts w:ascii="Times New Roman" w:hAnsi="Times New Roman" w:cs="Times New Roman"/>
          <w:sz w:val="24"/>
          <w:szCs w:val="24"/>
        </w:rPr>
        <w:t>employs multiple BiLSTM layers that process temporal dependencies in both forward and backward directions, enabling the model to capture complex temporal relationships within</w:t>
      </w:r>
      <w:r w:rsidRPr="00524F1B">
        <w:rPr>
          <w:rFonts w:ascii="Times New Roman" w:hAnsi="Times New Roman" w:cs="Times New Roman"/>
          <w:sz w:val="24"/>
          <w:szCs w:val="24"/>
        </w:rPr>
        <w:t xml:space="preserve"> the data. This bidirectional approach ensures that both past and future context is considered in the prediction process.</w:t>
      </w:r>
    </w:p>
    <w:p w14:paraId="48EAF5B3" w14:textId="638E18AE" w:rsidR="004C540A" w:rsidRPr="00524F1B" w:rsidRDefault="004C540A" w:rsidP="0027266D">
      <w:pPr>
        <w:pStyle w:val="Heading4"/>
        <w:spacing w:before="0" w:line="480" w:lineRule="auto"/>
        <w:rPr>
          <w:rFonts w:ascii="Times New Roman" w:hAnsi="Times New Roman" w:cs="Times New Roman"/>
          <w:color w:val="auto"/>
          <w:sz w:val="24"/>
          <w:szCs w:val="24"/>
        </w:rPr>
        <w:pPrChange w:id="1299" w:author="Art Milch" w:date="2025-04-19T08:57:00Z" w16du:dateUtc="2025-04-19T12:57:00Z">
          <w:pPr>
            <w:pStyle w:val="Heading4"/>
            <w:spacing w:before="0"/>
            <w:jc w:val="both"/>
          </w:pPr>
        </w:pPrChange>
      </w:pPr>
      <w:r w:rsidRPr="00524F1B">
        <w:rPr>
          <w:rFonts w:ascii="Times New Roman" w:hAnsi="Times New Roman" w:cs="Times New Roman"/>
          <w:color w:val="auto"/>
          <w:sz w:val="24"/>
          <w:szCs w:val="24"/>
        </w:rPr>
        <w:t>3.</w:t>
      </w:r>
      <w:r w:rsidR="006C0C62" w:rsidRPr="00524F1B">
        <w:rPr>
          <w:rFonts w:ascii="Times New Roman" w:hAnsi="Times New Roman" w:cs="Times New Roman"/>
          <w:color w:val="auto"/>
          <w:sz w:val="24"/>
          <w:szCs w:val="24"/>
        </w:rPr>
        <w:t>5</w:t>
      </w:r>
      <w:r w:rsidRPr="00524F1B">
        <w:rPr>
          <w:rFonts w:ascii="Times New Roman" w:hAnsi="Times New Roman" w:cs="Times New Roman"/>
          <w:color w:val="auto"/>
          <w:sz w:val="24"/>
          <w:szCs w:val="24"/>
        </w:rPr>
        <w:t>.3 Attention Mechanism</w:t>
      </w:r>
    </w:p>
    <w:p w14:paraId="78E0AC67" w14:textId="3B5DDE8A" w:rsidR="004C540A" w:rsidRDefault="004C540A" w:rsidP="0027266D">
      <w:pPr>
        <w:spacing w:line="480" w:lineRule="auto"/>
        <w:ind w:firstLine="720"/>
        <w:rPr>
          <w:ins w:id="1300" w:author="Art Milch" w:date="2025-04-19T17:47:00Z" w16du:dateUtc="2025-04-19T21:47:00Z"/>
          <w:rFonts w:ascii="Times New Roman" w:hAnsi="Times New Roman" w:cs="Times New Roman"/>
          <w:sz w:val="24"/>
          <w:szCs w:val="24"/>
        </w:rPr>
      </w:pPr>
      <w:r w:rsidRPr="00524F1B">
        <w:rPr>
          <w:rFonts w:ascii="Times New Roman" w:hAnsi="Times New Roman" w:cs="Times New Roman"/>
          <w:sz w:val="24"/>
          <w:szCs w:val="24"/>
        </w:rPr>
        <w:t>The attention mechanism enhances the model</w:t>
      </w:r>
      <w:ins w:id="1301" w:author="Art Milch" w:date="2025-04-19T08:58:00Z" w16du:dateUtc="2025-04-19T12:58:00Z">
        <w:r w:rsidR="00813264">
          <w:rPr>
            <w:rFonts w:ascii="Times New Roman" w:hAnsi="Times New Roman" w:cs="Times New Roman"/>
            <w:sz w:val="24"/>
            <w:szCs w:val="24"/>
          </w:rPr>
          <w:t>’</w:t>
        </w:r>
      </w:ins>
      <w:del w:id="1302" w:author="Art Milch" w:date="2025-04-19T08:58:00Z" w16du:dateUtc="2025-04-19T12:58:00Z">
        <w:r w:rsidRPr="00524F1B" w:rsidDel="00813264">
          <w:rPr>
            <w:rFonts w:ascii="Times New Roman" w:hAnsi="Times New Roman" w:cs="Times New Roman"/>
            <w:sz w:val="24"/>
            <w:szCs w:val="24"/>
          </w:rPr>
          <w:delText>'</w:delText>
        </w:r>
      </w:del>
      <w:r w:rsidRPr="00524F1B">
        <w:rPr>
          <w:rFonts w:ascii="Times New Roman" w:hAnsi="Times New Roman" w:cs="Times New Roman"/>
          <w:sz w:val="24"/>
          <w:szCs w:val="24"/>
        </w:rPr>
        <w:t>s ability to focus on relevant time steps and features. It computes attention weights for different time steps, allowing the model to assign varying importance to different parts of the input sequence.</w:t>
      </w:r>
    </w:p>
    <w:p w14:paraId="4E6D8312" w14:textId="77777777" w:rsidR="003F4457" w:rsidRPr="00E02379" w:rsidRDefault="003F4457" w:rsidP="003F4457">
      <w:pPr>
        <w:spacing w:line="480" w:lineRule="auto"/>
        <w:rPr>
          <w:ins w:id="1303" w:author="Art Milch" w:date="2025-04-19T17:47:00Z" w16du:dateUtc="2025-04-19T21:47:00Z"/>
          <w:rFonts w:ascii="Times New Roman" w:eastAsia="Times New Roman" w:hAnsi="Times New Roman" w:cs="Times New Roman"/>
          <w:b/>
          <w:bCs/>
          <w:sz w:val="24"/>
          <w:szCs w:val="24"/>
          <w:rPrChange w:id="1304" w:author="Art Milch" w:date="2025-04-19T17:47:00Z" w16du:dateUtc="2025-04-19T21:47:00Z">
            <w:rPr>
              <w:ins w:id="1305" w:author="Art Milch" w:date="2025-04-19T17:47:00Z" w16du:dateUtc="2025-04-19T21:47:00Z"/>
              <w:rFonts w:ascii="Times New Roman" w:eastAsia="Times New Roman" w:hAnsi="Times New Roman" w:cs="Times New Roman"/>
              <w:sz w:val="24"/>
              <w:szCs w:val="24"/>
            </w:rPr>
          </w:rPrChange>
        </w:rPr>
      </w:pPr>
      <w:moveToRangeStart w:id="1306" w:author="Art Milch" w:date="2025-04-19T17:47:00Z" w:name="move195977271"/>
      <w:moveTo w:id="1307" w:author="Art Milch" w:date="2025-04-19T17:47:00Z" w16du:dateUtc="2025-04-19T21:47:00Z">
        <w:r w:rsidRPr="00E02379">
          <w:rPr>
            <w:rFonts w:ascii="Times New Roman" w:eastAsia="Times New Roman" w:hAnsi="Times New Roman" w:cs="Times New Roman"/>
            <w:b/>
            <w:bCs/>
            <w:sz w:val="24"/>
            <w:szCs w:val="24"/>
            <w:rPrChange w:id="1308" w:author="Art Milch" w:date="2025-04-19T17:47:00Z" w16du:dateUtc="2025-04-19T21:47:00Z">
              <w:rPr>
                <w:rFonts w:ascii="Times New Roman" w:eastAsia="Times New Roman" w:hAnsi="Times New Roman" w:cs="Times New Roman"/>
                <w:sz w:val="24"/>
                <w:szCs w:val="24"/>
              </w:rPr>
            </w:rPrChange>
          </w:rPr>
          <w:t>Figure 3.5.3.1</w:t>
        </w:r>
      </w:moveTo>
    </w:p>
    <w:p w14:paraId="0C9B0FD7" w14:textId="5737D4A9" w:rsidR="003F4457" w:rsidRPr="00E02379" w:rsidDel="00E02379" w:rsidRDefault="003F4457" w:rsidP="003F4457">
      <w:pPr>
        <w:spacing w:line="480" w:lineRule="auto"/>
        <w:rPr>
          <w:del w:id="1309" w:author="Art Milch" w:date="2025-04-19T17:48:00Z" w16du:dateUtc="2025-04-19T21:48:00Z"/>
          <w:moveTo w:id="1310" w:author="Art Milch" w:date="2025-04-19T17:47:00Z" w16du:dateUtc="2025-04-19T21:47:00Z"/>
          <w:rFonts w:ascii="Times New Roman" w:hAnsi="Times New Roman" w:cs="Times New Roman"/>
          <w:i/>
          <w:iCs/>
          <w:sz w:val="24"/>
          <w:szCs w:val="24"/>
          <w:rPrChange w:id="1311" w:author="Art Milch" w:date="2025-04-19T17:47:00Z" w16du:dateUtc="2025-04-19T21:47:00Z">
            <w:rPr>
              <w:del w:id="1312" w:author="Art Milch" w:date="2025-04-19T17:48:00Z" w16du:dateUtc="2025-04-19T21:48:00Z"/>
              <w:moveTo w:id="1313" w:author="Art Milch" w:date="2025-04-19T17:47:00Z" w16du:dateUtc="2025-04-19T21:47:00Z"/>
              <w:rFonts w:ascii="Times New Roman" w:hAnsi="Times New Roman" w:cs="Times New Roman"/>
              <w:sz w:val="24"/>
              <w:szCs w:val="24"/>
            </w:rPr>
          </w:rPrChange>
        </w:rPr>
        <w:pPrChange w:id="1314" w:author="Art Milch" w:date="2025-04-19T17:47:00Z" w16du:dateUtc="2025-04-19T21:47:00Z">
          <w:pPr>
            <w:spacing w:line="480" w:lineRule="auto"/>
            <w:ind w:left="1440" w:firstLine="720"/>
          </w:pPr>
        </w:pPrChange>
      </w:pPr>
      <w:moveTo w:id="1315" w:author="Art Milch" w:date="2025-04-19T17:47:00Z" w16du:dateUtc="2025-04-19T21:47:00Z">
        <w:del w:id="1316" w:author="Art Milch" w:date="2025-04-19T17:47:00Z" w16du:dateUtc="2025-04-19T21:47:00Z">
          <w:r w:rsidRPr="00E02379" w:rsidDel="00E02379">
            <w:rPr>
              <w:rFonts w:ascii="Times New Roman" w:eastAsia="Times New Roman" w:hAnsi="Times New Roman" w:cs="Times New Roman"/>
              <w:i/>
              <w:iCs/>
              <w:sz w:val="24"/>
              <w:szCs w:val="24"/>
              <w:rPrChange w:id="1317" w:author="Art Milch" w:date="2025-04-19T17:47:00Z" w16du:dateUtc="2025-04-19T21:47:00Z">
                <w:rPr>
                  <w:rFonts w:ascii="Times New Roman" w:eastAsia="Times New Roman" w:hAnsi="Times New Roman" w:cs="Times New Roman"/>
                  <w:sz w:val="24"/>
                  <w:szCs w:val="24"/>
                </w:rPr>
              </w:rPrChange>
            </w:rPr>
            <w:delText xml:space="preserve">: </w:delText>
          </w:r>
        </w:del>
        <w:r w:rsidRPr="00E02379">
          <w:rPr>
            <w:rFonts w:ascii="Times New Roman" w:eastAsia="Times New Roman" w:hAnsi="Times New Roman" w:cs="Times New Roman"/>
            <w:i/>
            <w:iCs/>
            <w:sz w:val="24"/>
            <w:szCs w:val="24"/>
            <w:rPrChange w:id="1318" w:author="Art Milch" w:date="2025-04-19T17:47:00Z" w16du:dateUtc="2025-04-19T21:47:00Z">
              <w:rPr>
                <w:rFonts w:ascii="Times New Roman" w:eastAsia="Times New Roman" w:hAnsi="Times New Roman" w:cs="Times New Roman"/>
                <w:sz w:val="24"/>
                <w:szCs w:val="24"/>
              </w:rPr>
            </w:rPrChange>
          </w:rPr>
          <w:t>The Processes of the Hybrid CNN-LSTM Approach</w:t>
        </w:r>
      </w:moveTo>
    </w:p>
    <w:moveToRangeEnd w:id="1306"/>
    <w:p w14:paraId="6B3D1B7D" w14:textId="77777777" w:rsidR="003F4457" w:rsidRPr="00524F1B" w:rsidRDefault="003F4457" w:rsidP="00E02379">
      <w:pPr>
        <w:spacing w:line="480" w:lineRule="auto"/>
        <w:rPr>
          <w:rFonts w:ascii="Times New Roman" w:hAnsi="Times New Roman" w:cs="Times New Roman"/>
          <w:sz w:val="24"/>
          <w:szCs w:val="24"/>
        </w:rPr>
        <w:pPrChange w:id="1319" w:author="Art Milch" w:date="2025-04-19T17:48:00Z" w16du:dateUtc="2025-04-19T21:48:00Z">
          <w:pPr>
            <w:spacing w:before="240" w:line="360" w:lineRule="auto"/>
            <w:ind w:left="720"/>
            <w:jc w:val="both"/>
          </w:pPr>
        </w:pPrChange>
      </w:pPr>
    </w:p>
    <w:p w14:paraId="5B267DB8" w14:textId="35E5C2CC" w:rsidR="007F3C1A" w:rsidRPr="00524F1B" w:rsidRDefault="007F3C1A">
      <w:pPr>
        <w:spacing w:before="240" w:line="480" w:lineRule="auto"/>
        <w:ind w:left="-360" w:firstLine="720"/>
        <w:rPr>
          <w:rFonts w:ascii="Times New Roman" w:hAnsi="Times New Roman" w:cs="Times New Roman"/>
          <w:sz w:val="24"/>
          <w:szCs w:val="24"/>
        </w:rPr>
        <w:pPrChange w:id="1320" w:author="Art Milch" w:date="2025-04-17T14:48:00Z" w16du:dateUtc="2025-04-17T18:48:00Z">
          <w:pPr>
            <w:spacing w:before="240" w:line="360" w:lineRule="auto"/>
            <w:ind w:left="-360"/>
            <w:jc w:val="both"/>
          </w:pPr>
        </w:pPrChange>
      </w:pPr>
      <w:r w:rsidRPr="00524F1B">
        <w:rPr>
          <w:rFonts w:ascii="Times New Roman" w:hAnsi="Times New Roman" w:cs="Times New Roman"/>
          <w:sz w:val="24"/>
          <w:szCs w:val="24"/>
          <w:rPrChange w:id="1321" w:author="Art Milch" w:date="2025-04-19T08:50:00Z" w16du:dateUtc="2025-04-19T12:50:00Z">
            <w:rPr>
              <w:rFonts w:ascii="Times New Roman" w:hAnsi="Times New Roman" w:cs="Times New Roman"/>
              <w:noProof/>
              <w:sz w:val="24"/>
              <w:szCs w:val="24"/>
            </w:rPr>
          </w:rPrChange>
        </w:rPr>
        <w:drawing>
          <wp:inline distT="0" distB="0" distL="0" distR="0" wp14:anchorId="07F5EF84" wp14:editId="4314C0E6">
            <wp:extent cx="7320833"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43746" cy="2774717"/>
                    </a:xfrm>
                    <a:prstGeom prst="rect">
                      <a:avLst/>
                    </a:prstGeom>
                    <a:noFill/>
                    <a:ln>
                      <a:noFill/>
                    </a:ln>
                  </pic:spPr>
                </pic:pic>
              </a:graphicData>
            </a:graphic>
          </wp:inline>
        </w:drawing>
      </w:r>
    </w:p>
    <w:p w14:paraId="5E42E1CE" w14:textId="3E56023B" w:rsidR="00972071" w:rsidRPr="00524F1B" w:rsidRDefault="00972071">
      <w:pPr>
        <w:spacing w:line="480" w:lineRule="auto"/>
        <w:ind w:firstLine="720"/>
        <w:rPr>
          <w:rFonts w:ascii="Times New Roman" w:eastAsia="Times New Roman" w:hAnsi="Times New Roman" w:cs="Times New Roman"/>
          <w:sz w:val="24"/>
          <w:szCs w:val="24"/>
        </w:rPr>
        <w:pPrChange w:id="1322" w:author="Art Milch" w:date="2025-04-17T14:48:00Z" w16du:dateUtc="2025-04-17T18:48:00Z">
          <w:pPr>
            <w:jc w:val="both"/>
          </w:pPr>
        </w:pPrChange>
      </w:pPr>
    </w:p>
    <w:p w14:paraId="46DD7560" w14:textId="354A1779" w:rsidR="00972071" w:rsidRDefault="00972071" w:rsidP="0047693E">
      <w:pPr>
        <w:pStyle w:val="Heading3"/>
        <w:spacing w:before="240" w:beforeAutospacing="0" w:after="0" w:afterAutospacing="0" w:line="480" w:lineRule="auto"/>
        <w:rPr>
          <w:moveFrom w:id="1323" w:author="Art Milch" w:date="2025-04-19T17:47:00Z" w16du:dateUtc="2025-04-19T21:47:00Z"/>
          <w:sz w:val="24"/>
          <w:szCs w:val="24"/>
        </w:rPr>
      </w:pPr>
      <w:moveFromRangeStart w:id="1324" w:author="Art Milch" w:date="2025-04-19T17:47:00Z" w:name="move195977271"/>
      <w:moveFrom w:id="1325" w:author="Art Milch" w:date="2025-04-19T17:47:00Z" w16du:dateUtc="2025-04-19T21:47:00Z">
        <w:r w:rsidRPr="00524F1B" w:rsidDel="003F4457">
          <w:rPr>
            <w:sz w:val="24"/>
            <w:szCs w:val="24"/>
          </w:rPr>
          <w:t xml:space="preserve">Figure </w:t>
        </w:r>
        <w:r w:rsidR="006D2D94" w:rsidRPr="00524F1B" w:rsidDel="003F4457">
          <w:rPr>
            <w:sz w:val="24"/>
            <w:szCs w:val="24"/>
          </w:rPr>
          <w:t>3.</w:t>
        </w:r>
        <w:r w:rsidR="006C0C62" w:rsidRPr="00524F1B" w:rsidDel="003F4457">
          <w:rPr>
            <w:sz w:val="24"/>
            <w:szCs w:val="24"/>
          </w:rPr>
          <w:t>5</w:t>
        </w:r>
        <w:r w:rsidR="006D2D94" w:rsidRPr="00524F1B" w:rsidDel="003F4457">
          <w:rPr>
            <w:sz w:val="24"/>
            <w:szCs w:val="24"/>
          </w:rPr>
          <w:t>.</w:t>
        </w:r>
        <w:r w:rsidR="006C0C62" w:rsidRPr="00524F1B" w:rsidDel="003F4457">
          <w:rPr>
            <w:sz w:val="24"/>
            <w:szCs w:val="24"/>
          </w:rPr>
          <w:t>3.</w:t>
        </w:r>
        <w:r w:rsidRPr="00524F1B" w:rsidDel="003F4457">
          <w:rPr>
            <w:sz w:val="24"/>
            <w:szCs w:val="24"/>
          </w:rPr>
          <w:t xml:space="preserve">1: The Processes of </w:t>
        </w:r>
        <w:r w:rsidR="00F15B8A" w:rsidRPr="00524F1B" w:rsidDel="003F4457">
          <w:rPr>
            <w:sz w:val="24"/>
            <w:szCs w:val="24"/>
          </w:rPr>
          <w:t xml:space="preserve">the </w:t>
        </w:r>
        <w:r w:rsidRPr="00524F1B" w:rsidDel="003F4457">
          <w:rPr>
            <w:sz w:val="24"/>
            <w:szCs w:val="24"/>
          </w:rPr>
          <w:t>Hybrid CNN-LSTM Approach</w:t>
        </w:r>
      </w:moveFrom>
    </w:p>
    <w:moveFromRangeEnd w:id="1324"/>
    <w:p w14:paraId="6B6731D4" w14:textId="77777777" w:rsidR="00E02379" w:rsidRDefault="00E02379">
      <w:pPr>
        <w:spacing w:line="480" w:lineRule="auto"/>
        <w:ind w:left="1440" w:firstLine="720"/>
        <w:rPr>
          <w:ins w:id="1326" w:author="Art Milch" w:date="2025-04-19T17:48:00Z" w16du:dateUtc="2025-04-19T21:48:00Z"/>
          <w:rFonts w:ascii="Times New Roman" w:eastAsia="Times New Roman" w:hAnsi="Times New Roman" w:cs="Times New Roman"/>
          <w:b/>
          <w:bCs/>
          <w:sz w:val="24"/>
          <w:szCs w:val="24"/>
        </w:rPr>
      </w:pPr>
    </w:p>
    <w:p w14:paraId="05D046F7" w14:textId="77777777" w:rsidR="00E02379" w:rsidRPr="00524F1B" w:rsidDel="003F4457" w:rsidRDefault="00E02379">
      <w:pPr>
        <w:spacing w:line="480" w:lineRule="auto"/>
        <w:ind w:left="1440" w:firstLine="720"/>
        <w:rPr>
          <w:ins w:id="1327" w:author="Art Milch" w:date="2025-04-19T17:48:00Z" w16du:dateUtc="2025-04-19T21:48:00Z"/>
          <w:rFonts w:ascii="Times New Roman" w:hAnsi="Times New Roman" w:cs="Times New Roman"/>
          <w:sz w:val="24"/>
          <w:szCs w:val="24"/>
        </w:rPr>
        <w:pPrChange w:id="1328" w:author="Art Milch" w:date="2025-04-17T14:48:00Z" w16du:dateUtc="2025-04-17T18:48:00Z">
          <w:pPr>
            <w:ind w:left="1440"/>
            <w:jc w:val="center"/>
          </w:pPr>
        </w:pPrChange>
      </w:pPr>
    </w:p>
    <w:p w14:paraId="38ECC00A" w14:textId="3BEE1696" w:rsidR="005B4146" w:rsidRPr="00524F1B" w:rsidRDefault="005B4146" w:rsidP="0047693E">
      <w:pPr>
        <w:pStyle w:val="Heading3"/>
        <w:spacing w:before="240" w:beforeAutospacing="0" w:after="0" w:afterAutospacing="0" w:line="480" w:lineRule="auto"/>
        <w:rPr>
          <w:sz w:val="24"/>
          <w:szCs w:val="24"/>
        </w:rPr>
        <w:pPrChange w:id="1329" w:author="Art Milch" w:date="2025-04-19T09:00:00Z" w16du:dateUtc="2025-04-19T13:00:00Z">
          <w:pPr>
            <w:pStyle w:val="Heading3"/>
            <w:spacing w:before="240" w:beforeAutospacing="0" w:after="0" w:afterAutospacing="0" w:line="360" w:lineRule="auto"/>
            <w:jc w:val="both"/>
          </w:pPr>
        </w:pPrChange>
      </w:pPr>
      <w:bookmarkStart w:id="1330" w:name="_Toc194830282"/>
      <w:r w:rsidRPr="00524F1B">
        <w:rPr>
          <w:sz w:val="24"/>
          <w:szCs w:val="24"/>
        </w:rPr>
        <w:lastRenderedPageBreak/>
        <w:t>3.</w:t>
      </w:r>
      <w:r w:rsidR="00D6447F" w:rsidRPr="00524F1B">
        <w:rPr>
          <w:sz w:val="24"/>
          <w:szCs w:val="24"/>
        </w:rPr>
        <w:t>6</w:t>
      </w:r>
      <w:r w:rsidRPr="00524F1B">
        <w:rPr>
          <w:sz w:val="24"/>
          <w:szCs w:val="24"/>
        </w:rPr>
        <w:t xml:space="preserve"> Model Training and Implementation</w:t>
      </w:r>
      <w:bookmarkEnd w:id="1330"/>
    </w:p>
    <w:p w14:paraId="6D900324" w14:textId="07B63E07" w:rsidR="005B4146" w:rsidRPr="00524F1B" w:rsidRDefault="005B4146">
      <w:pPr>
        <w:spacing w:line="480" w:lineRule="auto"/>
        <w:ind w:firstLine="720"/>
        <w:rPr>
          <w:rFonts w:ascii="Times New Roman" w:hAnsi="Times New Roman" w:cs="Times New Roman"/>
          <w:sz w:val="24"/>
          <w:szCs w:val="24"/>
        </w:rPr>
        <w:pPrChange w:id="1331" w:author="Art Milch" w:date="2025-04-17T14:48:00Z" w16du:dateUtc="2025-04-17T18:48:00Z">
          <w:pPr>
            <w:spacing w:line="360" w:lineRule="auto"/>
            <w:jc w:val="both"/>
          </w:pPr>
        </w:pPrChange>
      </w:pPr>
      <w:r w:rsidRPr="00524F1B">
        <w:rPr>
          <w:rFonts w:ascii="Times New Roman" w:hAnsi="Times New Roman" w:cs="Times New Roman"/>
          <w:sz w:val="24"/>
          <w:szCs w:val="24"/>
        </w:rPr>
        <w:t>The training process employs a systematic approach to data division, allocating 70% for training, 15% for validation, and 15% for testing </w:t>
      </w:r>
      <w:r w:rsidR="00897E23" w:rsidRPr="00524F1B">
        <w:rPr>
          <w:rFonts w:ascii="Times New Roman" w:hAnsi="Times New Roman" w:cs="Times New Roman"/>
          <w:sz w:val="24"/>
          <w:szCs w:val="24"/>
        </w:rPr>
        <w:t>(</w:t>
      </w:r>
      <w:r w:rsidRPr="00524F1B">
        <w:rPr>
          <w:rFonts w:ascii="Times New Roman" w:hAnsi="Times New Roman" w:cs="Times New Roman"/>
          <w:sz w:val="24"/>
          <w:szCs w:val="24"/>
        </w:rPr>
        <w:t xml:space="preserve">Bergmeir </w:t>
      </w:r>
      <w:r w:rsidR="00897E23" w:rsidRPr="00524F1B">
        <w:rPr>
          <w:rFonts w:ascii="Times New Roman" w:hAnsi="Times New Roman" w:cs="Times New Roman"/>
          <w:sz w:val="24"/>
          <w:szCs w:val="24"/>
        </w:rPr>
        <w:t>&amp;</w:t>
      </w:r>
      <w:r w:rsidRPr="00524F1B">
        <w:rPr>
          <w:rFonts w:ascii="Times New Roman" w:hAnsi="Times New Roman" w:cs="Times New Roman"/>
          <w:sz w:val="24"/>
          <w:szCs w:val="24"/>
        </w:rPr>
        <w:t xml:space="preserve"> Benítez, 2012</w:t>
      </w:r>
      <w:r w:rsidR="007F043D" w:rsidRPr="00524F1B">
        <w:rPr>
          <w:rFonts w:ascii="Times New Roman" w:hAnsi="Times New Roman" w:cs="Times New Roman"/>
          <w:sz w:val="24"/>
          <w:szCs w:val="24"/>
        </w:rPr>
        <w:t>)</w:t>
      </w:r>
      <w:r w:rsidRPr="00524F1B">
        <w:rPr>
          <w:rFonts w:ascii="Times New Roman" w:hAnsi="Times New Roman" w:cs="Times New Roman"/>
          <w:sz w:val="24"/>
          <w:szCs w:val="24"/>
        </w:rPr>
        <w:t>. The model optimization u</w:t>
      </w:r>
      <w:ins w:id="1332" w:author="Art Milch" w:date="2025-04-19T09:01:00Z" w16du:dateUtc="2025-04-19T13:01:00Z">
        <w:r w:rsidR="00D02A4A">
          <w:rPr>
            <w:rFonts w:ascii="Times New Roman" w:hAnsi="Times New Roman" w:cs="Times New Roman"/>
            <w:sz w:val="24"/>
            <w:szCs w:val="24"/>
          </w:rPr>
          <w:t>ses</w:t>
        </w:r>
      </w:ins>
      <w:del w:id="1333" w:author="Art Milch" w:date="2025-04-19T09:01:00Z" w16du:dateUtc="2025-04-19T13:01:00Z">
        <w:r w:rsidRPr="00524F1B" w:rsidDel="00D02A4A">
          <w:rPr>
            <w:rFonts w:ascii="Times New Roman" w:hAnsi="Times New Roman" w:cs="Times New Roman"/>
            <w:sz w:val="24"/>
            <w:szCs w:val="24"/>
          </w:rPr>
          <w:delText>tilizes</w:delText>
        </w:r>
      </w:del>
      <w:r w:rsidRPr="00524F1B">
        <w:rPr>
          <w:rFonts w:ascii="Times New Roman" w:hAnsi="Times New Roman" w:cs="Times New Roman"/>
          <w:sz w:val="24"/>
          <w:szCs w:val="24"/>
        </w:rPr>
        <w:t xml:space="preserve"> the Adam optimizer with a learning rate of 0.001</w:t>
      </w:r>
      <w:r w:rsidR="00897E23" w:rsidRPr="00524F1B">
        <w:rPr>
          <w:rFonts w:ascii="Times New Roman" w:hAnsi="Times New Roman" w:cs="Times New Roman"/>
          <w:sz w:val="24"/>
          <w:szCs w:val="24"/>
        </w:rPr>
        <w:t xml:space="preserve"> (</w:t>
      </w:r>
      <w:r w:rsidRPr="00524F1B">
        <w:rPr>
          <w:rFonts w:ascii="Times New Roman" w:hAnsi="Times New Roman" w:cs="Times New Roman"/>
          <w:sz w:val="24"/>
          <w:szCs w:val="24"/>
        </w:rPr>
        <w:t xml:space="preserve">Kingma </w:t>
      </w:r>
      <w:r w:rsidR="00897E23" w:rsidRPr="00524F1B">
        <w:rPr>
          <w:rFonts w:ascii="Times New Roman" w:hAnsi="Times New Roman" w:cs="Times New Roman"/>
          <w:sz w:val="24"/>
          <w:szCs w:val="24"/>
        </w:rPr>
        <w:t>&amp;</w:t>
      </w:r>
      <w:r w:rsidRPr="00524F1B">
        <w:rPr>
          <w:rFonts w:ascii="Times New Roman" w:hAnsi="Times New Roman" w:cs="Times New Roman"/>
          <w:sz w:val="24"/>
          <w:szCs w:val="24"/>
        </w:rPr>
        <w:t xml:space="preserve"> Ba, 2014</w:t>
      </w:r>
      <w:r w:rsidR="00897E23" w:rsidRPr="00524F1B">
        <w:rPr>
          <w:rFonts w:ascii="Times New Roman" w:hAnsi="Times New Roman" w:cs="Times New Roman"/>
          <w:sz w:val="24"/>
          <w:szCs w:val="24"/>
        </w:rPr>
        <w:t>)</w:t>
      </w:r>
      <w:r w:rsidRPr="00524F1B">
        <w:rPr>
          <w:rFonts w:ascii="Times New Roman" w:hAnsi="Times New Roman" w:cs="Times New Roman"/>
          <w:sz w:val="24"/>
          <w:szCs w:val="24"/>
        </w:rPr>
        <w:t xml:space="preserve">, batch size of 32, and </w:t>
      </w:r>
      <w:ins w:id="1334" w:author="Art Milch" w:date="2025-04-19T09:01:00Z" w16du:dateUtc="2025-04-19T13:01:00Z">
        <w:r w:rsidR="0012501B">
          <w:rPr>
            <w:rFonts w:ascii="Times New Roman" w:hAnsi="Times New Roman" w:cs="Times New Roman"/>
            <w:sz w:val="24"/>
            <w:szCs w:val="24"/>
          </w:rPr>
          <w:t xml:space="preserve">it </w:t>
        </w:r>
      </w:ins>
      <w:r w:rsidRPr="00524F1B">
        <w:rPr>
          <w:rFonts w:ascii="Times New Roman" w:hAnsi="Times New Roman" w:cs="Times New Roman"/>
          <w:sz w:val="24"/>
          <w:szCs w:val="24"/>
        </w:rPr>
        <w:t xml:space="preserve">trains for 50 epochs. This configuration was determined through extensive empirical testing and alignment with established </w:t>
      </w:r>
      <w:r w:rsidR="00D9746F" w:rsidRPr="00524F1B">
        <w:rPr>
          <w:rFonts w:ascii="Times New Roman" w:hAnsi="Times New Roman" w:cs="Times New Roman"/>
          <w:sz w:val="24"/>
          <w:szCs w:val="24"/>
        </w:rPr>
        <w:t>research. Trading</w:t>
      </w:r>
      <w:r w:rsidRPr="00524F1B">
        <w:rPr>
          <w:rFonts w:ascii="Times New Roman" w:hAnsi="Times New Roman" w:cs="Times New Roman"/>
          <w:sz w:val="24"/>
          <w:szCs w:val="24"/>
        </w:rPr>
        <w:t> signals are generated using a probability threshold system </w:t>
      </w:r>
      <w:r w:rsidR="00897E23" w:rsidRPr="00524F1B">
        <w:rPr>
          <w:rFonts w:ascii="Times New Roman" w:hAnsi="Times New Roman" w:cs="Times New Roman"/>
          <w:sz w:val="24"/>
          <w:szCs w:val="24"/>
        </w:rPr>
        <w:t>(</w:t>
      </w:r>
      <w:r w:rsidRPr="00524F1B">
        <w:rPr>
          <w:rFonts w:ascii="Times New Roman" w:hAnsi="Times New Roman" w:cs="Times New Roman"/>
          <w:sz w:val="24"/>
          <w:szCs w:val="24"/>
        </w:rPr>
        <w:t>De Prado, 2018</w:t>
      </w:r>
      <w:r w:rsidR="00897E23" w:rsidRPr="00524F1B">
        <w:rPr>
          <w:rFonts w:ascii="Times New Roman" w:hAnsi="Times New Roman" w:cs="Times New Roman"/>
          <w:sz w:val="24"/>
          <w:szCs w:val="24"/>
        </w:rPr>
        <w:t>)</w:t>
      </w:r>
      <w:r w:rsidRPr="00524F1B">
        <w:rPr>
          <w:rFonts w:ascii="Times New Roman" w:hAnsi="Times New Roman" w:cs="Times New Roman"/>
          <w:sz w:val="24"/>
          <w:szCs w:val="24"/>
        </w:rPr>
        <w:t>, where:</w:t>
      </w:r>
    </w:p>
    <w:p w14:paraId="48D56F2B" w14:textId="39299690" w:rsidR="005B4146" w:rsidRPr="00524F1B" w:rsidRDefault="00716BBD">
      <w:pPr>
        <w:spacing w:before="240" w:line="480" w:lineRule="auto"/>
        <w:ind w:firstLine="720"/>
        <w:rPr>
          <w:rFonts w:ascii="Times New Roman" w:hAnsi="Times New Roman" w:cs="Times New Roman"/>
          <w:sz w:val="24"/>
          <w:szCs w:val="24"/>
          <w:rPrChange w:id="1335" w:author="Art Milch" w:date="2025-04-19T08:50:00Z" w16du:dateUtc="2025-04-19T12:50:00Z">
            <w:rPr>
              <w:rFonts w:ascii="Times New Roman" w:hAnsi="Times New Roman" w:cs="Times New Roman"/>
              <w:sz w:val="16"/>
              <w:szCs w:val="24"/>
            </w:rPr>
          </w:rPrChange>
        </w:rPr>
        <w:pPrChange w:id="1336" w:author="Art Milch" w:date="2025-04-17T14:48:00Z" w16du:dateUtc="2025-04-17T18:48:00Z">
          <w:pPr>
            <w:spacing w:before="240" w:line="360" w:lineRule="auto"/>
            <w:jc w:val="both"/>
          </w:pPr>
        </w:pPrChange>
      </w:pPr>
      <m:oMathPara>
        <m:oMath>
          <m:r>
            <w:rPr>
              <w:rStyle w:val="katex-mathml"/>
              <w:rFonts w:ascii="Cambria Math" w:hAnsi="Cambria Math" w:cs="Times New Roman"/>
              <w:sz w:val="24"/>
              <w:szCs w:val="24"/>
              <w:bdr w:val="none" w:sz="0" w:space="0" w:color="auto" w:frame="1"/>
            </w:rPr>
            <m:t>Signal=</m:t>
          </m:r>
          <m:sSubSup>
            <m:sSubSupPr>
              <m:ctrlPr>
                <w:rPr>
                  <w:rStyle w:val="katex-mathml"/>
                  <w:rFonts w:ascii="Cambria Math" w:hAnsi="Cambria Math" w:cs="Times New Roman"/>
                  <w:i/>
                  <w:sz w:val="24"/>
                  <w:szCs w:val="24"/>
                  <w:bdr w:val="none" w:sz="0" w:space="0" w:color="auto" w:frame="1"/>
                </w:rPr>
              </m:ctrlPr>
            </m:sSubSupPr>
            <m:e>
              <m:r>
                <w:rPr>
                  <w:rStyle w:val="katex-mathml"/>
                  <w:rFonts w:ascii="Cambria Math" w:hAnsi="Cambria Math" w:cs="Times New Roman"/>
                  <w:sz w:val="24"/>
                  <w:szCs w:val="24"/>
                  <w:bdr w:val="none" w:sz="0" w:space="0" w:color="auto" w:frame="1"/>
                </w:rPr>
                <m:t>{</m:t>
              </m:r>
            </m:e>
            <m:sub>
              <m:r>
                <w:rPr>
                  <w:rStyle w:val="katex-mathml"/>
                  <w:rFonts w:ascii="Cambria Math" w:hAnsi="Cambria Math" w:cs="Times New Roman"/>
                  <w:sz w:val="24"/>
                  <w:szCs w:val="24"/>
                  <w:bdr w:val="none" w:sz="0" w:space="0" w:color="auto" w:frame="1"/>
                </w:rPr>
                <m:t>0 otherwise</m:t>
              </m:r>
            </m:sub>
            <m:sup>
              <m:r>
                <w:rPr>
                  <w:rStyle w:val="katex-mathml"/>
                  <w:rFonts w:ascii="Cambria Math" w:hAnsi="Cambria Math" w:cs="Times New Roman"/>
                  <w:sz w:val="24"/>
                  <w:szCs w:val="24"/>
                  <w:bdr w:val="none" w:sz="0" w:space="0" w:color="auto" w:frame="1"/>
                </w:rPr>
                <m:t xml:space="preserve">1 if probability &gt; 0.60  </m:t>
              </m:r>
            </m:sup>
          </m:sSubSup>
        </m:oMath>
      </m:oMathPara>
    </w:p>
    <w:p w14:paraId="3F169E76" w14:textId="22858C9B" w:rsidR="005B4146" w:rsidRPr="00524F1B" w:rsidRDefault="005B4146">
      <w:pPr>
        <w:spacing w:line="480" w:lineRule="auto"/>
        <w:ind w:firstLine="720"/>
        <w:rPr>
          <w:rFonts w:ascii="Times New Roman" w:hAnsi="Times New Roman" w:cs="Times New Roman"/>
          <w:sz w:val="24"/>
          <w:szCs w:val="24"/>
        </w:rPr>
        <w:pPrChange w:id="1337" w:author="Art Milch" w:date="2025-04-17T14:48:00Z" w16du:dateUtc="2025-04-17T18:48:00Z">
          <w:pPr>
            <w:spacing w:line="360" w:lineRule="auto"/>
            <w:jc w:val="both"/>
          </w:pPr>
        </w:pPrChange>
      </w:pPr>
      <w:r w:rsidRPr="00524F1B">
        <w:rPr>
          <w:rFonts w:ascii="Times New Roman" w:hAnsi="Times New Roman" w:cs="Times New Roman"/>
          <w:sz w:val="24"/>
          <w:szCs w:val="24"/>
        </w:rPr>
        <w:t>Risk management parameters follow established quantitative trading principles </w:t>
      </w:r>
      <w:ins w:id="1338" w:author="Art Milch" w:date="2025-04-19T09:02:00Z" w16du:dateUtc="2025-04-19T13:02:00Z">
        <w:r w:rsidR="00AE43E5">
          <w:rPr>
            <w:rFonts w:ascii="Times New Roman" w:hAnsi="Times New Roman" w:cs="Times New Roman"/>
            <w:sz w:val="24"/>
            <w:szCs w:val="24"/>
          </w:rPr>
          <w:t>(</w:t>
        </w:r>
      </w:ins>
      <w:del w:id="1339" w:author="Art Milch" w:date="2025-04-19T09:02:00Z" w16du:dateUtc="2025-04-19T13:02:00Z">
        <w:r w:rsidRPr="00524F1B" w:rsidDel="00AE43E5">
          <w:rPr>
            <w:rFonts w:ascii="Times New Roman" w:hAnsi="Times New Roman" w:cs="Times New Roman"/>
            <w:sz w:val="24"/>
            <w:szCs w:val="24"/>
          </w:rPr>
          <w:delText>[</w:delText>
        </w:r>
      </w:del>
      <w:r w:rsidRPr="00524F1B">
        <w:rPr>
          <w:rFonts w:ascii="Times New Roman" w:hAnsi="Times New Roman" w:cs="Times New Roman"/>
          <w:sz w:val="24"/>
          <w:szCs w:val="24"/>
        </w:rPr>
        <w:t>Chan, 2009</w:t>
      </w:r>
      <w:ins w:id="1340" w:author="Art Milch" w:date="2025-04-19T09:02:00Z" w16du:dateUtc="2025-04-19T13:02:00Z">
        <w:r w:rsidR="00AE43E5">
          <w:rPr>
            <w:rFonts w:ascii="Times New Roman" w:hAnsi="Times New Roman" w:cs="Times New Roman"/>
            <w:sz w:val="24"/>
            <w:szCs w:val="24"/>
          </w:rPr>
          <w:t>)</w:t>
        </w:r>
      </w:ins>
      <w:del w:id="1341" w:author="Art Milch" w:date="2025-04-19T09:02:00Z" w16du:dateUtc="2025-04-19T13:02:00Z">
        <w:r w:rsidRPr="00524F1B" w:rsidDel="00AE43E5">
          <w:rPr>
            <w:rFonts w:ascii="Times New Roman" w:hAnsi="Times New Roman" w:cs="Times New Roman"/>
            <w:sz w:val="24"/>
            <w:szCs w:val="24"/>
          </w:rPr>
          <w:delText>]</w:delText>
        </w:r>
      </w:del>
      <w:r w:rsidRPr="00524F1B">
        <w:rPr>
          <w:rFonts w:ascii="Times New Roman" w:hAnsi="Times New Roman" w:cs="Times New Roman"/>
          <w:sz w:val="24"/>
          <w:szCs w:val="24"/>
        </w:rPr>
        <w:t>, implementing</w:t>
      </w:r>
      <w:del w:id="1342" w:author="Art Milch" w:date="2025-04-19T17:48:00Z" w16du:dateUtc="2025-04-19T21:48:00Z">
        <w:r w:rsidRPr="00524F1B" w:rsidDel="001F128F">
          <w:rPr>
            <w:rFonts w:ascii="Times New Roman" w:hAnsi="Times New Roman" w:cs="Times New Roman"/>
            <w:sz w:val="24"/>
            <w:szCs w:val="24"/>
          </w:rPr>
          <w:delText>:</w:delText>
        </w:r>
      </w:del>
    </w:p>
    <w:p w14:paraId="61C9E68A" w14:textId="77777777" w:rsidR="005B4146" w:rsidRPr="00524F1B" w:rsidRDefault="005B4146">
      <w:pPr>
        <w:numPr>
          <w:ilvl w:val="0"/>
          <w:numId w:val="14"/>
        </w:numPr>
        <w:tabs>
          <w:tab w:val="clear" w:pos="720"/>
          <w:tab w:val="num" w:pos="1200"/>
        </w:tabs>
        <w:spacing w:line="480" w:lineRule="auto"/>
        <w:ind w:firstLine="720"/>
        <w:rPr>
          <w:rFonts w:ascii="Times New Roman" w:hAnsi="Times New Roman" w:cs="Times New Roman"/>
          <w:sz w:val="24"/>
          <w:szCs w:val="24"/>
        </w:rPr>
        <w:pPrChange w:id="1343" w:author="Art Milch" w:date="2025-04-17T14:48:00Z" w16du:dateUtc="2025-04-17T18:48:00Z">
          <w:pPr>
            <w:numPr>
              <w:numId w:val="14"/>
            </w:numPr>
            <w:tabs>
              <w:tab w:val="num" w:pos="720"/>
              <w:tab w:val="num" w:pos="1200"/>
            </w:tabs>
            <w:spacing w:line="360" w:lineRule="auto"/>
            <w:ind w:left="720" w:hanging="360"/>
            <w:jc w:val="both"/>
          </w:pPr>
        </w:pPrChange>
      </w:pPr>
      <w:r w:rsidRPr="00524F1B">
        <w:rPr>
          <w:rFonts w:ascii="Times New Roman" w:hAnsi="Times New Roman" w:cs="Times New Roman"/>
          <w:sz w:val="24"/>
          <w:szCs w:val="24"/>
        </w:rPr>
        <w:t>Stop-loss: 2% below entry price</w:t>
      </w:r>
    </w:p>
    <w:p w14:paraId="199E1586" w14:textId="77777777" w:rsidR="005B4146" w:rsidRPr="00524F1B" w:rsidRDefault="005B4146">
      <w:pPr>
        <w:numPr>
          <w:ilvl w:val="0"/>
          <w:numId w:val="15"/>
        </w:numPr>
        <w:tabs>
          <w:tab w:val="clear" w:pos="720"/>
          <w:tab w:val="num" w:pos="1200"/>
        </w:tabs>
        <w:spacing w:line="480" w:lineRule="auto"/>
        <w:ind w:firstLine="720"/>
        <w:rPr>
          <w:rFonts w:ascii="Times New Roman" w:hAnsi="Times New Roman" w:cs="Times New Roman"/>
          <w:sz w:val="24"/>
          <w:szCs w:val="24"/>
        </w:rPr>
        <w:pPrChange w:id="1344" w:author="Art Milch" w:date="2025-04-17T14:48:00Z" w16du:dateUtc="2025-04-17T18:48:00Z">
          <w:pPr>
            <w:numPr>
              <w:numId w:val="15"/>
            </w:numPr>
            <w:tabs>
              <w:tab w:val="num" w:pos="720"/>
              <w:tab w:val="num" w:pos="1200"/>
            </w:tabs>
            <w:spacing w:line="360" w:lineRule="auto"/>
            <w:ind w:left="720" w:hanging="360"/>
            <w:jc w:val="both"/>
          </w:pPr>
        </w:pPrChange>
      </w:pPr>
      <w:r w:rsidRPr="00524F1B">
        <w:rPr>
          <w:rFonts w:ascii="Times New Roman" w:hAnsi="Times New Roman" w:cs="Times New Roman"/>
          <w:sz w:val="24"/>
          <w:szCs w:val="24"/>
        </w:rPr>
        <w:t>Take-profit: 5% above entry price</w:t>
      </w:r>
    </w:p>
    <w:p w14:paraId="60AC83E7" w14:textId="77777777" w:rsidR="005B4146" w:rsidRPr="00524F1B" w:rsidRDefault="005B4146">
      <w:pPr>
        <w:numPr>
          <w:ilvl w:val="0"/>
          <w:numId w:val="16"/>
        </w:numPr>
        <w:tabs>
          <w:tab w:val="clear" w:pos="720"/>
          <w:tab w:val="num" w:pos="1200"/>
        </w:tabs>
        <w:spacing w:line="480" w:lineRule="auto"/>
        <w:ind w:firstLine="720"/>
        <w:rPr>
          <w:rFonts w:ascii="Times New Roman" w:hAnsi="Times New Roman" w:cs="Times New Roman"/>
          <w:sz w:val="24"/>
          <w:szCs w:val="24"/>
        </w:rPr>
        <w:pPrChange w:id="1345" w:author="Art Milch" w:date="2025-04-17T14:48:00Z" w16du:dateUtc="2025-04-17T18:48:00Z">
          <w:pPr>
            <w:numPr>
              <w:numId w:val="16"/>
            </w:numPr>
            <w:tabs>
              <w:tab w:val="num" w:pos="720"/>
              <w:tab w:val="num" w:pos="1200"/>
            </w:tabs>
            <w:spacing w:line="360" w:lineRule="auto"/>
            <w:ind w:left="720" w:hanging="360"/>
            <w:jc w:val="both"/>
          </w:pPr>
        </w:pPrChange>
      </w:pPr>
      <w:r w:rsidRPr="00524F1B">
        <w:rPr>
          <w:rFonts w:ascii="Times New Roman" w:hAnsi="Times New Roman" w:cs="Times New Roman"/>
          <w:sz w:val="24"/>
          <w:szCs w:val="24"/>
        </w:rPr>
        <w:t>Maximum holding period: 30 trading days</w:t>
      </w:r>
    </w:p>
    <w:p w14:paraId="42DDF4DE" w14:textId="4D1478B5" w:rsidR="00DF4A2C" w:rsidRPr="00524F1B" w:rsidDel="00EB7F8E" w:rsidRDefault="00DF4A2C">
      <w:pPr>
        <w:spacing w:line="480" w:lineRule="auto"/>
        <w:ind w:left="720" w:firstLine="720"/>
        <w:rPr>
          <w:del w:id="1346" w:author="Art Milch" w:date="2025-04-19T17:49:00Z" w16du:dateUtc="2025-04-19T21:49:00Z"/>
          <w:rFonts w:ascii="Times New Roman" w:hAnsi="Times New Roman" w:cs="Times New Roman"/>
          <w:sz w:val="24"/>
          <w:szCs w:val="24"/>
        </w:rPr>
        <w:pPrChange w:id="1347" w:author="Art Milch" w:date="2025-04-17T14:48:00Z" w16du:dateUtc="2025-04-17T18:48:00Z">
          <w:pPr>
            <w:spacing w:line="360" w:lineRule="auto"/>
            <w:ind w:left="720"/>
            <w:jc w:val="both"/>
          </w:pPr>
        </w:pPrChange>
      </w:pPr>
    </w:p>
    <w:p w14:paraId="554D2708" w14:textId="77777777" w:rsidR="005B4146" w:rsidRPr="00524F1B" w:rsidRDefault="005B4146" w:rsidP="00AE43E5">
      <w:pPr>
        <w:pStyle w:val="Heading3"/>
        <w:spacing w:before="0" w:beforeAutospacing="0" w:after="0" w:afterAutospacing="0" w:line="480" w:lineRule="auto"/>
        <w:rPr>
          <w:sz w:val="24"/>
          <w:szCs w:val="24"/>
        </w:rPr>
        <w:pPrChange w:id="1348" w:author="Art Milch" w:date="2025-04-19T09:02:00Z" w16du:dateUtc="2025-04-19T13:02:00Z">
          <w:pPr>
            <w:pStyle w:val="Heading3"/>
            <w:spacing w:before="0" w:beforeAutospacing="0" w:after="0" w:afterAutospacing="0" w:line="360" w:lineRule="auto"/>
            <w:jc w:val="both"/>
          </w:pPr>
        </w:pPrChange>
      </w:pPr>
      <w:bookmarkStart w:id="1349" w:name="_Toc194830283"/>
      <w:r w:rsidRPr="00524F1B">
        <w:rPr>
          <w:sz w:val="24"/>
          <w:szCs w:val="24"/>
        </w:rPr>
        <w:t>3</w:t>
      </w:r>
      <w:r w:rsidR="00716BBD" w:rsidRPr="00524F1B">
        <w:rPr>
          <w:sz w:val="24"/>
          <w:szCs w:val="24"/>
        </w:rPr>
        <w:t>.</w:t>
      </w:r>
      <w:r w:rsidR="00D6447F" w:rsidRPr="00524F1B">
        <w:rPr>
          <w:sz w:val="24"/>
          <w:szCs w:val="24"/>
        </w:rPr>
        <w:t>7</w:t>
      </w:r>
      <w:r w:rsidRPr="00524F1B">
        <w:rPr>
          <w:sz w:val="24"/>
          <w:szCs w:val="24"/>
        </w:rPr>
        <w:t xml:space="preserve"> Performance Evaluation</w:t>
      </w:r>
      <w:bookmarkEnd w:id="1349"/>
    </w:p>
    <w:p w14:paraId="0BDF5040" w14:textId="41D6C33F" w:rsidR="005B4146" w:rsidRPr="00524F1B" w:rsidRDefault="005B4146">
      <w:pPr>
        <w:spacing w:after="240" w:line="480" w:lineRule="auto"/>
        <w:ind w:firstLine="720"/>
        <w:rPr>
          <w:rFonts w:ascii="Times New Roman" w:hAnsi="Times New Roman" w:cs="Times New Roman"/>
          <w:sz w:val="24"/>
          <w:szCs w:val="24"/>
        </w:rPr>
        <w:pPrChange w:id="1350" w:author="Art Milch" w:date="2025-04-17T14:48:00Z" w16du:dateUtc="2025-04-17T18:48:00Z">
          <w:pPr>
            <w:spacing w:after="240" w:line="360" w:lineRule="auto"/>
            <w:jc w:val="both"/>
          </w:pPr>
        </w:pPrChange>
      </w:pPr>
      <w:r w:rsidRPr="00524F1B">
        <w:rPr>
          <w:rFonts w:ascii="Times New Roman" w:hAnsi="Times New Roman" w:cs="Times New Roman"/>
          <w:sz w:val="24"/>
          <w:szCs w:val="24"/>
        </w:rPr>
        <w:t>The strategy</w:t>
      </w:r>
      <w:ins w:id="1351" w:author="Art Milch" w:date="2025-04-19T09:02:00Z" w16du:dateUtc="2025-04-19T13:02:00Z">
        <w:r w:rsidR="00FD1962">
          <w:rPr>
            <w:rFonts w:ascii="Times New Roman" w:hAnsi="Times New Roman" w:cs="Times New Roman"/>
            <w:sz w:val="24"/>
            <w:szCs w:val="24"/>
          </w:rPr>
          <w:t>’</w:t>
        </w:r>
      </w:ins>
      <w:del w:id="1352" w:author="Art Milch" w:date="2025-04-19T09:02:00Z" w16du:dateUtc="2025-04-19T13:02:00Z">
        <w:r w:rsidRPr="00524F1B" w:rsidDel="00FD1962">
          <w:rPr>
            <w:rFonts w:ascii="Times New Roman" w:hAnsi="Times New Roman" w:cs="Times New Roman"/>
            <w:sz w:val="24"/>
            <w:szCs w:val="24"/>
          </w:rPr>
          <w:delText>'</w:delText>
        </w:r>
      </w:del>
      <w:r w:rsidRPr="00524F1B">
        <w:rPr>
          <w:rFonts w:ascii="Times New Roman" w:hAnsi="Times New Roman" w:cs="Times New Roman"/>
          <w:sz w:val="24"/>
          <w:szCs w:val="24"/>
        </w:rPr>
        <w:t>s effectiveness is evaluated using standard financial metrics </w:t>
      </w:r>
      <w:ins w:id="1353" w:author="Art Milch" w:date="2025-04-19T09:03:00Z" w16du:dateUtc="2025-04-19T13:03:00Z">
        <w:r w:rsidR="00FD1962">
          <w:rPr>
            <w:rFonts w:ascii="Times New Roman" w:hAnsi="Times New Roman" w:cs="Times New Roman"/>
            <w:sz w:val="24"/>
            <w:szCs w:val="24"/>
          </w:rPr>
          <w:t>(</w:t>
        </w:r>
      </w:ins>
      <w:del w:id="1354" w:author="Art Milch" w:date="2025-04-19T09:03:00Z" w16du:dateUtc="2025-04-19T13:03:00Z">
        <w:r w:rsidRPr="00524F1B" w:rsidDel="00FD1962">
          <w:rPr>
            <w:rFonts w:ascii="Times New Roman" w:hAnsi="Times New Roman" w:cs="Times New Roman"/>
            <w:sz w:val="24"/>
            <w:szCs w:val="24"/>
          </w:rPr>
          <w:delText>[</w:delText>
        </w:r>
      </w:del>
      <w:r w:rsidRPr="00524F1B">
        <w:rPr>
          <w:rFonts w:ascii="Times New Roman" w:hAnsi="Times New Roman" w:cs="Times New Roman"/>
          <w:sz w:val="24"/>
          <w:szCs w:val="24"/>
        </w:rPr>
        <w:t>Sharpe, 1994</w:t>
      </w:r>
      <w:ins w:id="1355" w:author="Art Milch" w:date="2025-04-19T09:03:00Z" w16du:dateUtc="2025-04-19T13:03:00Z">
        <w:r w:rsidR="00FD1962">
          <w:rPr>
            <w:rFonts w:ascii="Times New Roman" w:hAnsi="Times New Roman" w:cs="Times New Roman"/>
            <w:sz w:val="24"/>
            <w:szCs w:val="24"/>
          </w:rPr>
          <w:t>)</w:t>
        </w:r>
      </w:ins>
      <w:del w:id="1356" w:author="Art Milch" w:date="2025-04-19T09:03:00Z" w16du:dateUtc="2025-04-19T13:03:00Z">
        <w:r w:rsidRPr="00524F1B" w:rsidDel="00FD1962">
          <w:rPr>
            <w:rFonts w:ascii="Times New Roman" w:hAnsi="Times New Roman" w:cs="Times New Roman"/>
            <w:sz w:val="24"/>
            <w:szCs w:val="24"/>
          </w:rPr>
          <w:delText>]</w:delText>
        </w:r>
      </w:del>
      <w:r w:rsidRPr="00524F1B">
        <w:rPr>
          <w:rFonts w:ascii="Times New Roman" w:hAnsi="Times New Roman" w:cs="Times New Roman"/>
          <w:sz w:val="24"/>
          <w:szCs w:val="24"/>
        </w:rPr>
        <w:t xml:space="preserve">. The Sharpe </w:t>
      </w:r>
      <w:ins w:id="1357" w:author="Art Milch" w:date="2025-04-19T17:49:00Z" w16du:dateUtc="2025-04-19T21:49:00Z">
        <w:r w:rsidR="000C239C">
          <w:rPr>
            <w:rFonts w:ascii="Times New Roman" w:hAnsi="Times New Roman" w:cs="Times New Roman"/>
            <w:sz w:val="24"/>
            <w:szCs w:val="24"/>
          </w:rPr>
          <w:t>r</w:t>
        </w:r>
      </w:ins>
      <w:del w:id="1358" w:author="Art Milch" w:date="2025-04-19T17:49:00Z" w16du:dateUtc="2025-04-19T21:49:00Z">
        <w:r w:rsidRPr="00524F1B" w:rsidDel="000C239C">
          <w:rPr>
            <w:rFonts w:ascii="Times New Roman" w:hAnsi="Times New Roman" w:cs="Times New Roman"/>
            <w:sz w:val="24"/>
            <w:szCs w:val="24"/>
          </w:rPr>
          <w:delText>R</w:delText>
        </w:r>
      </w:del>
      <w:r w:rsidRPr="00524F1B">
        <w:rPr>
          <w:rFonts w:ascii="Times New Roman" w:hAnsi="Times New Roman" w:cs="Times New Roman"/>
          <w:sz w:val="24"/>
          <w:szCs w:val="24"/>
        </w:rPr>
        <w:t>atio</w:t>
      </w:r>
      <w:ins w:id="1359" w:author="Art Milch" w:date="2025-04-19T09:03:00Z" w16du:dateUtc="2025-04-19T13:03:00Z">
        <w:r w:rsidR="00FD1962">
          <w:rPr>
            <w:rFonts w:ascii="Times New Roman" w:hAnsi="Times New Roman" w:cs="Times New Roman"/>
            <w:sz w:val="24"/>
            <w:szCs w:val="24"/>
          </w:rPr>
          <w:t xml:space="preserve"> is </w:t>
        </w:r>
      </w:ins>
      <w:del w:id="1360" w:author="Art Milch" w:date="2025-04-19T09:03:00Z" w16du:dateUtc="2025-04-19T13:03:00Z">
        <w:r w:rsidRPr="00524F1B" w:rsidDel="00FD1962">
          <w:rPr>
            <w:rFonts w:ascii="Times New Roman" w:hAnsi="Times New Roman" w:cs="Times New Roman"/>
            <w:sz w:val="24"/>
            <w:szCs w:val="24"/>
          </w:rPr>
          <w:delText>,</w:delText>
        </w:r>
      </w:del>
      <w:r w:rsidRPr="00524F1B">
        <w:rPr>
          <w:rFonts w:ascii="Times New Roman" w:hAnsi="Times New Roman" w:cs="Times New Roman"/>
          <w:sz w:val="24"/>
          <w:szCs w:val="24"/>
        </w:rPr>
        <w:t xml:space="preserve"> calculated as</w:t>
      </w:r>
      <w:ins w:id="1361" w:author="Art Milch" w:date="2025-04-19T17:49:00Z" w16du:dateUtc="2025-04-19T21:49:00Z">
        <w:r w:rsidR="000C239C">
          <w:rPr>
            <w:rFonts w:ascii="Times New Roman" w:hAnsi="Times New Roman" w:cs="Times New Roman"/>
            <w:sz w:val="24"/>
            <w:szCs w:val="24"/>
          </w:rPr>
          <w:t xml:space="preserve"> follows</w:t>
        </w:r>
      </w:ins>
      <w:r w:rsidRPr="00524F1B">
        <w:rPr>
          <w:rFonts w:ascii="Times New Roman" w:hAnsi="Times New Roman" w:cs="Times New Roman"/>
          <w:sz w:val="24"/>
          <w:szCs w:val="24"/>
        </w:rPr>
        <w:t>:</w:t>
      </w:r>
    </w:p>
    <w:p w14:paraId="111661C6" w14:textId="144C5999" w:rsidR="005B4146" w:rsidRPr="00524F1B" w:rsidRDefault="00D9746F">
      <w:pPr>
        <w:spacing w:after="240" w:line="480" w:lineRule="auto"/>
        <w:ind w:firstLine="720"/>
        <w:rPr>
          <w:rFonts w:ascii="Times New Roman" w:hAnsi="Times New Roman" w:cs="Times New Roman"/>
          <w:sz w:val="24"/>
          <w:szCs w:val="24"/>
        </w:rPr>
        <w:pPrChange w:id="1362" w:author="Art Milch" w:date="2025-04-17T14:48:00Z" w16du:dateUtc="2025-04-17T18:48:00Z">
          <w:pPr>
            <w:spacing w:after="240" w:line="360" w:lineRule="auto"/>
            <w:jc w:val="both"/>
          </w:pPr>
        </w:pPrChange>
      </w:pPr>
      <m:oMathPara>
        <m:oMath>
          <m:r>
            <w:rPr>
              <w:rStyle w:val="katex-mathml"/>
              <w:rFonts w:ascii="Cambria Math" w:hAnsi="Cambria Math" w:cs="Times New Roman"/>
              <w:sz w:val="24"/>
              <w:szCs w:val="24"/>
              <w:bdr w:val="none" w:sz="0" w:space="0" w:color="auto" w:frame="1"/>
            </w:rPr>
            <m:t>Sharpe </m:t>
          </m:r>
          <m:r>
            <w:ins w:id="1363" w:author="Art Milch" w:date="2025-04-19T17:50:00Z" w16du:dateUtc="2025-04-19T21:50:00Z">
              <w:rPr>
                <w:rStyle w:val="katex-mathml"/>
                <w:rFonts w:ascii="Cambria Math" w:hAnsi="Cambria Math" w:cs="Times New Roman"/>
                <w:sz w:val="24"/>
                <w:szCs w:val="24"/>
                <w:bdr w:val="none" w:sz="0" w:space="0" w:color="auto" w:frame="1"/>
              </w:rPr>
              <m:t>r</m:t>
            </w:ins>
          </m:r>
          <m:r>
            <w:del w:id="1364" w:author="Art Milch" w:date="2025-04-19T17:50:00Z" w16du:dateUtc="2025-04-19T21:50:00Z">
              <w:rPr>
                <w:rStyle w:val="katex-mathml"/>
                <w:rFonts w:ascii="Cambria Math" w:hAnsi="Cambria Math" w:cs="Times New Roman"/>
                <w:sz w:val="24"/>
                <w:szCs w:val="24"/>
                <w:bdr w:val="none" w:sz="0" w:space="0" w:color="auto" w:frame="1"/>
              </w:rPr>
              <m:t>R</m:t>
            </w:del>
          </m:r>
          <m:r>
            <w:rPr>
              <w:rStyle w:val="katex-mathml"/>
              <w:rFonts w:ascii="Cambria Math" w:hAnsi="Cambria Math" w:cs="Times New Roman"/>
              <w:sz w:val="24"/>
              <w:szCs w:val="24"/>
              <w:bdr w:val="none" w:sz="0" w:space="0" w:color="auto" w:frame="1"/>
            </w:rPr>
            <m:t>atio=</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Rp-Rf</m:t>
              </m:r>
            </m:num>
            <m:den>
              <m:r>
                <w:rPr>
                  <w:rStyle w:val="katex-mathml"/>
                  <w:rFonts w:ascii="Cambria Math" w:hAnsi="Cambria Math" w:cs="Times New Roman"/>
                  <w:sz w:val="24"/>
                  <w:szCs w:val="24"/>
                  <w:bdr w:val="none" w:sz="0" w:space="0" w:color="auto" w:frame="1"/>
                </w:rPr>
                <m:t>σp</m:t>
              </m:r>
            </m:den>
          </m:f>
        </m:oMath>
      </m:oMathPara>
    </w:p>
    <w:p w14:paraId="22B19716" w14:textId="50B97CA3" w:rsidR="005B4146" w:rsidRPr="00524F1B" w:rsidRDefault="00F15B8A">
      <w:pPr>
        <w:spacing w:after="240" w:line="480" w:lineRule="auto"/>
        <w:ind w:firstLine="720"/>
        <w:rPr>
          <w:rFonts w:ascii="Times New Roman" w:hAnsi="Times New Roman" w:cs="Times New Roman"/>
          <w:sz w:val="24"/>
          <w:szCs w:val="24"/>
        </w:rPr>
        <w:pPrChange w:id="1365" w:author="Art Milch" w:date="2025-04-17T14:48:00Z" w16du:dateUtc="2025-04-17T18:48:00Z">
          <w:pPr>
            <w:spacing w:after="240" w:line="360" w:lineRule="auto"/>
            <w:jc w:val="both"/>
          </w:pPr>
        </w:pPrChange>
      </w:pPr>
      <w:r w:rsidRPr="00524F1B">
        <w:rPr>
          <w:rFonts w:ascii="Times New Roman" w:hAnsi="Times New Roman" w:cs="Times New Roman"/>
          <w:sz w:val="24"/>
          <w:szCs w:val="24"/>
        </w:rPr>
        <w:t>Where</w:t>
      </w:r>
      <w:r w:rsidR="005B4146" w:rsidRPr="00524F1B">
        <w:rPr>
          <w:rFonts w:ascii="Times New Roman" w:hAnsi="Times New Roman" w:cs="Times New Roman"/>
          <w:sz w:val="24"/>
          <w:szCs w:val="24"/>
        </w:rPr>
        <w:t> </w:t>
      </w:r>
      <w:r w:rsidR="005B4146" w:rsidRPr="00524F1B">
        <w:rPr>
          <w:rStyle w:val="mord"/>
          <w:rFonts w:ascii="Times New Roman" w:hAnsi="Times New Roman" w:cs="Times New Roman"/>
          <w:i/>
          <w:iCs/>
          <w:sz w:val="24"/>
          <w:szCs w:val="24"/>
        </w:rPr>
        <w:t>Rp</w:t>
      </w:r>
      <w:r w:rsidR="005B4146" w:rsidRPr="00524F1B">
        <w:rPr>
          <w:rStyle w:val="vlist-s"/>
          <w:rFonts w:ascii="Times New Roman" w:hAnsi="Times New Roman" w:cs="Times New Roman"/>
          <w:sz w:val="24"/>
          <w:szCs w:val="24"/>
        </w:rPr>
        <w:t>​</w:t>
      </w:r>
      <w:r w:rsidR="005B4146" w:rsidRPr="00524F1B">
        <w:rPr>
          <w:rFonts w:ascii="Times New Roman" w:hAnsi="Times New Roman" w:cs="Times New Roman"/>
          <w:sz w:val="24"/>
          <w:szCs w:val="24"/>
        </w:rPr>
        <w:t> is portfolio return, </w:t>
      </w:r>
      <w:r w:rsidR="005B4146" w:rsidRPr="00524F1B">
        <w:rPr>
          <w:rStyle w:val="mord"/>
          <w:rFonts w:ascii="Times New Roman" w:hAnsi="Times New Roman" w:cs="Times New Roman"/>
          <w:i/>
          <w:iCs/>
          <w:sz w:val="24"/>
          <w:szCs w:val="24"/>
        </w:rPr>
        <w:t>Rf</w:t>
      </w:r>
      <w:r w:rsidR="005B4146" w:rsidRPr="00524F1B">
        <w:rPr>
          <w:rStyle w:val="vlist-s"/>
          <w:rFonts w:ascii="Times New Roman" w:hAnsi="Times New Roman" w:cs="Times New Roman"/>
          <w:sz w:val="24"/>
          <w:szCs w:val="24"/>
        </w:rPr>
        <w:t>​</w:t>
      </w:r>
      <w:r w:rsidR="005B4146" w:rsidRPr="00524F1B">
        <w:rPr>
          <w:rFonts w:ascii="Times New Roman" w:hAnsi="Times New Roman" w:cs="Times New Roman"/>
          <w:sz w:val="24"/>
          <w:szCs w:val="24"/>
        </w:rPr>
        <w:t> is risk-free rate, and </w:t>
      </w:r>
      <w:r w:rsidR="005B4146" w:rsidRPr="00524F1B">
        <w:rPr>
          <w:rStyle w:val="mord"/>
          <w:rFonts w:ascii="Times New Roman" w:hAnsi="Times New Roman" w:cs="Times New Roman"/>
          <w:i/>
          <w:iCs/>
          <w:sz w:val="24"/>
          <w:szCs w:val="24"/>
        </w:rPr>
        <w:t>σp</w:t>
      </w:r>
      <w:r w:rsidR="005B4146" w:rsidRPr="00524F1B">
        <w:rPr>
          <w:rStyle w:val="vlist-s"/>
          <w:rFonts w:ascii="Times New Roman" w:hAnsi="Times New Roman" w:cs="Times New Roman"/>
          <w:sz w:val="24"/>
          <w:szCs w:val="24"/>
        </w:rPr>
        <w:t>​</w:t>
      </w:r>
      <w:r w:rsidR="005B4146" w:rsidRPr="00524F1B">
        <w:rPr>
          <w:rFonts w:ascii="Times New Roman" w:hAnsi="Times New Roman" w:cs="Times New Roman"/>
          <w:sz w:val="24"/>
          <w:szCs w:val="24"/>
        </w:rPr>
        <w:t> is portfolio standard deviation, provides a risk-adjusted performance measure. Additional metrics include maximum drawdown:</w:t>
      </w:r>
    </w:p>
    <w:p w14:paraId="11FDFCA3" w14:textId="24BA6980" w:rsidR="00D9746F" w:rsidRPr="00524F1B" w:rsidRDefault="00D9746F">
      <w:pPr>
        <w:spacing w:after="240" w:line="480" w:lineRule="auto"/>
        <w:ind w:firstLine="720"/>
        <w:rPr>
          <w:rStyle w:val="delimsizing"/>
          <w:rFonts w:ascii="Times New Roman" w:hAnsi="Times New Roman" w:cs="Times New Roman"/>
          <w:sz w:val="24"/>
          <w:szCs w:val="24"/>
        </w:rPr>
        <w:pPrChange w:id="1366" w:author="Art Milch" w:date="2025-04-17T14:48:00Z" w16du:dateUtc="2025-04-17T18:48:00Z">
          <w:pPr>
            <w:spacing w:after="240" w:line="360" w:lineRule="auto"/>
            <w:jc w:val="both"/>
          </w:pPr>
        </w:pPrChange>
      </w:pPr>
      <m:oMathPara>
        <m:oMath>
          <m:r>
            <w:rPr>
              <w:rStyle w:val="katex-mathml"/>
              <w:rFonts w:ascii="Cambria Math" w:hAnsi="Cambria Math" w:cs="Times New Roman"/>
              <w:sz w:val="24"/>
              <w:szCs w:val="24"/>
              <w:bdr w:val="none" w:sz="0" w:space="0" w:color="auto" w:frame="1"/>
            </w:rPr>
            <m:t>MaxDD=</m:t>
          </m:r>
          <m:sSubSup>
            <m:sSubSupPr>
              <m:ctrlPr>
                <w:rPr>
                  <w:rStyle w:val="katex-mathml"/>
                  <w:rFonts w:ascii="Cambria Math" w:hAnsi="Cambria Math" w:cs="Times New Roman"/>
                  <w:i/>
                  <w:sz w:val="24"/>
                  <w:szCs w:val="24"/>
                  <w:bdr w:val="none" w:sz="0" w:space="0" w:color="auto" w:frame="1"/>
                </w:rPr>
              </m:ctrlPr>
            </m:sSubSupPr>
            <m:e>
              <m:r>
                <w:rPr>
                  <w:rStyle w:val="katex-mathml"/>
                  <w:rFonts w:ascii="Cambria Math" w:hAnsi="Cambria Math" w:cs="Times New Roman"/>
                  <w:sz w:val="24"/>
                  <w:szCs w:val="24"/>
                  <w:bdr w:val="none" w:sz="0" w:space="0" w:color="auto" w:frame="1"/>
                </w:rPr>
                <m:t>min⁡t∈T(</m:t>
              </m:r>
            </m:e>
            <m:sub>
              <m:r>
                <w:rPr>
                  <w:rStyle w:val="katex-mathml"/>
                  <w:rFonts w:ascii="Cambria Math" w:hAnsi="Cambria Math" w:cs="Times New Roman"/>
                  <w:sz w:val="24"/>
                  <w:szCs w:val="24"/>
                  <w:bdr w:val="none" w:sz="0" w:space="0" w:color="auto" w:frame="1"/>
                </w:rPr>
                <m:t>max⁡s∈[0,t]Ps</m:t>
              </m:r>
            </m:sub>
            <m:sup>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 xml:space="preserve">t- </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max</m:t>
                      </m:r>
                    </m:e>
                    <m:sub>
                      <m:r>
                        <w:rPr>
                          <w:rStyle w:val="katex-mathml"/>
                          <w:rFonts w:ascii="Cambria Math" w:hAnsi="Cambria Math" w:cs="Times New Roman"/>
                          <w:sz w:val="24"/>
                          <w:szCs w:val="24"/>
                          <w:bdr w:val="none" w:sz="0" w:space="0" w:color="auto" w:frame="1"/>
                        </w:rPr>
                        <m:t>se[0,t]</m:t>
                      </m:r>
                    </m:sub>
                  </m:sSub>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s</m:t>
                      </m:r>
                    </m:sub>
                  </m:sSub>
                </m:sub>
              </m:sSub>
            </m:sup>
          </m:sSubSup>
          <m:r>
            <w:rPr>
              <w:rStyle w:val="katex-mathml"/>
              <w:rFonts w:ascii="Cambria Math" w:hAnsi="Cambria Math" w:cs="Times New Roman"/>
              <w:sz w:val="24"/>
              <w:szCs w:val="24"/>
              <w:bdr w:val="none" w:sz="0" w:space="0" w:color="auto" w:frame="1"/>
            </w:rPr>
            <m:t>)</m:t>
          </m:r>
        </m:oMath>
      </m:oMathPara>
    </w:p>
    <w:p w14:paraId="57D1C44B" w14:textId="781EA571" w:rsidR="005B4146" w:rsidRPr="00524F1B" w:rsidRDefault="00F15B8A" w:rsidP="00A413B0">
      <w:pPr>
        <w:spacing w:line="480" w:lineRule="auto"/>
        <w:ind w:firstLine="720"/>
        <w:rPr>
          <w:rFonts w:ascii="Times New Roman" w:hAnsi="Times New Roman" w:cs="Times New Roman"/>
          <w:sz w:val="24"/>
          <w:szCs w:val="24"/>
        </w:rPr>
        <w:pPrChange w:id="1367" w:author="Art Milch" w:date="2025-04-19T09:06:00Z" w16du:dateUtc="2025-04-19T13:06:00Z">
          <w:pPr>
            <w:spacing w:after="240" w:line="360" w:lineRule="auto"/>
            <w:jc w:val="both"/>
          </w:pPr>
        </w:pPrChange>
      </w:pPr>
      <w:r w:rsidRPr="00524F1B">
        <w:rPr>
          <w:rFonts w:ascii="Times New Roman" w:hAnsi="Times New Roman" w:cs="Times New Roman"/>
          <w:sz w:val="24"/>
          <w:szCs w:val="24"/>
        </w:rPr>
        <w:lastRenderedPageBreak/>
        <w:t>Where</w:t>
      </w:r>
      <w:r w:rsidR="005B4146" w:rsidRPr="00524F1B">
        <w:rPr>
          <w:rFonts w:ascii="Times New Roman" w:hAnsi="Times New Roman" w:cs="Times New Roman"/>
          <w:sz w:val="24"/>
          <w:szCs w:val="24"/>
        </w:rPr>
        <w:t> </w:t>
      </w:r>
      <w:r w:rsidR="005B4146" w:rsidRPr="00524F1B">
        <w:rPr>
          <w:rStyle w:val="mord"/>
          <w:rFonts w:ascii="Times New Roman" w:hAnsi="Times New Roman" w:cs="Times New Roman"/>
          <w:i/>
          <w:iCs/>
          <w:sz w:val="24"/>
          <w:szCs w:val="24"/>
        </w:rPr>
        <w:t>Pt</w:t>
      </w:r>
      <w:r w:rsidRPr="00524F1B">
        <w:rPr>
          <w:rStyle w:val="vlist-s"/>
          <w:rFonts w:ascii="Times New Roman" w:hAnsi="Times New Roman" w:cs="Times New Roman"/>
          <w:sz w:val="24"/>
          <w:szCs w:val="24"/>
        </w:rPr>
        <w:t xml:space="preserve"> represents the portfolio value at time t</w:t>
      </w:r>
      <w:commentRangeStart w:id="1368"/>
      <w:r w:rsidRPr="00524F1B">
        <w:rPr>
          <w:rStyle w:val="vlist-s"/>
          <w:rFonts w:ascii="Times New Roman" w:hAnsi="Times New Roman" w:cs="Times New Roman"/>
          <w:sz w:val="24"/>
          <w:szCs w:val="24"/>
        </w:rPr>
        <w:t xml:space="preserve">, this </w:t>
      </w:r>
      <w:commentRangeEnd w:id="1368"/>
      <w:r w:rsidR="009165CD">
        <w:rPr>
          <w:rStyle w:val="CommentReference"/>
        </w:rPr>
        <w:commentReference w:id="1368"/>
      </w:r>
      <w:r w:rsidRPr="00524F1B">
        <w:rPr>
          <w:rStyle w:val="vlist-s"/>
          <w:rFonts w:ascii="Times New Roman" w:hAnsi="Times New Roman" w:cs="Times New Roman"/>
          <w:sz w:val="24"/>
          <w:szCs w:val="24"/>
        </w:rPr>
        <w:t xml:space="preserve">comprehensive methodology integrates modern machine learning techniques with established financial theory, creating a robust framework for market analysis and informed </w:t>
      </w:r>
      <w:commentRangeStart w:id="1369"/>
      <w:r w:rsidR="005B4146" w:rsidRPr="00524F1B">
        <w:rPr>
          <w:rFonts w:ascii="Times New Roman" w:hAnsi="Times New Roman" w:cs="Times New Roman"/>
          <w:sz w:val="24"/>
          <w:szCs w:val="24"/>
        </w:rPr>
        <w:t xml:space="preserve">trading </w:t>
      </w:r>
      <w:commentRangeEnd w:id="1369"/>
      <w:r w:rsidR="00A413B0">
        <w:rPr>
          <w:rStyle w:val="CommentReference"/>
        </w:rPr>
        <w:commentReference w:id="1369"/>
      </w:r>
      <w:r w:rsidR="005B4146" w:rsidRPr="00524F1B">
        <w:rPr>
          <w:rFonts w:ascii="Times New Roman" w:hAnsi="Times New Roman" w:cs="Times New Roman"/>
          <w:sz w:val="24"/>
          <w:szCs w:val="24"/>
        </w:rPr>
        <w:t xml:space="preserve">decision-making. The approach </w:t>
      </w:r>
      <w:r w:rsidRPr="00524F1B">
        <w:rPr>
          <w:rFonts w:ascii="Times New Roman" w:hAnsi="Times New Roman" w:cs="Times New Roman"/>
          <w:sz w:val="24"/>
          <w:szCs w:val="24"/>
        </w:rPr>
        <w:t>strikes a balance between sophisticated technical analysis and practical implementation considerations, providing a foundation for the systematic deployment of trading strategies</w:t>
      </w:r>
      <w:r w:rsidR="005B4146" w:rsidRPr="00524F1B">
        <w:rPr>
          <w:rFonts w:ascii="Times New Roman" w:hAnsi="Times New Roman" w:cs="Times New Roman"/>
          <w:sz w:val="24"/>
          <w:szCs w:val="24"/>
        </w:rPr>
        <w:t>.</w:t>
      </w:r>
    </w:p>
    <w:p w14:paraId="25644B3D" w14:textId="77777777" w:rsidR="00141F64" w:rsidRPr="00524F1B" w:rsidRDefault="00F457D3" w:rsidP="00A413B0">
      <w:pPr>
        <w:pStyle w:val="Heading1"/>
        <w:spacing w:before="0" w:line="480" w:lineRule="auto"/>
        <w:ind w:firstLine="720"/>
        <w:jc w:val="center"/>
        <w:rPr>
          <w:rFonts w:ascii="Times New Roman" w:eastAsia="Times New Roman" w:hAnsi="Times New Roman" w:cs="Times New Roman"/>
          <w:b/>
          <w:color w:val="auto"/>
          <w:sz w:val="24"/>
          <w:szCs w:val="24"/>
        </w:rPr>
        <w:pPrChange w:id="1370" w:author="Art Milch" w:date="2025-04-19T09:05:00Z" w16du:dateUtc="2025-04-19T13:05:00Z">
          <w:pPr>
            <w:pStyle w:val="Heading1"/>
            <w:spacing w:before="0"/>
            <w:jc w:val="both"/>
          </w:pPr>
        </w:pPrChange>
      </w:pPr>
      <w:bookmarkStart w:id="1371" w:name="_Toc194830284"/>
      <w:r w:rsidRPr="00524F1B">
        <w:rPr>
          <w:rFonts w:ascii="Times New Roman" w:eastAsia="Times New Roman" w:hAnsi="Times New Roman" w:cs="Times New Roman"/>
          <w:b/>
          <w:color w:val="auto"/>
          <w:sz w:val="24"/>
          <w:szCs w:val="24"/>
        </w:rPr>
        <w:t>4</w:t>
      </w:r>
      <w:r w:rsidR="00141F64" w:rsidRPr="00524F1B">
        <w:rPr>
          <w:rFonts w:ascii="Times New Roman" w:eastAsia="Times New Roman" w:hAnsi="Times New Roman" w:cs="Times New Roman"/>
          <w:b/>
          <w:color w:val="auto"/>
          <w:sz w:val="24"/>
          <w:szCs w:val="24"/>
        </w:rPr>
        <w:t xml:space="preserve">. </w:t>
      </w:r>
      <w:r w:rsidR="00874CBB" w:rsidRPr="00524F1B">
        <w:rPr>
          <w:rFonts w:ascii="Times New Roman" w:eastAsia="Times New Roman" w:hAnsi="Times New Roman" w:cs="Times New Roman"/>
          <w:b/>
          <w:color w:val="auto"/>
          <w:sz w:val="24"/>
          <w:szCs w:val="24"/>
        </w:rPr>
        <w:t>TRADING STRATEGY IMPLEMENTATION</w:t>
      </w:r>
      <w:bookmarkEnd w:id="1371"/>
    </w:p>
    <w:p w14:paraId="5D38E208" w14:textId="7E68757A" w:rsidR="00BD347A" w:rsidRPr="00524F1B" w:rsidRDefault="00BD347A" w:rsidP="00A413B0">
      <w:pPr>
        <w:spacing w:line="480" w:lineRule="auto"/>
        <w:ind w:firstLine="720"/>
        <w:rPr>
          <w:rFonts w:ascii="Times New Roman" w:hAnsi="Times New Roman" w:cs="Times New Roman"/>
          <w:sz w:val="24"/>
          <w:szCs w:val="24"/>
        </w:rPr>
        <w:pPrChange w:id="1372" w:author="Art Milch" w:date="2025-04-19T09:05:00Z" w16du:dateUtc="2025-04-19T13:05:00Z">
          <w:pPr>
            <w:spacing w:before="240" w:line="360" w:lineRule="auto"/>
            <w:jc w:val="both"/>
          </w:pPr>
        </w:pPrChange>
      </w:pPr>
      <w:r w:rsidRPr="00524F1B">
        <w:rPr>
          <w:rFonts w:ascii="Times New Roman" w:hAnsi="Times New Roman" w:cs="Times New Roman"/>
          <w:sz w:val="24"/>
          <w:szCs w:val="24"/>
        </w:rPr>
        <w:t>My trading system stands out for its innovative approach, combining deep</w:t>
      </w:r>
      <w:ins w:id="1373" w:author="Art Milch" w:date="2025-04-19T09:06:00Z" w16du:dateUtc="2025-04-19T13:06:00Z">
        <w:r w:rsidR="002E5C9C">
          <w:rPr>
            <w:rFonts w:ascii="Times New Roman" w:hAnsi="Times New Roman" w:cs="Times New Roman"/>
            <w:sz w:val="24"/>
            <w:szCs w:val="24"/>
          </w:rPr>
          <w:t>-</w:t>
        </w:r>
      </w:ins>
      <w:del w:id="1374" w:author="Art Milch" w:date="2025-04-19T09:06:00Z" w16du:dateUtc="2025-04-19T13:06:00Z">
        <w:r w:rsidRPr="00524F1B" w:rsidDel="002E5C9C">
          <w:rPr>
            <w:rFonts w:ascii="Times New Roman" w:hAnsi="Times New Roman" w:cs="Times New Roman"/>
            <w:sz w:val="24"/>
            <w:szCs w:val="24"/>
          </w:rPr>
          <w:delText xml:space="preserve"> </w:delText>
        </w:r>
      </w:del>
      <w:r w:rsidRPr="00524F1B">
        <w:rPr>
          <w:rFonts w:ascii="Times New Roman" w:hAnsi="Times New Roman" w:cs="Times New Roman"/>
          <w:sz w:val="24"/>
          <w:szCs w:val="24"/>
        </w:rPr>
        <w:t>learning forecasts with fundamental technical analysis and systematic risk management. The algorithm uses machine learning to forecast market movement signals, generating probability predictions through binary classification. A signal is triggered when the computed probability exceeds a predefined confidence threshold</w:t>
      </w:r>
      <w:ins w:id="1375" w:author="Art Milch" w:date="2025-04-19T09:06:00Z" w16du:dateUtc="2025-04-19T13:06:00Z">
        <w:r w:rsidR="006C41C7">
          <w:rPr>
            <w:rFonts w:ascii="Times New Roman" w:hAnsi="Times New Roman" w:cs="Times New Roman"/>
            <w:sz w:val="24"/>
            <w:szCs w:val="24"/>
          </w:rPr>
          <w:t>;</w:t>
        </w:r>
      </w:ins>
      <w:del w:id="1376" w:author="Art Milch" w:date="2025-04-19T09:06:00Z" w16du:dateUtc="2025-04-19T13:06:00Z">
        <w:r w:rsidRPr="00524F1B" w:rsidDel="006C41C7">
          <w:rPr>
            <w:rFonts w:ascii="Times New Roman" w:hAnsi="Times New Roman" w:cs="Times New Roman"/>
            <w:sz w:val="24"/>
            <w:szCs w:val="24"/>
          </w:rPr>
          <w:delText xml:space="preserve"> -</w:delText>
        </w:r>
      </w:del>
      <w:r w:rsidRPr="00524F1B">
        <w:rPr>
          <w:rFonts w:ascii="Times New Roman" w:hAnsi="Times New Roman" w:cs="Times New Roman"/>
          <w:sz w:val="24"/>
          <w:szCs w:val="24"/>
        </w:rPr>
        <w:t xml:space="preserve"> in my case, 60% proved to be effective. For position sizing, I used a dynamic scaling approach based on the model</w:t>
      </w:r>
      <w:ins w:id="1377" w:author="Art Milch" w:date="2025-04-19T09:07:00Z" w16du:dateUtc="2025-04-19T13:07:00Z">
        <w:r w:rsidR="006C41C7">
          <w:rPr>
            <w:rFonts w:ascii="Times New Roman" w:hAnsi="Times New Roman" w:cs="Times New Roman"/>
            <w:sz w:val="24"/>
            <w:szCs w:val="24"/>
          </w:rPr>
          <w:t>’</w:t>
        </w:r>
      </w:ins>
      <w:del w:id="1378" w:author="Art Milch" w:date="2025-04-19T09:07:00Z" w16du:dateUtc="2025-04-19T13:07:00Z">
        <w:r w:rsidRPr="00524F1B" w:rsidDel="006C41C7">
          <w:rPr>
            <w:rFonts w:ascii="Times New Roman" w:hAnsi="Times New Roman" w:cs="Times New Roman"/>
            <w:sz w:val="24"/>
            <w:szCs w:val="24"/>
          </w:rPr>
          <w:delText>'</w:delText>
        </w:r>
      </w:del>
      <w:r w:rsidRPr="00524F1B">
        <w:rPr>
          <w:rFonts w:ascii="Times New Roman" w:hAnsi="Times New Roman" w:cs="Times New Roman"/>
          <w:sz w:val="24"/>
          <w:szCs w:val="24"/>
        </w:rPr>
        <w:t>s confidence level.</w:t>
      </w:r>
    </w:p>
    <w:p w14:paraId="6A442AF0" w14:textId="77777777" w:rsidR="00BD347A" w:rsidRPr="00524F1B" w:rsidRDefault="00BD347A" w:rsidP="006C41C7">
      <w:pPr>
        <w:spacing w:line="480" w:lineRule="auto"/>
        <w:ind w:firstLine="720"/>
        <w:rPr>
          <w:rFonts w:ascii="Times New Roman" w:hAnsi="Times New Roman" w:cs="Times New Roman"/>
          <w:sz w:val="24"/>
          <w:szCs w:val="24"/>
        </w:rPr>
        <w:pPrChange w:id="1379" w:author="Art Milch" w:date="2025-04-19T09:07:00Z" w16du:dateUtc="2025-04-19T13:07:00Z">
          <w:pPr>
            <w:spacing w:before="240" w:line="360" w:lineRule="auto"/>
            <w:jc w:val="both"/>
          </w:pPr>
        </w:pPrChange>
      </w:pPr>
      <w:r w:rsidRPr="00524F1B">
        <w:rPr>
          <w:rFonts w:ascii="Times New Roman" w:hAnsi="Times New Roman" w:cs="Times New Roman"/>
          <w:sz w:val="24"/>
          <w:szCs w:val="24"/>
        </w:rPr>
        <w:t>The system integrates four key technical indicators that work together to provide a comprehensive view of the market:</w:t>
      </w:r>
    </w:p>
    <w:p w14:paraId="58DA25B7" w14:textId="77777777" w:rsidR="00BD347A" w:rsidRPr="00524F1B" w:rsidRDefault="00BD347A">
      <w:pPr>
        <w:pStyle w:val="ListParagraph"/>
        <w:numPr>
          <w:ilvl w:val="0"/>
          <w:numId w:val="85"/>
        </w:numPr>
        <w:spacing w:before="240" w:line="480" w:lineRule="auto"/>
        <w:ind w:firstLine="720"/>
        <w:contextualSpacing w:val="0"/>
        <w:rPr>
          <w:rFonts w:ascii="Times New Roman" w:hAnsi="Times New Roman" w:cs="Times New Roman"/>
          <w:sz w:val="24"/>
          <w:szCs w:val="24"/>
        </w:rPr>
        <w:pPrChange w:id="1380" w:author="Art Milch" w:date="2025-04-17T14:48:00Z" w16du:dateUtc="2025-04-17T18:48:00Z">
          <w:pPr>
            <w:pStyle w:val="ListParagraph"/>
            <w:numPr>
              <w:numId w:val="85"/>
            </w:numPr>
            <w:spacing w:before="240" w:line="360" w:lineRule="auto"/>
            <w:ind w:hanging="360"/>
            <w:jc w:val="both"/>
          </w:pPr>
        </w:pPrChange>
      </w:pPr>
      <w:r w:rsidRPr="00524F1B">
        <w:rPr>
          <w:rFonts w:ascii="Times New Roman" w:hAnsi="Times New Roman" w:cs="Times New Roman"/>
          <w:sz w:val="24"/>
          <w:szCs w:val="24"/>
        </w:rPr>
        <w:t>Moving averages (50- and 200-day) to identify trends</w:t>
      </w:r>
    </w:p>
    <w:p w14:paraId="43E5C0B0" w14:textId="23FFC15E" w:rsidR="00BD347A" w:rsidRPr="00524F1B" w:rsidRDefault="00BD347A">
      <w:pPr>
        <w:pStyle w:val="ListParagraph"/>
        <w:numPr>
          <w:ilvl w:val="0"/>
          <w:numId w:val="85"/>
        </w:numPr>
        <w:spacing w:before="240" w:line="480" w:lineRule="auto"/>
        <w:ind w:firstLine="720"/>
        <w:contextualSpacing w:val="0"/>
        <w:rPr>
          <w:rFonts w:ascii="Times New Roman" w:hAnsi="Times New Roman" w:cs="Times New Roman"/>
          <w:sz w:val="24"/>
          <w:szCs w:val="24"/>
        </w:rPr>
        <w:pPrChange w:id="1381" w:author="Art Milch" w:date="2025-04-17T14:48:00Z" w16du:dateUtc="2025-04-17T18:48:00Z">
          <w:pPr>
            <w:pStyle w:val="ListParagraph"/>
            <w:numPr>
              <w:numId w:val="85"/>
            </w:numPr>
            <w:spacing w:before="240" w:line="360" w:lineRule="auto"/>
            <w:ind w:hanging="360"/>
            <w:jc w:val="both"/>
          </w:pPr>
        </w:pPrChange>
      </w:pPr>
      <w:r w:rsidRPr="00524F1B">
        <w:rPr>
          <w:rFonts w:ascii="Times New Roman" w:hAnsi="Times New Roman" w:cs="Times New Roman"/>
          <w:sz w:val="24"/>
          <w:szCs w:val="24"/>
        </w:rPr>
        <w:t xml:space="preserve">Relative </w:t>
      </w:r>
      <w:r w:rsidR="00DC1180" w:rsidRPr="00524F1B">
        <w:rPr>
          <w:rFonts w:ascii="Times New Roman" w:hAnsi="Times New Roman" w:cs="Times New Roman"/>
          <w:sz w:val="24"/>
          <w:szCs w:val="24"/>
        </w:rPr>
        <w:t xml:space="preserve">strength index </w:t>
      </w:r>
      <w:r w:rsidRPr="00524F1B">
        <w:rPr>
          <w:rFonts w:ascii="Times New Roman" w:hAnsi="Times New Roman" w:cs="Times New Roman"/>
          <w:sz w:val="24"/>
          <w:szCs w:val="24"/>
        </w:rPr>
        <w:t>(RSI) to measure momentum</w:t>
      </w:r>
    </w:p>
    <w:p w14:paraId="601DE64B" w14:textId="4E974A4F" w:rsidR="00BD347A" w:rsidRPr="00524F1B" w:rsidRDefault="00BD347A">
      <w:pPr>
        <w:pStyle w:val="ListParagraph"/>
        <w:numPr>
          <w:ilvl w:val="0"/>
          <w:numId w:val="85"/>
        </w:numPr>
        <w:spacing w:before="240" w:line="480" w:lineRule="auto"/>
        <w:ind w:firstLine="720"/>
        <w:contextualSpacing w:val="0"/>
        <w:rPr>
          <w:rFonts w:ascii="Times New Roman" w:hAnsi="Times New Roman" w:cs="Times New Roman"/>
          <w:sz w:val="24"/>
          <w:szCs w:val="24"/>
        </w:rPr>
        <w:pPrChange w:id="1382" w:author="Art Milch" w:date="2025-04-17T14:48:00Z" w16du:dateUtc="2025-04-17T18:48:00Z">
          <w:pPr>
            <w:pStyle w:val="ListParagraph"/>
            <w:numPr>
              <w:numId w:val="85"/>
            </w:numPr>
            <w:spacing w:before="240" w:line="360" w:lineRule="auto"/>
            <w:ind w:hanging="360"/>
            <w:jc w:val="both"/>
          </w:pPr>
        </w:pPrChange>
      </w:pPr>
      <w:r w:rsidRPr="00524F1B">
        <w:rPr>
          <w:rFonts w:ascii="Times New Roman" w:hAnsi="Times New Roman" w:cs="Times New Roman"/>
          <w:sz w:val="24"/>
          <w:szCs w:val="24"/>
        </w:rPr>
        <w:t xml:space="preserve">Moving </w:t>
      </w:r>
      <w:r w:rsidR="00DC1180" w:rsidRPr="00524F1B">
        <w:rPr>
          <w:rFonts w:ascii="Times New Roman" w:hAnsi="Times New Roman" w:cs="Times New Roman"/>
          <w:sz w:val="24"/>
          <w:szCs w:val="24"/>
        </w:rPr>
        <w:t xml:space="preserve">average convergence divergence </w:t>
      </w:r>
      <w:r w:rsidRPr="00524F1B">
        <w:rPr>
          <w:rFonts w:ascii="Times New Roman" w:hAnsi="Times New Roman" w:cs="Times New Roman"/>
          <w:sz w:val="24"/>
          <w:szCs w:val="24"/>
        </w:rPr>
        <w:t>(MACD) to confirm trends</w:t>
      </w:r>
    </w:p>
    <w:p w14:paraId="7618BA96" w14:textId="77777777" w:rsidR="00BD347A" w:rsidRPr="00524F1B" w:rsidRDefault="00BD347A">
      <w:pPr>
        <w:pStyle w:val="ListParagraph"/>
        <w:numPr>
          <w:ilvl w:val="0"/>
          <w:numId w:val="85"/>
        </w:numPr>
        <w:spacing w:before="240" w:line="480" w:lineRule="auto"/>
        <w:ind w:firstLine="720"/>
        <w:contextualSpacing w:val="0"/>
        <w:rPr>
          <w:rFonts w:ascii="Times New Roman" w:hAnsi="Times New Roman" w:cs="Times New Roman"/>
          <w:sz w:val="24"/>
          <w:szCs w:val="24"/>
        </w:rPr>
        <w:pPrChange w:id="1383" w:author="Art Milch" w:date="2025-04-17T14:48:00Z" w16du:dateUtc="2025-04-17T18:48:00Z">
          <w:pPr>
            <w:pStyle w:val="ListParagraph"/>
            <w:numPr>
              <w:numId w:val="85"/>
            </w:numPr>
            <w:spacing w:before="240" w:line="360" w:lineRule="auto"/>
            <w:ind w:hanging="360"/>
            <w:jc w:val="both"/>
          </w:pPr>
        </w:pPrChange>
      </w:pPr>
      <w:r w:rsidRPr="00524F1B">
        <w:rPr>
          <w:rFonts w:ascii="Times New Roman" w:hAnsi="Times New Roman" w:cs="Times New Roman"/>
          <w:sz w:val="24"/>
          <w:szCs w:val="24"/>
        </w:rPr>
        <w:t>Bollinger Bands to analyze volatility-based price ranges</w:t>
      </w:r>
    </w:p>
    <w:p w14:paraId="7B6A1FD7" w14:textId="00BB4D50" w:rsidR="00BD347A" w:rsidRPr="00524F1B" w:rsidRDefault="00BD347A" w:rsidP="004D43E4">
      <w:pPr>
        <w:spacing w:line="480" w:lineRule="auto"/>
        <w:rPr>
          <w:rFonts w:ascii="Times New Roman" w:hAnsi="Times New Roman" w:cs="Times New Roman"/>
          <w:sz w:val="24"/>
          <w:szCs w:val="24"/>
        </w:rPr>
        <w:pPrChange w:id="1384" w:author="Art Milch" w:date="2025-04-19T09:08:00Z" w16du:dateUtc="2025-04-19T13:08:00Z">
          <w:pPr>
            <w:spacing w:before="240" w:line="360" w:lineRule="auto"/>
            <w:jc w:val="both"/>
          </w:pPr>
        </w:pPrChange>
      </w:pPr>
      <w:r w:rsidRPr="00524F1B">
        <w:rPr>
          <w:rFonts w:ascii="Times New Roman" w:hAnsi="Times New Roman" w:cs="Times New Roman"/>
          <w:sz w:val="24"/>
          <w:szCs w:val="24"/>
        </w:rPr>
        <w:t>This combination validates the model</w:t>
      </w:r>
      <w:ins w:id="1385" w:author="Art Milch" w:date="2025-04-19T09:08:00Z" w16du:dateUtc="2025-04-19T13:08:00Z">
        <w:r w:rsidR="004D43E4">
          <w:rPr>
            <w:rFonts w:ascii="Times New Roman" w:hAnsi="Times New Roman" w:cs="Times New Roman"/>
            <w:sz w:val="24"/>
            <w:szCs w:val="24"/>
          </w:rPr>
          <w:t>’</w:t>
        </w:r>
      </w:ins>
      <w:del w:id="1386" w:author="Art Milch" w:date="2025-04-19T09:08:00Z" w16du:dateUtc="2025-04-19T13:08:00Z">
        <w:r w:rsidRPr="00524F1B" w:rsidDel="004D43E4">
          <w:rPr>
            <w:rFonts w:ascii="Times New Roman" w:hAnsi="Times New Roman" w:cs="Times New Roman"/>
            <w:sz w:val="24"/>
            <w:szCs w:val="24"/>
          </w:rPr>
          <w:delText>'</w:delText>
        </w:r>
      </w:del>
      <w:r w:rsidRPr="00524F1B">
        <w:rPr>
          <w:rFonts w:ascii="Times New Roman" w:hAnsi="Times New Roman" w:cs="Times New Roman"/>
          <w:sz w:val="24"/>
          <w:szCs w:val="24"/>
        </w:rPr>
        <w:t>s predictions and informs a more nuanced approach to trade execution.</w:t>
      </w:r>
    </w:p>
    <w:p w14:paraId="31546F18" w14:textId="77777777" w:rsidR="00BD347A" w:rsidRPr="00524F1B" w:rsidRDefault="00BD347A" w:rsidP="004D43E4">
      <w:pPr>
        <w:spacing w:line="480" w:lineRule="auto"/>
        <w:ind w:firstLine="720"/>
        <w:rPr>
          <w:rFonts w:ascii="Times New Roman" w:hAnsi="Times New Roman" w:cs="Times New Roman"/>
          <w:sz w:val="24"/>
          <w:szCs w:val="24"/>
        </w:rPr>
        <w:pPrChange w:id="1387" w:author="Art Milch" w:date="2025-04-19T09:08:00Z" w16du:dateUtc="2025-04-19T13:08:00Z">
          <w:pPr>
            <w:spacing w:before="240" w:line="360" w:lineRule="auto"/>
            <w:jc w:val="both"/>
          </w:pPr>
        </w:pPrChange>
      </w:pPr>
      <w:r w:rsidRPr="00524F1B">
        <w:rPr>
          <w:rFonts w:ascii="Times New Roman" w:hAnsi="Times New Roman" w:cs="Times New Roman"/>
          <w:sz w:val="24"/>
          <w:szCs w:val="24"/>
        </w:rPr>
        <w:t>Risk management is a critical part of the strategy, implemented through three control mechanisms:</w:t>
      </w:r>
    </w:p>
    <w:p w14:paraId="444E44B9" w14:textId="6FB600DC" w:rsidR="00BD347A" w:rsidRPr="00524F1B" w:rsidRDefault="00BD347A" w:rsidP="00006B84">
      <w:pPr>
        <w:pStyle w:val="ListParagraph"/>
        <w:numPr>
          <w:ilvl w:val="0"/>
          <w:numId w:val="84"/>
        </w:numPr>
        <w:spacing w:before="240" w:line="480" w:lineRule="auto"/>
        <w:ind w:left="1800"/>
        <w:contextualSpacing w:val="0"/>
        <w:rPr>
          <w:rFonts w:ascii="Times New Roman" w:hAnsi="Times New Roman" w:cs="Times New Roman"/>
          <w:sz w:val="24"/>
          <w:szCs w:val="24"/>
        </w:rPr>
        <w:pPrChange w:id="1388" w:author="Art Milch" w:date="2025-04-19T09:09:00Z" w16du:dateUtc="2025-04-19T13:09:00Z">
          <w:pPr>
            <w:pStyle w:val="ListParagraph"/>
            <w:numPr>
              <w:numId w:val="84"/>
            </w:numPr>
            <w:spacing w:before="240" w:line="360" w:lineRule="auto"/>
            <w:ind w:hanging="360"/>
            <w:jc w:val="both"/>
          </w:pPr>
        </w:pPrChange>
      </w:pPr>
      <w:r w:rsidRPr="00524F1B">
        <w:rPr>
          <w:rFonts w:ascii="Times New Roman" w:hAnsi="Times New Roman" w:cs="Times New Roman"/>
          <w:sz w:val="24"/>
          <w:szCs w:val="24"/>
        </w:rPr>
        <w:lastRenderedPageBreak/>
        <w:t xml:space="preserve">A stop-loss level at 2% below the entry price to protect against adverse </w:t>
      </w:r>
      <w:ins w:id="1389" w:author="Art Milch" w:date="2025-04-19T09:09:00Z" w16du:dateUtc="2025-04-19T13:09:00Z">
        <w:r w:rsidR="00006B84">
          <w:rPr>
            <w:rFonts w:ascii="Times New Roman" w:hAnsi="Times New Roman" w:cs="Times New Roman"/>
            <w:sz w:val="24"/>
            <w:szCs w:val="24"/>
          </w:rPr>
          <w:t xml:space="preserve">  </w:t>
        </w:r>
      </w:ins>
      <w:r w:rsidRPr="00524F1B">
        <w:rPr>
          <w:rFonts w:ascii="Times New Roman" w:hAnsi="Times New Roman" w:cs="Times New Roman"/>
          <w:sz w:val="24"/>
          <w:szCs w:val="24"/>
        </w:rPr>
        <w:t>movements</w:t>
      </w:r>
    </w:p>
    <w:p w14:paraId="09AF4B19" w14:textId="6768FE79" w:rsidR="00BD347A" w:rsidRPr="00524F1B" w:rsidRDefault="00BD347A" w:rsidP="00006B84">
      <w:pPr>
        <w:pStyle w:val="ListParagraph"/>
        <w:numPr>
          <w:ilvl w:val="0"/>
          <w:numId w:val="84"/>
        </w:numPr>
        <w:spacing w:before="240" w:line="480" w:lineRule="auto"/>
        <w:ind w:left="1800"/>
        <w:contextualSpacing w:val="0"/>
        <w:rPr>
          <w:rFonts w:ascii="Times New Roman" w:hAnsi="Times New Roman" w:cs="Times New Roman"/>
          <w:sz w:val="24"/>
          <w:szCs w:val="24"/>
        </w:rPr>
        <w:pPrChange w:id="1390" w:author="Art Milch" w:date="2025-04-19T09:10:00Z" w16du:dateUtc="2025-04-19T13:10:00Z">
          <w:pPr>
            <w:pStyle w:val="ListParagraph"/>
            <w:numPr>
              <w:numId w:val="84"/>
            </w:numPr>
            <w:spacing w:before="240" w:line="360" w:lineRule="auto"/>
            <w:ind w:hanging="360"/>
            <w:jc w:val="both"/>
          </w:pPr>
        </w:pPrChange>
      </w:pPr>
      <w:r w:rsidRPr="00524F1B">
        <w:rPr>
          <w:rFonts w:ascii="Times New Roman" w:hAnsi="Times New Roman" w:cs="Times New Roman"/>
          <w:sz w:val="24"/>
          <w:szCs w:val="24"/>
        </w:rPr>
        <w:t>A take-profit level at 5% above the entry price to realize gains at a predetermined level</w:t>
      </w:r>
    </w:p>
    <w:p w14:paraId="24E0A20D" w14:textId="7EA3BFC6" w:rsidR="00BD347A" w:rsidRPr="00524F1B" w:rsidRDefault="00BD347A" w:rsidP="00006B84">
      <w:pPr>
        <w:pStyle w:val="ListParagraph"/>
        <w:numPr>
          <w:ilvl w:val="0"/>
          <w:numId w:val="84"/>
        </w:numPr>
        <w:spacing w:before="240" w:line="480" w:lineRule="auto"/>
        <w:ind w:left="1800"/>
        <w:contextualSpacing w:val="0"/>
        <w:rPr>
          <w:rFonts w:ascii="Times New Roman" w:hAnsi="Times New Roman" w:cs="Times New Roman"/>
          <w:sz w:val="24"/>
          <w:szCs w:val="24"/>
        </w:rPr>
        <w:pPrChange w:id="1391" w:author="Art Milch" w:date="2025-04-19T09:10:00Z" w16du:dateUtc="2025-04-19T13:10:00Z">
          <w:pPr>
            <w:pStyle w:val="ListParagraph"/>
            <w:numPr>
              <w:numId w:val="84"/>
            </w:numPr>
            <w:spacing w:before="240" w:line="360" w:lineRule="auto"/>
            <w:ind w:hanging="360"/>
            <w:jc w:val="both"/>
          </w:pPr>
        </w:pPrChange>
      </w:pPr>
      <w:r w:rsidRPr="00524F1B">
        <w:rPr>
          <w:rFonts w:ascii="Times New Roman" w:hAnsi="Times New Roman" w:cs="Times New Roman"/>
          <w:sz w:val="24"/>
          <w:szCs w:val="24"/>
        </w:rPr>
        <w:t>A maximum position duration of 30 days to prevent capital from getting stuck in unproductive trades</w:t>
      </w:r>
    </w:p>
    <w:p w14:paraId="4717E9C9" w14:textId="77777777" w:rsidR="00BD347A" w:rsidRPr="00524F1B" w:rsidRDefault="00BD347A" w:rsidP="00A86FD6">
      <w:pPr>
        <w:spacing w:line="480" w:lineRule="auto"/>
        <w:rPr>
          <w:rFonts w:ascii="Times New Roman" w:hAnsi="Times New Roman" w:cs="Times New Roman"/>
          <w:sz w:val="24"/>
          <w:szCs w:val="24"/>
        </w:rPr>
        <w:pPrChange w:id="1392" w:author="Art Milch" w:date="2025-04-19T09:11:00Z" w16du:dateUtc="2025-04-19T13:11:00Z">
          <w:pPr>
            <w:spacing w:before="240" w:line="360" w:lineRule="auto"/>
            <w:jc w:val="both"/>
          </w:pPr>
        </w:pPrChange>
      </w:pPr>
      <w:r w:rsidRPr="00524F1B">
        <w:rPr>
          <w:rFonts w:ascii="Times New Roman" w:hAnsi="Times New Roman" w:cs="Times New Roman"/>
          <w:sz w:val="24"/>
          <w:szCs w:val="24"/>
        </w:rPr>
        <w:t>This systematic risk management approach proved powerful in minimizing drawdowns and generating consistent profits.</w:t>
      </w:r>
    </w:p>
    <w:p w14:paraId="380341E5" w14:textId="7B70916B" w:rsidR="006D2D94" w:rsidRPr="00524F1B" w:rsidRDefault="00BD347A" w:rsidP="00A86FD6">
      <w:pPr>
        <w:spacing w:line="480" w:lineRule="auto"/>
        <w:ind w:firstLine="720"/>
        <w:rPr>
          <w:rFonts w:ascii="Times New Roman" w:hAnsi="Times New Roman" w:cs="Times New Roman"/>
          <w:sz w:val="24"/>
          <w:szCs w:val="24"/>
        </w:rPr>
        <w:pPrChange w:id="1393" w:author="Art Milch" w:date="2025-04-19T09:11:00Z" w16du:dateUtc="2025-04-19T13:11:00Z">
          <w:pPr>
            <w:spacing w:before="240" w:line="360" w:lineRule="auto"/>
            <w:jc w:val="both"/>
          </w:pPr>
        </w:pPrChange>
      </w:pPr>
      <w:r w:rsidRPr="00524F1B">
        <w:rPr>
          <w:rFonts w:ascii="Times New Roman" w:hAnsi="Times New Roman" w:cs="Times New Roman"/>
          <w:sz w:val="24"/>
          <w:szCs w:val="24"/>
        </w:rPr>
        <w:t>The strategy produced stable, risk-adjusted returns during calmer market periods but also highlighted opportunities for improvement under more challenging conditions. This provides a roadmap for further optimization and development, including better handling of multiple market regimes and high-volatility securities.</w:t>
      </w:r>
    </w:p>
    <w:p w14:paraId="521A262F" w14:textId="77777777" w:rsidR="00141F64" w:rsidRPr="00524F1B" w:rsidRDefault="00F457D3" w:rsidP="00142F16">
      <w:pPr>
        <w:pStyle w:val="Heading1"/>
        <w:spacing w:before="0" w:line="480" w:lineRule="auto"/>
        <w:ind w:firstLine="720"/>
        <w:jc w:val="center"/>
        <w:rPr>
          <w:rFonts w:ascii="Times New Roman" w:eastAsia="Times New Roman" w:hAnsi="Times New Roman" w:cs="Times New Roman"/>
          <w:b/>
          <w:color w:val="auto"/>
          <w:sz w:val="24"/>
          <w:szCs w:val="24"/>
        </w:rPr>
        <w:pPrChange w:id="1394" w:author="Art Milch" w:date="2025-04-19T09:11:00Z" w16du:dateUtc="2025-04-19T13:11:00Z">
          <w:pPr>
            <w:pStyle w:val="Heading1"/>
            <w:spacing w:before="0"/>
            <w:jc w:val="both"/>
          </w:pPr>
        </w:pPrChange>
      </w:pPr>
      <w:bookmarkStart w:id="1395" w:name="_Toc194830285"/>
      <w:r w:rsidRPr="00524F1B">
        <w:rPr>
          <w:rFonts w:ascii="Times New Roman" w:eastAsia="Times New Roman" w:hAnsi="Times New Roman" w:cs="Times New Roman"/>
          <w:b/>
          <w:color w:val="auto"/>
          <w:sz w:val="24"/>
          <w:szCs w:val="24"/>
        </w:rPr>
        <w:t>5</w:t>
      </w:r>
      <w:r w:rsidR="00141F64" w:rsidRPr="00524F1B">
        <w:rPr>
          <w:rFonts w:ascii="Times New Roman" w:eastAsia="Times New Roman" w:hAnsi="Times New Roman" w:cs="Times New Roman"/>
          <w:b/>
          <w:color w:val="auto"/>
          <w:sz w:val="24"/>
          <w:szCs w:val="24"/>
        </w:rPr>
        <w:t xml:space="preserve">. </w:t>
      </w:r>
      <w:r w:rsidR="00874CBB" w:rsidRPr="00524F1B">
        <w:rPr>
          <w:rFonts w:ascii="Times New Roman" w:eastAsia="Times New Roman" w:hAnsi="Times New Roman" w:cs="Times New Roman"/>
          <w:b/>
          <w:color w:val="auto"/>
          <w:sz w:val="24"/>
          <w:szCs w:val="24"/>
        </w:rPr>
        <w:t>EXPERIMENTAL RESULTS</w:t>
      </w:r>
      <w:bookmarkEnd w:id="1395"/>
    </w:p>
    <w:p w14:paraId="5037BDB4" w14:textId="77777777" w:rsidR="00141F64" w:rsidRPr="00524F1B" w:rsidRDefault="00F457D3" w:rsidP="00142F16">
      <w:pPr>
        <w:pStyle w:val="Heading3"/>
        <w:spacing w:before="0" w:beforeAutospacing="0" w:after="0" w:afterAutospacing="0" w:line="480" w:lineRule="auto"/>
        <w:rPr>
          <w:sz w:val="24"/>
          <w:szCs w:val="24"/>
        </w:rPr>
        <w:pPrChange w:id="1396" w:author="Art Milch" w:date="2025-04-19T09:12:00Z" w16du:dateUtc="2025-04-19T13:12:00Z">
          <w:pPr>
            <w:pStyle w:val="Heading3"/>
            <w:spacing w:before="240" w:beforeAutospacing="0" w:after="240" w:afterAutospacing="0"/>
            <w:jc w:val="both"/>
          </w:pPr>
        </w:pPrChange>
      </w:pPr>
      <w:bookmarkStart w:id="1397" w:name="_Toc194830286"/>
      <w:r w:rsidRPr="00524F1B">
        <w:rPr>
          <w:sz w:val="24"/>
          <w:szCs w:val="24"/>
        </w:rPr>
        <w:t>5</w:t>
      </w:r>
      <w:r w:rsidR="00141F64" w:rsidRPr="00524F1B">
        <w:rPr>
          <w:sz w:val="24"/>
          <w:szCs w:val="24"/>
        </w:rPr>
        <w:t>.1 Performance Metrics</w:t>
      </w:r>
      <w:bookmarkEnd w:id="1397"/>
    </w:p>
    <w:p w14:paraId="6DFC5902" w14:textId="171248CC" w:rsidR="006D2D94" w:rsidRDefault="00BD347A">
      <w:pPr>
        <w:spacing w:line="480" w:lineRule="auto"/>
        <w:ind w:firstLine="720"/>
        <w:rPr>
          <w:ins w:id="1398" w:author="Art Milch" w:date="2025-04-19T17:52:00Z" w16du:dateUtc="2025-04-19T21:52:00Z"/>
          <w:rFonts w:ascii="Times New Roman" w:hAnsi="Times New Roman" w:cs="Times New Roman"/>
          <w:sz w:val="24"/>
          <w:szCs w:val="24"/>
        </w:rPr>
      </w:pPr>
      <w:r w:rsidRPr="00524F1B">
        <w:rPr>
          <w:rFonts w:ascii="Times New Roman" w:hAnsi="Times New Roman" w:cs="Times New Roman"/>
          <w:sz w:val="24"/>
          <w:szCs w:val="24"/>
        </w:rPr>
        <w:t>My experimental analysis demonstrates the robustness of this hybrid model under various market conditions and stock characteristics. After exhaustive testing on the S&amp;P 500, the results highlight the strategy</w:t>
      </w:r>
      <w:ins w:id="1399" w:author="Art Milch" w:date="2025-04-19T09:12:00Z" w16du:dateUtc="2025-04-19T13:12:00Z">
        <w:r w:rsidR="004D78A9">
          <w:rPr>
            <w:rFonts w:ascii="Times New Roman" w:hAnsi="Times New Roman" w:cs="Times New Roman"/>
            <w:sz w:val="24"/>
            <w:szCs w:val="24"/>
          </w:rPr>
          <w:t>’</w:t>
        </w:r>
      </w:ins>
      <w:del w:id="1400" w:author="Art Milch" w:date="2025-04-19T09:12:00Z" w16du:dateUtc="2025-04-19T13:12:00Z">
        <w:r w:rsidRPr="00524F1B" w:rsidDel="004D78A9">
          <w:rPr>
            <w:rFonts w:ascii="Times New Roman" w:hAnsi="Times New Roman" w:cs="Times New Roman"/>
            <w:sz w:val="24"/>
            <w:szCs w:val="24"/>
          </w:rPr>
          <w:delText>'</w:delText>
        </w:r>
      </w:del>
      <w:r w:rsidRPr="00524F1B">
        <w:rPr>
          <w:rFonts w:ascii="Times New Roman" w:hAnsi="Times New Roman" w:cs="Times New Roman"/>
          <w:sz w:val="24"/>
          <w:szCs w:val="24"/>
        </w:rPr>
        <w:t>s adaptability and point to areas where further refinements could enhance short-term detection for professionally traded securities.</w:t>
      </w:r>
    </w:p>
    <w:p w14:paraId="313DE62E" w14:textId="77777777" w:rsidR="006D5698" w:rsidRDefault="006D5698" w:rsidP="00EC399A">
      <w:pPr>
        <w:spacing w:line="480" w:lineRule="auto"/>
        <w:rPr>
          <w:ins w:id="1401" w:author="Art Milch" w:date="2025-04-19T17:52:00Z" w16du:dateUtc="2025-04-19T21:52:00Z"/>
          <w:rFonts w:ascii="Times New Roman" w:hAnsi="Times New Roman" w:cs="Times New Roman"/>
          <w:b/>
          <w:bCs/>
          <w:iCs/>
          <w:sz w:val="24"/>
          <w:szCs w:val="24"/>
        </w:rPr>
      </w:pPr>
    </w:p>
    <w:p w14:paraId="613E0DFD" w14:textId="77777777" w:rsidR="006D5698" w:rsidRDefault="006D5698" w:rsidP="00EC399A">
      <w:pPr>
        <w:spacing w:line="480" w:lineRule="auto"/>
        <w:rPr>
          <w:ins w:id="1402" w:author="Art Milch" w:date="2025-04-19T17:53:00Z" w16du:dateUtc="2025-04-19T21:53:00Z"/>
          <w:rFonts w:ascii="Times New Roman" w:hAnsi="Times New Roman" w:cs="Times New Roman"/>
          <w:b/>
          <w:bCs/>
          <w:iCs/>
          <w:sz w:val="24"/>
          <w:szCs w:val="24"/>
        </w:rPr>
      </w:pPr>
    </w:p>
    <w:p w14:paraId="06269650" w14:textId="77777777" w:rsidR="006D5698" w:rsidRDefault="006D5698" w:rsidP="00EC399A">
      <w:pPr>
        <w:spacing w:line="480" w:lineRule="auto"/>
        <w:rPr>
          <w:ins w:id="1403" w:author="Art Milch" w:date="2025-04-19T17:53:00Z" w16du:dateUtc="2025-04-19T21:53:00Z"/>
          <w:rFonts w:ascii="Times New Roman" w:hAnsi="Times New Roman" w:cs="Times New Roman"/>
          <w:b/>
          <w:bCs/>
          <w:iCs/>
          <w:sz w:val="24"/>
          <w:szCs w:val="24"/>
        </w:rPr>
      </w:pPr>
    </w:p>
    <w:p w14:paraId="3ED56520" w14:textId="77777777" w:rsidR="006D5698" w:rsidRDefault="006D5698" w:rsidP="00EC399A">
      <w:pPr>
        <w:spacing w:line="480" w:lineRule="auto"/>
        <w:rPr>
          <w:ins w:id="1404" w:author="Art Milch" w:date="2025-04-19T17:53:00Z" w16du:dateUtc="2025-04-19T21:53:00Z"/>
          <w:rFonts w:ascii="Times New Roman" w:hAnsi="Times New Roman" w:cs="Times New Roman"/>
          <w:b/>
          <w:bCs/>
          <w:iCs/>
          <w:sz w:val="24"/>
          <w:szCs w:val="24"/>
        </w:rPr>
      </w:pPr>
    </w:p>
    <w:p w14:paraId="3EF90144" w14:textId="77777777" w:rsidR="006D5698" w:rsidRDefault="006D5698" w:rsidP="00EC399A">
      <w:pPr>
        <w:spacing w:line="480" w:lineRule="auto"/>
        <w:rPr>
          <w:ins w:id="1405" w:author="Art Milch" w:date="2025-04-19T17:53:00Z" w16du:dateUtc="2025-04-19T21:53:00Z"/>
          <w:rFonts w:ascii="Times New Roman" w:hAnsi="Times New Roman" w:cs="Times New Roman"/>
          <w:b/>
          <w:bCs/>
          <w:iCs/>
          <w:sz w:val="24"/>
          <w:szCs w:val="24"/>
        </w:rPr>
      </w:pPr>
    </w:p>
    <w:p w14:paraId="0C747609" w14:textId="59236C27" w:rsidR="00EC399A" w:rsidRPr="00EC399A" w:rsidRDefault="00EC399A" w:rsidP="00EC399A">
      <w:pPr>
        <w:spacing w:line="480" w:lineRule="auto"/>
        <w:rPr>
          <w:ins w:id="1406" w:author="Art Milch" w:date="2025-04-19T17:52:00Z" w16du:dateUtc="2025-04-19T21:52:00Z"/>
          <w:rFonts w:ascii="Times New Roman" w:hAnsi="Times New Roman" w:cs="Times New Roman"/>
          <w:b/>
          <w:bCs/>
          <w:iCs/>
          <w:sz w:val="24"/>
          <w:szCs w:val="24"/>
          <w:rPrChange w:id="1407" w:author="Art Milch" w:date="2025-04-19T17:52:00Z" w16du:dateUtc="2025-04-19T21:52:00Z">
            <w:rPr>
              <w:ins w:id="1408" w:author="Art Milch" w:date="2025-04-19T17:52:00Z" w16du:dateUtc="2025-04-19T21:52:00Z"/>
              <w:rFonts w:ascii="Times New Roman" w:hAnsi="Times New Roman" w:cs="Times New Roman"/>
              <w:iCs/>
              <w:sz w:val="24"/>
              <w:szCs w:val="24"/>
            </w:rPr>
          </w:rPrChange>
        </w:rPr>
      </w:pPr>
      <w:moveToRangeStart w:id="1409" w:author="Art Milch" w:date="2025-04-19T17:52:00Z" w:name="move195977566"/>
      <w:moveTo w:id="1410" w:author="Art Milch" w:date="2025-04-19T17:52:00Z" w16du:dateUtc="2025-04-19T21:52:00Z">
        <w:r w:rsidRPr="00EC399A">
          <w:rPr>
            <w:rFonts w:ascii="Times New Roman" w:hAnsi="Times New Roman" w:cs="Times New Roman"/>
            <w:b/>
            <w:bCs/>
            <w:iCs/>
            <w:sz w:val="24"/>
            <w:szCs w:val="24"/>
            <w:rPrChange w:id="1411" w:author="Art Milch" w:date="2025-04-19T17:52:00Z" w16du:dateUtc="2025-04-19T21:52:00Z">
              <w:rPr>
                <w:rFonts w:ascii="Times New Roman" w:hAnsi="Times New Roman" w:cs="Times New Roman"/>
                <w:iCs/>
                <w:sz w:val="24"/>
                <w:szCs w:val="24"/>
              </w:rPr>
            </w:rPrChange>
          </w:rPr>
          <w:lastRenderedPageBreak/>
          <w:t>Figure 5.1.1</w:t>
        </w:r>
        <w:del w:id="1412" w:author="Art Milch" w:date="2025-04-19T17:52:00Z" w16du:dateUtc="2025-04-19T21:52:00Z">
          <w:r w:rsidRPr="00EC399A" w:rsidDel="00EC399A">
            <w:rPr>
              <w:rFonts w:ascii="Times New Roman" w:hAnsi="Times New Roman" w:cs="Times New Roman"/>
              <w:b/>
              <w:bCs/>
              <w:iCs/>
              <w:sz w:val="24"/>
              <w:szCs w:val="24"/>
              <w:rPrChange w:id="1413" w:author="Art Milch" w:date="2025-04-19T17:52:00Z" w16du:dateUtc="2025-04-19T21:52:00Z">
                <w:rPr>
                  <w:rFonts w:ascii="Times New Roman" w:hAnsi="Times New Roman" w:cs="Times New Roman"/>
                  <w:iCs/>
                  <w:sz w:val="24"/>
                  <w:szCs w:val="24"/>
                </w:rPr>
              </w:rPrChange>
            </w:rPr>
            <w:delText>:</w:delText>
          </w:r>
        </w:del>
      </w:moveTo>
    </w:p>
    <w:p w14:paraId="5C8B45EA" w14:textId="52363463" w:rsidR="00EC399A" w:rsidRPr="00EC399A" w:rsidDel="006D5698" w:rsidRDefault="00EC399A" w:rsidP="00EC399A">
      <w:pPr>
        <w:spacing w:line="480" w:lineRule="auto"/>
        <w:rPr>
          <w:del w:id="1414" w:author="Art Milch" w:date="2025-04-19T17:53:00Z" w16du:dateUtc="2025-04-19T21:53:00Z"/>
          <w:moveTo w:id="1415" w:author="Art Milch" w:date="2025-04-19T17:52:00Z" w16du:dateUtc="2025-04-19T21:52:00Z"/>
          <w:rFonts w:ascii="Times New Roman" w:hAnsi="Times New Roman" w:cs="Times New Roman"/>
          <w:i/>
          <w:sz w:val="24"/>
          <w:szCs w:val="24"/>
          <w:rPrChange w:id="1416" w:author="Art Milch" w:date="2025-04-19T17:52:00Z" w16du:dateUtc="2025-04-19T21:52:00Z">
            <w:rPr>
              <w:del w:id="1417" w:author="Art Milch" w:date="2025-04-19T17:53:00Z" w16du:dateUtc="2025-04-19T21:53:00Z"/>
              <w:moveTo w:id="1418" w:author="Art Milch" w:date="2025-04-19T17:52:00Z" w16du:dateUtc="2025-04-19T21:52:00Z"/>
              <w:rFonts w:ascii="Times New Roman" w:hAnsi="Times New Roman" w:cs="Times New Roman"/>
              <w:iCs/>
              <w:sz w:val="24"/>
              <w:szCs w:val="24"/>
            </w:rPr>
          </w:rPrChange>
        </w:rPr>
        <w:pPrChange w:id="1419" w:author="Art Milch" w:date="2025-04-19T17:52:00Z" w16du:dateUtc="2025-04-19T21:52:00Z">
          <w:pPr>
            <w:spacing w:line="480" w:lineRule="auto"/>
            <w:ind w:left="720" w:firstLine="720"/>
          </w:pPr>
        </w:pPrChange>
      </w:pPr>
      <w:moveTo w:id="1420" w:author="Art Milch" w:date="2025-04-19T17:52:00Z" w16du:dateUtc="2025-04-19T21:52:00Z">
        <w:del w:id="1421" w:author="Art Milch" w:date="2025-04-19T17:52:00Z" w16du:dateUtc="2025-04-19T21:52:00Z">
          <w:r w:rsidRPr="00EC399A" w:rsidDel="00EC399A">
            <w:rPr>
              <w:rFonts w:ascii="Times New Roman" w:hAnsi="Times New Roman" w:cs="Times New Roman"/>
              <w:i/>
              <w:sz w:val="24"/>
              <w:szCs w:val="24"/>
              <w:rPrChange w:id="1422" w:author="Art Milch" w:date="2025-04-19T17:52:00Z" w16du:dateUtc="2025-04-19T21:52:00Z">
                <w:rPr>
                  <w:rFonts w:ascii="Times New Roman" w:hAnsi="Times New Roman" w:cs="Times New Roman"/>
                  <w:iCs/>
                  <w:sz w:val="24"/>
                  <w:szCs w:val="24"/>
                </w:rPr>
              </w:rPrChange>
            </w:rPr>
            <w:delText xml:space="preserve"> </w:delText>
          </w:r>
        </w:del>
        <w:r w:rsidRPr="00EC399A">
          <w:rPr>
            <w:rFonts w:ascii="Times New Roman" w:hAnsi="Times New Roman" w:cs="Times New Roman"/>
            <w:i/>
            <w:sz w:val="24"/>
            <w:szCs w:val="24"/>
            <w:rPrChange w:id="1423" w:author="Art Milch" w:date="2025-04-19T17:52:00Z" w16du:dateUtc="2025-04-19T21:52:00Z">
              <w:rPr>
                <w:rFonts w:ascii="Times New Roman" w:hAnsi="Times New Roman" w:cs="Times New Roman"/>
                <w:iCs/>
                <w:sz w:val="24"/>
                <w:szCs w:val="24"/>
              </w:rPr>
            </w:rPrChange>
          </w:rPr>
          <w:t xml:space="preserve">Performance Metrics Heatmap </w:t>
        </w:r>
      </w:moveTo>
    </w:p>
    <w:moveToRangeEnd w:id="1409"/>
    <w:p w14:paraId="765E271E" w14:textId="77777777" w:rsidR="00EC399A" w:rsidRPr="00524F1B" w:rsidRDefault="00EC399A" w:rsidP="006D5698">
      <w:pPr>
        <w:spacing w:line="480" w:lineRule="auto"/>
        <w:rPr>
          <w:rFonts w:ascii="Times New Roman" w:hAnsi="Times New Roman" w:cs="Times New Roman"/>
          <w:sz w:val="24"/>
          <w:szCs w:val="24"/>
        </w:rPr>
        <w:pPrChange w:id="1424" w:author="Art Milch" w:date="2025-04-19T17:53:00Z" w16du:dateUtc="2025-04-19T21:53:00Z">
          <w:pPr>
            <w:spacing w:line="360" w:lineRule="auto"/>
            <w:jc w:val="both"/>
          </w:pPr>
        </w:pPrChange>
      </w:pPr>
    </w:p>
    <w:p w14:paraId="3BFFC3B3" w14:textId="6FAD19F8" w:rsidR="00C602ED" w:rsidRPr="00524F1B" w:rsidRDefault="00C602ED">
      <w:pPr>
        <w:spacing w:line="480" w:lineRule="auto"/>
        <w:ind w:firstLine="720"/>
        <w:rPr>
          <w:rFonts w:ascii="Times New Roman" w:hAnsi="Times New Roman" w:cs="Times New Roman"/>
          <w:sz w:val="24"/>
          <w:szCs w:val="24"/>
        </w:rPr>
        <w:pPrChange w:id="1425" w:author="Art Milch" w:date="2025-04-17T14:48:00Z" w16du:dateUtc="2025-04-17T18:48:00Z">
          <w:pPr>
            <w:spacing w:line="360" w:lineRule="auto"/>
            <w:jc w:val="both"/>
          </w:pPr>
        </w:pPrChange>
      </w:pPr>
      <w:r w:rsidRPr="00524F1B">
        <w:rPr>
          <w:rFonts w:ascii="Times New Roman" w:hAnsi="Times New Roman" w:cs="Times New Roman"/>
          <w:sz w:val="24"/>
          <w:szCs w:val="24"/>
          <w:rPrChange w:id="1426" w:author="Art Milch" w:date="2025-04-19T08:50:00Z" w16du:dateUtc="2025-04-19T12:50:00Z">
            <w:rPr>
              <w:rFonts w:ascii="Times New Roman" w:hAnsi="Times New Roman" w:cs="Times New Roman"/>
              <w:noProof/>
              <w:sz w:val="24"/>
              <w:szCs w:val="24"/>
            </w:rPr>
          </w:rPrChange>
        </w:rPr>
        <w:drawing>
          <wp:inline distT="0" distB="0" distL="0" distR="0" wp14:anchorId="7C8621EE" wp14:editId="40D091B6">
            <wp:extent cx="6273165" cy="4476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3165" cy="4476115"/>
                    </a:xfrm>
                    <a:prstGeom prst="rect">
                      <a:avLst/>
                    </a:prstGeom>
                    <a:noFill/>
                    <a:ln>
                      <a:noFill/>
                    </a:ln>
                  </pic:spPr>
                </pic:pic>
              </a:graphicData>
            </a:graphic>
          </wp:inline>
        </w:drawing>
      </w:r>
    </w:p>
    <w:p w14:paraId="5ECA35B4" w14:textId="59B9820F" w:rsidR="00C602ED" w:rsidRPr="00524F1B" w:rsidDel="00EC399A" w:rsidRDefault="00C602ED">
      <w:pPr>
        <w:spacing w:line="480" w:lineRule="auto"/>
        <w:ind w:left="720" w:firstLine="720"/>
        <w:rPr>
          <w:moveFrom w:id="1427" w:author="Art Milch" w:date="2025-04-19T17:52:00Z" w16du:dateUtc="2025-04-19T21:52:00Z"/>
          <w:rFonts w:ascii="Times New Roman" w:hAnsi="Times New Roman" w:cs="Times New Roman"/>
          <w:iCs/>
          <w:sz w:val="24"/>
          <w:szCs w:val="24"/>
        </w:rPr>
        <w:pPrChange w:id="1428" w:author="Art Milch" w:date="2025-04-17T14:48:00Z" w16du:dateUtc="2025-04-17T18:48:00Z">
          <w:pPr>
            <w:ind w:left="720"/>
            <w:jc w:val="both"/>
          </w:pPr>
        </w:pPrChange>
      </w:pPr>
      <w:moveFromRangeStart w:id="1429" w:author="Art Milch" w:date="2025-04-19T17:52:00Z" w:name="move195977566"/>
      <w:moveFrom w:id="1430" w:author="Art Milch" w:date="2025-04-19T17:52:00Z" w16du:dateUtc="2025-04-19T21:52:00Z">
        <w:r w:rsidRPr="00524F1B" w:rsidDel="00EC399A">
          <w:rPr>
            <w:rFonts w:ascii="Times New Roman" w:hAnsi="Times New Roman" w:cs="Times New Roman"/>
            <w:iCs/>
            <w:sz w:val="24"/>
            <w:szCs w:val="24"/>
          </w:rPr>
          <w:t xml:space="preserve">Figure </w:t>
        </w:r>
        <w:r w:rsidR="006D2D94" w:rsidRPr="00524F1B" w:rsidDel="00EC399A">
          <w:rPr>
            <w:rFonts w:ascii="Times New Roman" w:hAnsi="Times New Roman" w:cs="Times New Roman"/>
            <w:iCs/>
            <w:sz w:val="24"/>
            <w:szCs w:val="24"/>
          </w:rPr>
          <w:t>5.1.</w:t>
        </w:r>
        <w:r w:rsidRPr="00524F1B" w:rsidDel="00EC399A">
          <w:rPr>
            <w:rFonts w:ascii="Times New Roman" w:hAnsi="Times New Roman" w:cs="Times New Roman"/>
            <w:iCs/>
            <w:sz w:val="24"/>
            <w:szCs w:val="24"/>
          </w:rPr>
          <w:t xml:space="preserve">1: Performance Metrics Heatmap </w:t>
        </w:r>
      </w:moveFrom>
    </w:p>
    <w:moveFromRangeEnd w:id="1429"/>
    <w:p w14:paraId="27F3E008" w14:textId="3116D9F1" w:rsidR="001B0CC0" w:rsidRPr="00524F1B" w:rsidDel="006D5698" w:rsidRDefault="001B0CC0">
      <w:pPr>
        <w:spacing w:line="480" w:lineRule="auto"/>
        <w:ind w:left="720" w:firstLine="720"/>
        <w:rPr>
          <w:del w:id="1431" w:author="Art Milch" w:date="2025-04-19T17:53:00Z" w16du:dateUtc="2025-04-19T21:53:00Z"/>
          <w:rFonts w:ascii="Times New Roman" w:hAnsi="Times New Roman" w:cs="Times New Roman"/>
          <w:sz w:val="24"/>
          <w:szCs w:val="24"/>
        </w:rPr>
        <w:pPrChange w:id="1432" w:author="Art Milch" w:date="2025-04-17T14:48:00Z" w16du:dateUtc="2025-04-17T18:48:00Z">
          <w:pPr>
            <w:ind w:left="720"/>
            <w:jc w:val="both"/>
          </w:pPr>
        </w:pPrChange>
      </w:pPr>
    </w:p>
    <w:p w14:paraId="06D858DC" w14:textId="2A159240" w:rsidR="00EF382C" w:rsidRPr="00524F1B" w:rsidRDefault="005153DD">
      <w:pPr>
        <w:spacing w:line="480" w:lineRule="auto"/>
        <w:ind w:firstLine="720"/>
        <w:rPr>
          <w:rFonts w:ascii="Times New Roman" w:hAnsi="Times New Roman" w:cs="Times New Roman"/>
          <w:sz w:val="24"/>
          <w:szCs w:val="24"/>
        </w:rPr>
        <w:pPrChange w:id="1433" w:author="Art Milch" w:date="2025-04-17T14:48:00Z" w16du:dateUtc="2025-04-17T18:48:00Z">
          <w:pPr>
            <w:spacing w:line="360" w:lineRule="auto"/>
            <w:jc w:val="both"/>
          </w:pPr>
        </w:pPrChange>
      </w:pPr>
      <w:ins w:id="1434" w:author="Art Milch" w:date="2025-04-19T09:35:00Z" w16du:dateUtc="2025-04-19T13:35:00Z">
        <w:r>
          <w:rPr>
            <w:rFonts w:ascii="Times New Roman" w:hAnsi="Times New Roman" w:cs="Times New Roman"/>
            <w:sz w:val="24"/>
            <w:szCs w:val="24"/>
          </w:rPr>
          <w:t xml:space="preserve">My results </w:t>
        </w:r>
      </w:ins>
      <w:del w:id="1435" w:author="Art Milch" w:date="2025-04-19T09:36:00Z" w16du:dateUtc="2025-04-19T13:36:00Z">
        <w:r w:rsidR="00EF382C" w:rsidRPr="00524F1B" w:rsidDel="00273CC2">
          <w:rPr>
            <w:rFonts w:ascii="Times New Roman" w:hAnsi="Times New Roman" w:cs="Times New Roman"/>
            <w:sz w:val="24"/>
            <w:szCs w:val="24"/>
          </w:rPr>
          <w:delText xml:space="preserve">The article's results </w:delText>
        </w:r>
      </w:del>
      <w:r w:rsidR="00EF382C" w:rsidRPr="00524F1B">
        <w:rPr>
          <w:rFonts w:ascii="Times New Roman" w:hAnsi="Times New Roman" w:cs="Times New Roman"/>
          <w:sz w:val="24"/>
          <w:szCs w:val="24"/>
        </w:rPr>
        <w:t>show that the market segments with the least rational pricing are stable</w:t>
      </w:r>
      <w:ins w:id="1436" w:author="Art Milch" w:date="2025-04-19T09:36:00Z" w16du:dateUtc="2025-04-19T13:36:00Z">
        <w:r w:rsidR="00273CC2">
          <w:rPr>
            <w:rFonts w:ascii="Times New Roman" w:hAnsi="Times New Roman" w:cs="Times New Roman"/>
            <w:sz w:val="24"/>
            <w:szCs w:val="24"/>
          </w:rPr>
          <w:t>,</w:t>
        </w:r>
      </w:ins>
      <w:del w:id="1437" w:author="Art Milch" w:date="2025-04-19T09:36:00Z" w16du:dateUtc="2025-04-19T13:36:00Z">
        <w:r w:rsidR="00EF382C" w:rsidRPr="00524F1B" w:rsidDel="00273CC2">
          <w:rPr>
            <w:rFonts w:ascii="Times New Roman" w:hAnsi="Times New Roman" w:cs="Times New Roman"/>
            <w:sz w:val="24"/>
            <w:szCs w:val="24"/>
          </w:rPr>
          <w:delText>, </w:delText>
        </w:r>
      </w:del>
      <w:ins w:id="1438" w:author="Art Milch" w:date="2025-04-19T09:36:00Z" w16du:dateUtc="2025-04-19T13:36:00Z">
        <w:r w:rsidR="00273CC2">
          <w:rPr>
            <w:rFonts w:ascii="Times New Roman" w:hAnsi="Times New Roman" w:cs="Times New Roman"/>
            <w:sz w:val="24"/>
            <w:szCs w:val="24"/>
          </w:rPr>
          <w:t xml:space="preserve"> </w:t>
        </w:r>
      </w:ins>
      <w:r w:rsidR="00EF382C" w:rsidRPr="00524F1B">
        <w:rPr>
          <w:rFonts w:ascii="Times New Roman" w:hAnsi="Times New Roman" w:cs="Times New Roman"/>
          <w:sz w:val="24"/>
          <w:szCs w:val="24"/>
        </w:rPr>
        <w:t>large-cap stocks. Walmart (WMT)</w:t>
      </w:r>
      <w:r w:rsidR="00275B4B" w:rsidRPr="00524F1B">
        <w:rPr>
          <w:rFonts w:ascii="Times New Roman" w:hAnsi="Times New Roman" w:cs="Times New Roman"/>
          <w:sz w:val="24"/>
          <w:szCs w:val="24"/>
        </w:rPr>
        <w:t xml:space="preserve"> was a winner overall, with a total return of 48.18% and a win rate of 72.73%</w:t>
      </w:r>
      <w:r w:rsidR="00F15B8A" w:rsidRPr="00524F1B">
        <w:rPr>
          <w:rFonts w:ascii="Times New Roman" w:hAnsi="Times New Roman" w:cs="Times New Roman"/>
          <w:sz w:val="24"/>
          <w:szCs w:val="24"/>
        </w:rPr>
        <w:t xml:space="preserve">. Mastercard (MA) </w:t>
      </w:r>
      <w:r w:rsidR="00275B4B" w:rsidRPr="00524F1B">
        <w:rPr>
          <w:rFonts w:ascii="Times New Roman" w:hAnsi="Times New Roman" w:cs="Times New Roman"/>
          <w:sz w:val="24"/>
          <w:szCs w:val="24"/>
        </w:rPr>
        <w:t>achieved a stellar 19.45% risk-adjusted return, accompanied by</w:t>
      </w:r>
      <w:r w:rsidR="00F15B8A" w:rsidRPr="00524F1B">
        <w:rPr>
          <w:rFonts w:ascii="Times New Roman" w:hAnsi="Times New Roman" w:cs="Times New Roman"/>
          <w:sz w:val="24"/>
          <w:szCs w:val="24"/>
        </w:rPr>
        <w:t xml:space="preserve"> a 50% win</w:t>
      </w:r>
      <w:r w:rsidR="00EF382C" w:rsidRPr="00524F1B">
        <w:rPr>
          <w:rFonts w:ascii="Times New Roman" w:hAnsi="Times New Roman" w:cs="Times New Roman"/>
          <w:sz w:val="24"/>
          <w:szCs w:val="24"/>
        </w:rPr>
        <w:t xml:space="preserve"> rate. Across all 25, the portfolio average had a return of 15.4% with a Sharpe ratio of 1.85 and a win rate of 58.6%. More specifically, these results can be visualized in </w:t>
      </w:r>
      <w:commentRangeStart w:id="1439"/>
      <w:r w:rsidR="00EF382C" w:rsidRPr="00524F1B">
        <w:rPr>
          <w:rFonts w:ascii="Times New Roman" w:hAnsi="Times New Roman" w:cs="Times New Roman"/>
          <w:sz w:val="24"/>
          <w:szCs w:val="24"/>
        </w:rPr>
        <w:t>our</w:t>
      </w:r>
      <w:r w:rsidR="00275B4B" w:rsidRPr="00524F1B">
        <w:rPr>
          <w:rFonts w:ascii="Times New Roman" w:hAnsi="Times New Roman" w:cs="Times New Roman"/>
          <w:sz w:val="24"/>
          <w:szCs w:val="24"/>
        </w:rPr>
        <w:t xml:space="preserve"> </w:t>
      </w:r>
      <w:commentRangeEnd w:id="1439"/>
      <w:r w:rsidR="00A5485E">
        <w:rPr>
          <w:rStyle w:val="CommentReference"/>
        </w:rPr>
        <w:commentReference w:id="1439"/>
      </w:r>
      <w:r w:rsidR="00275B4B" w:rsidRPr="00524F1B">
        <w:rPr>
          <w:rFonts w:ascii="Times New Roman" w:hAnsi="Times New Roman" w:cs="Times New Roman"/>
          <w:sz w:val="24"/>
          <w:szCs w:val="24"/>
        </w:rPr>
        <w:t xml:space="preserve">performance dashboard (Figure </w:t>
      </w:r>
      <w:r w:rsidR="005F4589" w:rsidRPr="00524F1B">
        <w:rPr>
          <w:rFonts w:ascii="Times New Roman" w:hAnsi="Times New Roman" w:cs="Times New Roman"/>
          <w:sz w:val="24"/>
          <w:szCs w:val="24"/>
        </w:rPr>
        <w:t>5.1.</w:t>
      </w:r>
      <w:r w:rsidR="00275B4B" w:rsidRPr="00524F1B">
        <w:rPr>
          <w:rFonts w:ascii="Times New Roman" w:hAnsi="Times New Roman" w:cs="Times New Roman"/>
          <w:sz w:val="24"/>
          <w:szCs w:val="24"/>
        </w:rPr>
        <w:t>1), which illustrates the effectiveness of this multifaceted</w:t>
      </w:r>
      <w:r w:rsidR="00EF382C" w:rsidRPr="00524F1B">
        <w:rPr>
          <w:rFonts w:ascii="Times New Roman" w:hAnsi="Times New Roman" w:cs="Times New Roman"/>
          <w:sz w:val="24"/>
          <w:szCs w:val="24"/>
        </w:rPr>
        <w:t xml:space="preserve"> strategy.</w:t>
      </w:r>
    </w:p>
    <w:p w14:paraId="1C575908" w14:textId="77777777" w:rsidR="006D2D94" w:rsidRPr="00524F1B" w:rsidRDefault="006D2D94">
      <w:pPr>
        <w:spacing w:line="480" w:lineRule="auto"/>
        <w:ind w:firstLine="720"/>
        <w:rPr>
          <w:rFonts w:ascii="Times New Roman" w:hAnsi="Times New Roman" w:cs="Times New Roman"/>
          <w:sz w:val="24"/>
          <w:szCs w:val="24"/>
        </w:rPr>
        <w:pPrChange w:id="1440" w:author="Art Milch" w:date="2025-04-17T14:48:00Z" w16du:dateUtc="2025-04-17T18:48:00Z">
          <w:pPr>
            <w:spacing w:line="360" w:lineRule="auto"/>
            <w:jc w:val="both"/>
          </w:pPr>
        </w:pPrChange>
      </w:pPr>
    </w:p>
    <w:p w14:paraId="5FE2B4A7" w14:textId="77777777" w:rsidR="005C516C" w:rsidRPr="005C516C" w:rsidRDefault="005C516C" w:rsidP="005C516C">
      <w:pPr>
        <w:spacing w:line="480" w:lineRule="auto"/>
        <w:rPr>
          <w:ins w:id="1441" w:author="Art Milch" w:date="2025-04-19T17:54:00Z" w16du:dateUtc="2025-04-19T21:54:00Z"/>
          <w:rFonts w:ascii="Times New Roman" w:hAnsi="Times New Roman" w:cs="Times New Roman"/>
          <w:b/>
          <w:bCs/>
          <w:iCs/>
          <w:sz w:val="24"/>
          <w:szCs w:val="24"/>
          <w:rPrChange w:id="1442" w:author="Art Milch" w:date="2025-04-19T17:54:00Z" w16du:dateUtc="2025-04-19T21:54:00Z">
            <w:rPr>
              <w:ins w:id="1443" w:author="Art Milch" w:date="2025-04-19T17:54:00Z" w16du:dateUtc="2025-04-19T21:54:00Z"/>
              <w:rFonts w:ascii="Times New Roman" w:hAnsi="Times New Roman" w:cs="Times New Roman"/>
              <w:i/>
              <w:sz w:val="24"/>
              <w:szCs w:val="24"/>
            </w:rPr>
          </w:rPrChange>
        </w:rPr>
      </w:pPr>
      <w:moveToRangeStart w:id="1444" w:author="Art Milch" w:date="2025-04-19T17:53:00Z" w:name="move195977653"/>
      <w:moveTo w:id="1445" w:author="Art Milch" w:date="2025-04-19T17:53:00Z" w16du:dateUtc="2025-04-19T21:53:00Z">
        <w:r w:rsidRPr="005C516C">
          <w:rPr>
            <w:rFonts w:ascii="Times New Roman" w:hAnsi="Times New Roman" w:cs="Times New Roman"/>
            <w:b/>
            <w:bCs/>
            <w:iCs/>
            <w:sz w:val="24"/>
            <w:szCs w:val="24"/>
            <w:rPrChange w:id="1446" w:author="Art Milch" w:date="2025-04-19T17:54:00Z" w16du:dateUtc="2025-04-19T21:54:00Z">
              <w:rPr>
                <w:rFonts w:ascii="Times New Roman" w:hAnsi="Times New Roman" w:cs="Times New Roman"/>
                <w:i/>
                <w:sz w:val="24"/>
                <w:szCs w:val="24"/>
              </w:rPr>
            </w:rPrChange>
          </w:rPr>
          <w:lastRenderedPageBreak/>
          <w:t>Figure 5.1.2</w:t>
        </w:r>
      </w:moveTo>
    </w:p>
    <w:p w14:paraId="4BA90A94" w14:textId="7E1AB99B" w:rsidR="005C516C" w:rsidRPr="00524F1B" w:rsidRDefault="005C516C" w:rsidP="005C516C">
      <w:pPr>
        <w:spacing w:line="480" w:lineRule="auto"/>
        <w:rPr>
          <w:moveTo w:id="1447" w:author="Art Milch" w:date="2025-04-19T17:53:00Z" w16du:dateUtc="2025-04-19T21:53:00Z"/>
          <w:rFonts w:ascii="Times New Roman" w:hAnsi="Times New Roman" w:cs="Times New Roman"/>
          <w:i/>
          <w:sz w:val="24"/>
          <w:szCs w:val="24"/>
        </w:rPr>
        <w:pPrChange w:id="1448" w:author="Art Milch" w:date="2025-04-19T17:54:00Z" w16du:dateUtc="2025-04-19T21:54:00Z">
          <w:pPr>
            <w:spacing w:line="480" w:lineRule="auto"/>
            <w:ind w:left="1440" w:firstLine="720"/>
          </w:pPr>
        </w:pPrChange>
      </w:pPr>
      <w:moveTo w:id="1449" w:author="Art Milch" w:date="2025-04-19T17:53:00Z" w16du:dateUtc="2025-04-19T21:53:00Z">
        <w:del w:id="1450" w:author="Art Milch" w:date="2025-04-19T17:54:00Z" w16du:dateUtc="2025-04-19T21:54:00Z">
          <w:r w:rsidRPr="00524F1B" w:rsidDel="005C516C">
            <w:rPr>
              <w:rFonts w:ascii="Times New Roman" w:hAnsi="Times New Roman" w:cs="Times New Roman"/>
              <w:i/>
              <w:sz w:val="24"/>
              <w:szCs w:val="24"/>
            </w:rPr>
            <w:delText xml:space="preserve">: </w:delText>
          </w:r>
        </w:del>
        <w:r w:rsidRPr="00524F1B">
          <w:rPr>
            <w:rFonts w:ascii="Times New Roman" w:hAnsi="Times New Roman" w:cs="Times New Roman"/>
            <w:i/>
            <w:sz w:val="24"/>
            <w:szCs w:val="24"/>
          </w:rPr>
          <w:t xml:space="preserve">Bar Chart Showing Top Symbols by Total Return </w:t>
        </w:r>
      </w:moveTo>
    </w:p>
    <w:moveToRangeEnd w:id="1444"/>
    <w:p w14:paraId="259B58FF" w14:textId="48D667EC" w:rsidR="006D2D94" w:rsidRPr="00524F1B" w:rsidDel="009526F9" w:rsidRDefault="006D2D94">
      <w:pPr>
        <w:spacing w:line="480" w:lineRule="auto"/>
        <w:ind w:firstLine="720"/>
        <w:rPr>
          <w:del w:id="1451" w:author="Art Milch" w:date="2025-04-19T17:54:00Z" w16du:dateUtc="2025-04-19T21:54:00Z"/>
          <w:rFonts w:ascii="Times New Roman" w:hAnsi="Times New Roman" w:cs="Times New Roman"/>
          <w:sz w:val="24"/>
          <w:szCs w:val="24"/>
        </w:rPr>
        <w:pPrChange w:id="1452" w:author="Art Milch" w:date="2025-04-17T14:48:00Z" w16du:dateUtc="2025-04-17T18:48:00Z">
          <w:pPr>
            <w:spacing w:line="360" w:lineRule="auto"/>
            <w:jc w:val="both"/>
          </w:pPr>
        </w:pPrChange>
      </w:pPr>
    </w:p>
    <w:p w14:paraId="2838BEEB" w14:textId="3E0C0E39" w:rsidR="00C602ED" w:rsidRPr="00524F1B" w:rsidRDefault="00C602ED">
      <w:pPr>
        <w:spacing w:line="480" w:lineRule="auto"/>
        <w:ind w:firstLine="720"/>
        <w:rPr>
          <w:rFonts w:ascii="Times New Roman" w:hAnsi="Times New Roman" w:cs="Times New Roman"/>
          <w:sz w:val="24"/>
          <w:szCs w:val="24"/>
        </w:rPr>
        <w:pPrChange w:id="1453" w:author="Art Milch" w:date="2025-04-17T14:48:00Z" w16du:dateUtc="2025-04-17T18:48:00Z">
          <w:pPr>
            <w:spacing w:line="360" w:lineRule="auto"/>
            <w:jc w:val="both"/>
          </w:pPr>
        </w:pPrChange>
      </w:pPr>
      <w:r w:rsidRPr="00524F1B">
        <w:rPr>
          <w:rFonts w:ascii="Times New Roman" w:hAnsi="Times New Roman" w:cs="Times New Roman"/>
          <w:sz w:val="24"/>
          <w:szCs w:val="24"/>
          <w:rPrChange w:id="1454" w:author="Art Milch" w:date="2025-04-19T08:50:00Z" w16du:dateUtc="2025-04-19T12:50:00Z">
            <w:rPr>
              <w:rFonts w:ascii="Times New Roman" w:hAnsi="Times New Roman" w:cs="Times New Roman"/>
              <w:noProof/>
              <w:sz w:val="24"/>
              <w:szCs w:val="24"/>
            </w:rPr>
          </w:rPrChange>
        </w:rPr>
        <w:drawing>
          <wp:inline distT="0" distB="0" distL="0" distR="0" wp14:anchorId="6CD08D93" wp14:editId="62BA5021">
            <wp:extent cx="6273165" cy="313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5741F0BF" w14:textId="29A8D85A" w:rsidR="00C602ED" w:rsidRPr="00524F1B" w:rsidDel="005C516C" w:rsidRDefault="00C602ED">
      <w:pPr>
        <w:spacing w:line="480" w:lineRule="auto"/>
        <w:ind w:left="1440" w:firstLine="720"/>
        <w:rPr>
          <w:moveFrom w:id="1455" w:author="Art Milch" w:date="2025-04-19T17:53:00Z" w16du:dateUtc="2025-04-19T21:53:00Z"/>
          <w:rFonts w:ascii="Times New Roman" w:hAnsi="Times New Roman" w:cs="Times New Roman"/>
          <w:i/>
          <w:sz w:val="24"/>
          <w:szCs w:val="24"/>
        </w:rPr>
        <w:pPrChange w:id="1456" w:author="Art Milch" w:date="2025-04-17T14:48:00Z" w16du:dateUtc="2025-04-17T18:48:00Z">
          <w:pPr>
            <w:ind w:left="1440"/>
            <w:jc w:val="both"/>
          </w:pPr>
        </w:pPrChange>
      </w:pPr>
      <w:moveFromRangeStart w:id="1457" w:author="Art Milch" w:date="2025-04-19T17:53:00Z" w:name="move195977653"/>
      <w:moveFrom w:id="1458" w:author="Art Milch" w:date="2025-04-19T17:53:00Z" w16du:dateUtc="2025-04-19T21:53:00Z">
        <w:r w:rsidRPr="00524F1B" w:rsidDel="005C516C">
          <w:rPr>
            <w:rFonts w:ascii="Times New Roman" w:hAnsi="Times New Roman" w:cs="Times New Roman"/>
            <w:i/>
            <w:sz w:val="24"/>
            <w:szCs w:val="24"/>
          </w:rPr>
          <w:t xml:space="preserve">Figure </w:t>
        </w:r>
        <w:r w:rsidR="006D2D94" w:rsidRPr="00524F1B" w:rsidDel="005C516C">
          <w:rPr>
            <w:rFonts w:ascii="Times New Roman" w:hAnsi="Times New Roman" w:cs="Times New Roman"/>
            <w:i/>
            <w:sz w:val="24"/>
            <w:szCs w:val="24"/>
          </w:rPr>
          <w:t>5.1.</w:t>
        </w:r>
        <w:r w:rsidRPr="00524F1B" w:rsidDel="005C516C">
          <w:rPr>
            <w:rFonts w:ascii="Times New Roman" w:hAnsi="Times New Roman" w:cs="Times New Roman"/>
            <w:i/>
            <w:sz w:val="24"/>
            <w:szCs w:val="24"/>
          </w:rPr>
          <w:t xml:space="preserve">2: </w:t>
        </w:r>
        <w:r w:rsidR="005F4589" w:rsidRPr="00524F1B" w:rsidDel="005C516C">
          <w:rPr>
            <w:rFonts w:ascii="Times New Roman" w:hAnsi="Times New Roman" w:cs="Times New Roman"/>
            <w:i/>
            <w:sz w:val="24"/>
            <w:szCs w:val="24"/>
          </w:rPr>
          <w:t xml:space="preserve">Bar Chart Showing </w:t>
        </w:r>
        <w:r w:rsidRPr="00524F1B" w:rsidDel="005C516C">
          <w:rPr>
            <w:rFonts w:ascii="Times New Roman" w:hAnsi="Times New Roman" w:cs="Times New Roman"/>
            <w:i/>
            <w:sz w:val="24"/>
            <w:szCs w:val="24"/>
          </w:rPr>
          <w:t xml:space="preserve">Top Symbols by </w:t>
        </w:r>
        <w:r w:rsidR="005F4589" w:rsidRPr="00524F1B" w:rsidDel="005C516C">
          <w:rPr>
            <w:rFonts w:ascii="Times New Roman" w:hAnsi="Times New Roman" w:cs="Times New Roman"/>
            <w:i/>
            <w:sz w:val="24"/>
            <w:szCs w:val="24"/>
          </w:rPr>
          <w:t xml:space="preserve">Total </w:t>
        </w:r>
        <w:r w:rsidRPr="00524F1B" w:rsidDel="005C516C">
          <w:rPr>
            <w:rFonts w:ascii="Times New Roman" w:hAnsi="Times New Roman" w:cs="Times New Roman"/>
            <w:i/>
            <w:sz w:val="24"/>
            <w:szCs w:val="24"/>
          </w:rPr>
          <w:t xml:space="preserve">Return </w:t>
        </w:r>
      </w:moveFrom>
    </w:p>
    <w:moveFromRangeEnd w:id="1457"/>
    <w:p w14:paraId="6F8A840F" w14:textId="694B9292" w:rsidR="00C602ED" w:rsidRPr="00524F1B" w:rsidDel="009526F9" w:rsidRDefault="00C602ED">
      <w:pPr>
        <w:spacing w:line="480" w:lineRule="auto"/>
        <w:ind w:firstLine="720"/>
        <w:rPr>
          <w:del w:id="1459" w:author="Art Milch" w:date="2025-04-19T17:54:00Z" w16du:dateUtc="2025-04-19T21:54:00Z"/>
          <w:rFonts w:ascii="Times New Roman" w:hAnsi="Times New Roman" w:cs="Times New Roman"/>
          <w:sz w:val="24"/>
          <w:szCs w:val="24"/>
        </w:rPr>
        <w:pPrChange w:id="1460" w:author="Art Milch" w:date="2025-04-17T14:48:00Z" w16du:dateUtc="2025-04-17T18:48:00Z">
          <w:pPr>
            <w:spacing w:line="360" w:lineRule="auto"/>
            <w:jc w:val="both"/>
          </w:pPr>
        </w:pPrChange>
      </w:pPr>
    </w:p>
    <w:p w14:paraId="11C86292" w14:textId="24E79486" w:rsidR="001B0CC0" w:rsidRPr="00524F1B" w:rsidDel="009526F9" w:rsidRDefault="001B0CC0">
      <w:pPr>
        <w:spacing w:line="480" w:lineRule="auto"/>
        <w:ind w:firstLine="720"/>
        <w:rPr>
          <w:del w:id="1461" w:author="Art Milch" w:date="2025-04-19T17:54:00Z" w16du:dateUtc="2025-04-19T21:54:00Z"/>
          <w:rFonts w:ascii="Times New Roman" w:hAnsi="Times New Roman" w:cs="Times New Roman"/>
          <w:sz w:val="24"/>
          <w:szCs w:val="24"/>
        </w:rPr>
        <w:pPrChange w:id="1462" w:author="Art Milch" w:date="2025-04-17T14:48:00Z" w16du:dateUtc="2025-04-17T18:48:00Z">
          <w:pPr>
            <w:spacing w:line="360" w:lineRule="auto"/>
            <w:jc w:val="both"/>
          </w:pPr>
        </w:pPrChange>
      </w:pPr>
    </w:p>
    <w:p w14:paraId="1DA2FC7A" w14:textId="05B34576" w:rsidR="00EF382C" w:rsidRDefault="00897E23">
      <w:pPr>
        <w:spacing w:line="480" w:lineRule="auto"/>
        <w:ind w:firstLine="720"/>
        <w:rPr>
          <w:ins w:id="1463" w:author="Art Milch" w:date="2025-04-19T17:57:00Z" w16du:dateUtc="2025-04-19T21:57:00Z"/>
          <w:rFonts w:ascii="Times New Roman" w:hAnsi="Times New Roman" w:cs="Times New Roman"/>
          <w:sz w:val="24"/>
          <w:szCs w:val="24"/>
        </w:rPr>
      </w:pPr>
      <w:r w:rsidRPr="00524F1B">
        <w:rPr>
          <w:rFonts w:ascii="Times New Roman" w:hAnsi="Times New Roman" w:cs="Times New Roman"/>
          <w:sz w:val="24"/>
          <w:szCs w:val="24"/>
        </w:rPr>
        <w:t xml:space="preserve">Examining trading activity uncovers clear trends in trading frequency and efficacy. In the parallel trades depicted in the symbol image above (Figure </w:t>
      </w:r>
      <w:r w:rsidR="001B0CC0" w:rsidRPr="00524F1B">
        <w:rPr>
          <w:rFonts w:ascii="Times New Roman" w:hAnsi="Times New Roman" w:cs="Times New Roman"/>
          <w:sz w:val="24"/>
          <w:szCs w:val="24"/>
        </w:rPr>
        <w:t>5.1.</w:t>
      </w:r>
      <w:r w:rsidRPr="00524F1B">
        <w:rPr>
          <w:rFonts w:ascii="Times New Roman" w:hAnsi="Times New Roman" w:cs="Times New Roman"/>
          <w:sz w:val="24"/>
          <w:szCs w:val="24"/>
        </w:rPr>
        <w:t xml:space="preserve">2), </w:t>
      </w:r>
      <w:commentRangeStart w:id="1464"/>
      <w:r w:rsidRPr="00524F1B">
        <w:rPr>
          <w:rFonts w:ascii="Times New Roman" w:hAnsi="Times New Roman" w:cs="Times New Roman"/>
          <w:sz w:val="24"/>
          <w:szCs w:val="24"/>
        </w:rPr>
        <w:t>NVDA</w:t>
      </w:r>
      <w:commentRangeEnd w:id="1464"/>
      <w:r w:rsidR="00CC0F5E">
        <w:rPr>
          <w:rStyle w:val="CommentReference"/>
        </w:rPr>
        <w:commentReference w:id="1464"/>
      </w:r>
      <w:r w:rsidRPr="00524F1B">
        <w:rPr>
          <w:rFonts w:ascii="Times New Roman" w:hAnsi="Times New Roman" w:cs="Times New Roman"/>
          <w:sz w:val="24"/>
          <w:szCs w:val="24"/>
        </w:rPr>
        <w:t xml:space="preserve"> stock recorded the highest number of trades at 44, in contrast to WMT</w:t>
      </w:r>
      <w:ins w:id="1465" w:author="Art Milch" w:date="2025-04-19T09:37:00Z" w16du:dateUtc="2025-04-19T13:37:00Z">
        <w:r w:rsidR="001F0FB1">
          <w:rPr>
            <w:rFonts w:ascii="Times New Roman" w:hAnsi="Times New Roman" w:cs="Times New Roman"/>
            <w:sz w:val="24"/>
            <w:szCs w:val="24"/>
          </w:rPr>
          <w:t>’</w:t>
        </w:r>
      </w:ins>
      <w:del w:id="1466" w:author="Art Milch" w:date="2025-04-19T09:37:00Z" w16du:dateUtc="2025-04-19T13:37:00Z">
        <w:r w:rsidRPr="00524F1B" w:rsidDel="001F0FB1">
          <w:rPr>
            <w:rFonts w:ascii="Times New Roman" w:hAnsi="Times New Roman" w:cs="Times New Roman"/>
            <w:sz w:val="24"/>
            <w:szCs w:val="24"/>
          </w:rPr>
          <w:delText>'</w:delText>
        </w:r>
      </w:del>
      <w:r w:rsidRPr="00524F1B">
        <w:rPr>
          <w:rFonts w:ascii="Times New Roman" w:hAnsi="Times New Roman" w:cs="Times New Roman"/>
          <w:sz w:val="24"/>
          <w:szCs w:val="24"/>
        </w:rPr>
        <w:t xml:space="preserve">s 11 trades, indicating that NVDA engages in trading more aggressively than WMT. The inherent order imbalance directly forecasted performance results, indicating that high-frequency traders with comparatively low win rates encountered a significant drawdown risk. The scatter plot of win rate versus return (Figure </w:t>
      </w:r>
      <w:r w:rsidR="001B0CC0" w:rsidRPr="00524F1B">
        <w:rPr>
          <w:rFonts w:ascii="Times New Roman" w:hAnsi="Times New Roman" w:cs="Times New Roman"/>
          <w:sz w:val="24"/>
          <w:szCs w:val="24"/>
        </w:rPr>
        <w:t>5.1.</w:t>
      </w:r>
      <w:r w:rsidRPr="00524F1B">
        <w:rPr>
          <w:rFonts w:ascii="Times New Roman" w:hAnsi="Times New Roman" w:cs="Times New Roman"/>
          <w:sz w:val="24"/>
          <w:szCs w:val="24"/>
        </w:rPr>
        <w:t>3) clearly illustrates a favorable association between win rates and total returns.</w:t>
      </w:r>
    </w:p>
    <w:p w14:paraId="0A08CBC5" w14:textId="77777777" w:rsidR="00F7152A" w:rsidRDefault="00F7152A">
      <w:pPr>
        <w:spacing w:line="480" w:lineRule="auto"/>
        <w:ind w:firstLine="720"/>
        <w:rPr>
          <w:ins w:id="1467" w:author="Art Milch" w:date="2025-04-19T17:57:00Z" w16du:dateUtc="2025-04-19T21:57:00Z"/>
          <w:rFonts w:ascii="Times New Roman" w:hAnsi="Times New Roman" w:cs="Times New Roman"/>
          <w:sz w:val="24"/>
          <w:szCs w:val="24"/>
        </w:rPr>
      </w:pPr>
    </w:p>
    <w:p w14:paraId="423D2488" w14:textId="77777777" w:rsidR="00F7152A" w:rsidRDefault="00F7152A" w:rsidP="00F7152A">
      <w:pPr>
        <w:spacing w:line="480" w:lineRule="auto"/>
        <w:rPr>
          <w:ins w:id="1468" w:author="Art Milch" w:date="2025-04-19T17:57:00Z" w16du:dateUtc="2025-04-19T21:57:00Z"/>
          <w:rFonts w:ascii="Times New Roman" w:hAnsi="Times New Roman" w:cs="Times New Roman"/>
          <w:b/>
          <w:bCs/>
          <w:iCs/>
          <w:sz w:val="24"/>
          <w:szCs w:val="24"/>
        </w:rPr>
      </w:pPr>
    </w:p>
    <w:p w14:paraId="6AA4EB65" w14:textId="77777777" w:rsidR="00F7152A" w:rsidRDefault="00F7152A" w:rsidP="00F7152A">
      <w:pPr>
        <w:spacing w:line="480" w:lineRule="auto"/>
        <w:rPr>
          <w:ins w:id="1469" w:author="Art Milch" w:date="2025-04-19T17:57:00Z" w16du:dateUtc="2025-04-19T21:57:00Z"/>
          <w:rFonts w:ascii="Times New Roman" w:hAnsi="Times New Roman" w:cs="Times New Roman"/>
          <w:b/>
          <w:bCs/>
          <w:iCs/>
          <w:sz w:val="24"/>
          <w:szCs w:val="24"/>
        </w:rPr>
      </w:pPr>
    </w:p>
    <w:p w14:paraId="7D254024" w14:textId="77777777" w:rsidR="00F7152A" w:rsidRDefault="00F7152A" w:rsidP="00F7152A">
      <w:pPr>
        <w:spacing w:line="480" w:lineRule="auto"/>
        <w:rPr>
          <w:ins w:id="1470" w:author="Art Milch" w:date="2025-04-19T17:58:00Z" w16du:dateUtc="2025-04-19T21:58:00Z"/>
          <w:rFonts w:ascii="Times New Roman" w:hAnsi="Times New Roman" w:cs="Times New Roman"/>
          <w:b/>
          <w:bCs/>
          <w:iCs/>
          <w:sz w:val="24"/>
          <w:szCs w:val="24"/>
        </w:rPr>
      </w:pPr>
    </w:p>
    <w:p w14:paraId="04A0E916" w14:textId="77777777" w:rsidR="00F7152A" w:rsidRDefault="00F7152A" w:rsidP="00F7152A">
      <w:pPr>
        <w:spacing w:line="480" w:lineRule="auto"/>
        <w:rPr>
          <w:ins w:id="1471" w:author="Art Milch" w:date="2025-04-19T17:58:00Z" w16du:dateUtc="2025-04-19T21:58:00Z"/>
          <w:rFonts w:ascii="Times New Roman" w:hAnsi="Times New Roman" w:cs="Times New Roman"/>
          <w:b/>
          <w:bCs/>
          <w:iCs/>
          <w:sz w:val="24"/>
          <w:szCs w:val="24"/>
        </w:rPr>
      </w:pPr>
    </w:p>
    <w:p w14:paraId="079A1DDA" w14:textId="6C4094FF" w:rsidR="00F7152A" w:rsidRDefault="00F7152A" w:rsidP="00F7152A">
      <w:pPr>
        <w:spacing w:line="480" w:lineRule="auto"/>
        <w:rPr>
          <w:ins w:id="1472" w:author="Art Milch" w:date="2025-04-19T17:57:00Z" w16du:dateUtc="2025-04-19T21:57:00Z"/>
          <w:rFonts w:ascii="Times New Roman" w:hAnsi="Times New Roman" w:cs="Times New Roman"/>
          <w:b/>
          <w:bCs/>
          <w:iCs/>
          <w:sz w:val="24"/>
          <w:szCs w:val="24"/>
        </w:rPr>
      </w:pPr>
      <w:moveToRangeStart w:id="1473" w:author="Art Milch" w:date="2025-04-19T17:57:00Z" w:name="move195977871"/>
      <w:moveTo w:id="1474" w:author="Art Milch" w:date="2025-04-19T17:57:00Z" w16du:dateUtc="2025-04-19T21:57:00Z">
        <w:r w:rsidRPr="00F7152A">
          <w:rPr>
            <w:rFonts w:ascii="Times New Roman" w:hAnsi="Times New Roman" w:cs="Times New Roman"/>
            <w:b/>
            <w:bCs/>
            <w:iCs/>
            <w:sz w:val="24"/>
            <w:szCs w:val="24"/>
            <w:rPrChange w:id="1475" w:author="Art Milch" w:date="2025-04-19T17:57:00Z" w16du:dateUtc="2025-04-19T21:57:00Z">
              <w:rPr>
                <w:rFonts w:ascii="Times New Roman" w:hAnsi="Times New Roman" w:cs="Times New Roman"/>
                <w:iCs/>
                <w:sz w:val="24"/>
                <w:szCs w:val="24"/>
              </w:rPr>
            </w:rPrChange>
          </w:rPr>
          <w:lastRenderedPageBreak/>
          <w:t>Figure 5.1.3</w:t>
        </w:r>
        <w:del w:id="1476" w:author="Art Milch" w:date="2025-04-19T17:57:00Z" w16du:dateUtc="2025-04-19T21:57:00Z">
          <w:r w:rsidRPr="00F7152A" w:rsidDel="00F7152A">
            <w:rPr>
              <w:rFonts w:ascii="Times New Roman" w:hAnsi="Times New Roman" w:cs="Times New Roman"/>
              <w:b/>
              <w:bCs/>
              <w:iCs/>
              <w:sz w:val="24"/>
              <w:szCs w:val="24"/>
              <w:rPrChange w:id="1477" w:author="Art Milch" w:date="2025-04-19T17:57:00Z" w16du:dateUtc="2025-04-19T21:57:00Z">
                <w:rPr>
                  <w:rFonts w:ascii="Times New Roman" w:hAnsi="Times New Roman" w:cs="Times New Roman"/>
                  <w:iCs/>
                  <w:sz w:val="24"/>
                  <w:szCs w:val="24"/>
                </w:rPr>
              </w:rPrChange>
            </w:rPr>
            <w:delText>:</w:delText>
          </w:r>
        </w:del>
      </w:moveTo>
    </w:p>
    <w:p w14:paraId="2C4DE3B7" w14:textId="2E71E83E" w:rsidR="00F7152A" w:rsidRPr="00F7152A" w:rsidDel="00DF1470" w:rsidRDefault="00F7152A" w:rsidP="00F7152A">
      <w:pPr>
        <w:spacing w:line="480" w:lineRule="auto"/>
        <w:rPr>
          <w:del w:id="1478" w:author="Art Milch" w:date="2025-04-19T17:58:00Z" w16du:dateUtc="2025-04-19T21:58:00Z"/>
          <w:moveTo w:id="1479" w:author="Art Milch" w:date="2025-04-19T17:57:00Z" w16du:dateUtc="2025-04-19T21:57:00Z"/>
          <w:rFonts w:ascii="Times New Roman" w:hAnsi="Times New Roman" w:cs="Times New Roman"/>
          <w:b/>
          <w:bCs/>
          <w:iCs/>
          <w:sz w:val="24"/>
          <w:szCs w:val="24"/>
          <w:rPrChange w:id="1480" w:author="Art Milch" w:date="2025-04-19T17:57:00Z" w16du:dateUtc="2025-04-19T21:57:00Z">
            <w:rPr>
              <w:del w:id="1481" w:author="Art Milch" w:date="2025-04-19T17:58:00Z" w16du:dateUtc="2025-04-19T21:58:00Z"/>
              <w:moveTo w:id="1482" w:author="Art Milch" w:date="2025-04-19T17:57:00Z" w16du:dateUtc="2025-04-19T21:57:00Z"/>
              <w:rFonts w:ascii="Times New Roman" w:hAnsi="Times New Roman" w:cs="Times New Roman"/>
              <w:iCs/>
              <w:sz w:val="24"/>
              <w:szCs w:val="24"/>
            </w:rPr>
          </w:rPrChange>
        </w:rPr>
        <w:pPrChange w:id="1483" w:author="Art Milch" w:date="2025-04-19T17:57:00Z" w16du:dateUtc="2025-04-19T21:57:00Z">
          <w:pPr>
            <w:spacing w:line="480" w:lineRule="auto"/>
            <w:ind w:left="1440" w:firstLine="720"/>
          </w:pPr>
        </w:pPrChange>
      </w:pPr>
      <w:moveTo w:id="1484" w:author="Art Milch" w:date="2025-04-19T17:57:00Z" w16du:dateUtc="2025-04-19T21:57:00Z">
        <w:del w:id="1485" w:author="Art Milch" w:date="2025-04-19T17:57:00Z" w16du:dateUtc="2025-04-19T21:57:00Z">
          <w:r w:rsidRPr="00524F1B" w:rsidDel="00F7152A">
            <w:rPr>
              <w:rFonts w:ascii="Times New Roman" w:hAnsi="Times New Roman" w:cs="Times New Roman"/>
              <w:iCs/>
              <w:sz w:val="24"/>
              <w:szCs w:val="24"/>
            </w:rPr>
            <w:delText xml:space="preserve"> </w:delText>
          </w:r>
        </w:del>
        <w:r w:rsidRPr="00F7152A">
          <w:rPr>
            <w:rFonts w:ascii="Times New Roman" w:hAnsi="Times New Roman" w:cs="Times New Roman"/>
            <w:i/>
            <w:sz w:val="24"/>
            <w:szCs w:val="24"/>
            <w:rPrChange w:id="1486" w:author="Art Milch" w:date="2025-04-19T17:57:00Z" w16du:dateUtc="2025-04-19T21:57:00Z">
              <w:rPr>
                <w:rFonts w:ascii="Times New Roman" w:hAnsi="Times New Roman" w:cs="Times New Roman"/>
                <w:iCs/>
                <w:sz w:val="24"/>
                <w:szCs w:val="24"/>
              </w:rPr>
            </w:rPrChange>
          </w:rPr>
          <w:t xml:space="preserve">Risk-Return Scatter Plot </w:t>
        </w:r>
      </w:moveTo>
    </w:p>
    <w:moveToRangeEnd w:id="1473"/>
    <w:p w14:paraId="7F5CB9DB" w14:textId="77777777" w:rsidR="00F7152A" w:rsidRPr="00524F1B" w:rsidRDefault="00F7152A" w:rsidP="00DF1470">
      <w:pPr>
        <w:spacing w:line="480" w:lineRule="auto"/>
        <w:rPr>
          <w:rFonts w:ascii="Times New Roman" w:hAnsi="Times New Roman" w:cs="Times New Roman"/>
          <w:sz w:val="24"/>
          <w:szCs w:val="24"/>
        </w:rPr>
        <w:pPrChange w:id="1487" w:author="Art Milch" w:date="2025-04-19T17:58:00Z" w16du:dateUtc="2025-04-19T21:58:00Z">
          <w:pPr>
            <w:spacing w:line="360" w:lineRule="auto"/>
            <w:jc w:val="both"/>
          </w:pPr>
        </w:pPrChange>
      </w:pPr>
    </w:p>
    <w:p w14:paraId="0292882F" w14:textId="51D85CA1" w:rsidR="00FD7F2F" w:rsidRPr="00524F1B" w:rsidRDefault="00FD7F2F">
      <w:pPr>
        <w:spacing w:line="480" w:lineRule="auto"/>
        <w:ind w:left="1440" w:firstLine="720"/>
        <w:rPr>
          <w:rFonts w:ascii="Times New Roman" w:hAnsi="Times New Roman" w:cs="Times New Roman"/>
          <w:i/>
          <w:sz w:val="24"/>
          <w:szCs w:val="24"/>
        </w:rPr>
        <w:pPrChange w:id="1488" w:author="Art Milch" w:date="2025-04-17T14:48:00Z" w16du:dateUtc="2025-04-17T18:48:00Z">
          <w:pPr>
            <w:ind w:left="1440"/>
            <w:jc w:val="both"/>
          </w:pPr>
        </w:pPrChange>
      </w:pPr>
    </w:p>
    <w:p w14:paraId="7466704A" w14:textId="55A63079" w:rsidR="00C602ED" w:rsidRPr="00524F1B" w:rsidRDefault="00C602ED">
      <w:pPr>
        <w:spacing w:line="480" w:lineRule="auto"/>
        <w:ind w:firstLine="720"/>
        <w:rPr>
          <w:rFonts w:ascii="Times New Roman" w:hAnsi="Times New Roman" w:cs="Times New Roman"/>
          <w:i/>
          <w:sz w:val="24"/>
          <w:szCs w:val="24"/>
        </w:rPr>
        <w:pPrChange w:id="1489" w:author="Art Milch" w:date="2025-04-17T14:48:00Z" w16du:dateUtc="2025-04-17T18:48:00Z">
          <w:pPr>
            <w:jc w:val="center"/>
          </w:pPr>
        </w:pPrChange>
      </w:pPr>
      <w:r w:rsidRPr="00524F1B">
        <w:rPr>
          <w:rFonts w:ascii="Times New Roman" w:hAnsi="Times New Roman" w:cs="Times New Roman"/>
          <w:i/>
          <w:sz w:val="24"/>
          <w:szCs w:val="24"/>
          <w:rPrChange w:id="1490" w:author="Art Milch" w:date="2025-04-19T08:50:00Z" w16du:dateUtc="2025-04-19T12:50:00Z">
            <w:rPr>
              <w:rFonts w:ascii="Times New Roman" w:hAnsi="Times New Roman" w:cs="Times New Roman"/>
              <w:i/>
              <w:noProof/>
              <w:sz w:val="24"/>
              <w:szCs w:val="24"/>
            </w:rPr>
          </w:rPrChange>
        </w:rPr>
        <w:drawing>
          <wp:inline distT="0" distB="0" distL="0" distR="0" wp14:anchorId="547A3367" wp14:editId="312E3B50">
            <wp:extent cx="6273165" cy="4189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3165" cy="4189095"/>
                    </a:xfrm>
                    <a:prstGeom prst="rect">
                      <a:avLst/>
                    </a:prstGeom>
                    <a:noFill/>
                    <a:ln>
                      <a:noFill/>
                    </a:ln>
                  </pic:spPr>
                </pic:pic>
              </a:graphicData>
            </a:graphic>
          </wp:inline>
        </w:drawing>
      </w:r>
    </w:p>
    <w:p w14:paraId="6FFC4B19" w14:textId="7CD70ACD" w:rsidR="001B0CC0" w:rsidRPr="00524F1B" w:rsidDel="00F7152A" w:rsidRDefault="00FD7F2F" w:rsidP="005A2CEB">
      <w:pPr>
        <w:spacing w:line="480" w:lineRule="auto"/>
        <w:ind w:firstLine="720"/>
        <w:rPr>
          <w:moveFrom w:id="1491" w:author="Art Milch" w:date="2025-04-19T17:57:00Z" w16du:dateUtc="2025-04-19T21:57:00Z"/>
          <w:rFonts w:ascii="Times New Roman" w:hAnsi="Times New Roman" w:cs="Times New Roman"/>
          <w:iCs/>
          <w:sz w:val="24"/>
          <w:szCs w:val="24"/>
        </w:rPr>
        <w:pPrChange w:id="1492" w:author="Art Milch" w:date="2025-04-19T17:59:00Z" w16du:dateUtc="2025-04-19T21:59:00Z">
          <w:pPr>
            <w:ind w:left="1440"/>
            <w:jc w:val="both"/>
          </w:pPr>
        </w:pPrChange>
      </w:pPr>
      <w:moveFromRangeStart w:id="1493" w:author="Art Milch" w:date="2025-04-19T17:57:00Z" w:name="move195977871"/>
      <w:moveFrom w:id="1494" w:author="Art Milch" w:date="2025-04-19T17:57:00Z" w16du:dateUtc="2025-04-19T21:57:00Z">
        <w:r w:rsidRPr="00524F1B" w:rsidDel="00F7152A">
          <w:rPr>
            <w:rFonts w:ascii="Times New Roman" w:hAnsi="Times New Roman" w:cs="Times New Roman"/>
            <w:iCs/>
            <w:sz w:val="24"/>
            <w:szCs w:val="24"/>
          </w:rPr>
          <w:t xml:space="preserve">Figure </w:t>
        </w:r>
        <w:r w:rsidR="006D2D94" w:rsidRPr="00524F1B" w:rsidDel="00F7152A">
          <w:rPr>
            <w:rFonts w:ascii="Times New Roman" w:hAnsi="Times New Roman" w:cs="Times New Roman"/>
            <w:iCs/>
            <w:sz w:val="24"/>
            <w:szCs w:val="24"/>
          </w:rPr>
          <w:t>5.1.</w:t>
        </w:r>
        <w:r w:rsidRPr="00524F1B" w:rsidDel="00F7152A">
          <w:rPr>
            <w:rFonts w:ascii="Times New Roman" w:hAnsi="Times New Roman" w:cs="Times New Roman"/>
            <w:iCs/>
            <w:sz w:val="24"/>
            <w:szCs w:val="24"/>
          </w:rPr>
          <w:t xml:space="preserve">3: Risk-Return Scatter Plot </w:t>
        </w:r>
      </w:moveFrom>
    </w:p>
    <w:moveFromRangeEnd w:id="1493"/>
    <w:p w14:paraId="21988010" w14:textId="65A9223D" w:rsidR="001B0CC0" w:rsidRPr="00524F1B" w:rsidDel="00092550" w:rsidRDefault="001B0CC0" w:rsidP="005A2CEB">
      <w:pPr>
        <w:spacing w:line="480" w:lineRule="auto"/>
        <w:ind w:firstLine="720"/>
        <w:rPr>
          <w:del w:id="1495" w:author="Art Milch" w:date="2025-04-19T17:58:00Z" w16du:dateUtc="2025-04-19T21:58:00Z"/>
          <w:rFonts w:ascii="Times New Roman" w:hAnsi="Times New Roman" w:cs="Times New Roman"/>
          <w:i/>
          <w:sz w:val="24"/>
          <w:szCs w:val="24"/>
        </w:rPr>
        <w:pPrChange w:id="1496" w:author="Art Milch" w:date="2025-04-19T17:59:00Z" w16du:dateUtc="2025-04-19T21:59:00Z">
          <w:pPr>
            <w:ind w:left="1440"/>
            <w:jc w:val="both"/>
          </w:pPr>
        </w:pPrChange>
      </w:pPr>
    </w:p>
    <w:p w14:paraId="2452BFE2" w14:textId="57EEDF79" w:rsidR="001B0CC0" w:rsidRPr="00524F1B" w:rsidDel="00092550" w:rsidRDefault="001B0CC0" w:rsidP="005A2CEB">
      <w:pPr>
        <w:spacing w:line="480" w:lineRule="auto"/>
        <w:ind w:firstLine="720"/>
        <w:rPr>
          <w:del w:id="1497" w:author="Art Milch" w:date="2025-04-19T17:58:00Z" w16du:dateUtc="2025-04-19T21:58:00Z"/>
          <w:rFonts w:ascii="Times New Roman" w:hAnsi="Times New Roman" w:cs="Times New Roman"/>
          <w:i/>
          <w:sz w:val="24"/>
          <w:szCs w:val="24"/>
        </w:rPr>
        <w:pPrChange w:id="1498" w:author="Art Milch" w:date="2025-04-19T17:59:00Z" w16du:dateUtc="2025-04-19T21:59:00Z">
          <w:pPr>
            <w:ind w:left="1440"/>
            <w:jc w:val="both"/>
          </w:pPr>
        </w:pPrChange>
      </w:pPr>
    </w:p>
    <w:p w14:paraId="076E2E81" w14:textId="7525A155" w:rsidR="00C602ED" w:rsidRDefault="00897E23" w:rsidP="005A2CEB">
      <w:pPr>
        <w:spacing w:line="480" w:lineRule="auto"/>
        <w:ind w:firstLine="720"/>
        <w:rPr>
          <w:ins w:id="1499" w:author="Art Milch" w:date="2025-04-19T17:59:00Z" w16du:dateUtc="2025-04-19T21:59:00Z"/>
          <w:rFonts w:ascii="Times New Roman" w:hAnsi="Times New Roman" w:cs="Times New Roman"/>
          <w:sz w:val="24"/>
          <w:szCs w:val="24"/>
        </w:rPr>
        <w:pPrChange w:id="1500" w:author="Art Milch" w:date="2025-04-19T17:59:00Z" w16du:dateUtc="2025-04-19T21:59:00Z">
          <w:pPr>
            <w:spacing w:line="480" w:lineRule="auto"/>
            <w:ind w:left="240" w:firstLine="720"/>
          </w:pPr>
        </w:pPrChange>
      </w:pPr>
      <w:r w:rsidRPr="00524F1B">
        <w:rPr>
          <w:rFonts w:ascii="Times New Roman" w:hAnsi="Times New Roman" w:cs="Times New Roman"/>
          <w:sz w:val="24"/>
          <w:szCs w:val="24"/>
        </w:rPr>
        <w:t xml:space="preserve">The risk-return chart (i.e., Figure </w:t>
      </w:r>
      <w:r w:rsidR="001B0CC0" w:rsidRPr="00524F1B">
        <w:rPr>
          <w:rFonts w:ascii="Times New Roman" w:hAnsi="Times New Roman" w:cs="Times New Roman"/>
          <w:sz w:val="24"/>
          <w:szCs w:val="24"/>
        </w:rPr>
        <w:t>5.1.</w:t>
      </w:r>
      <w:r w:rsidRPr="00524F1B">
        <w:rPr>
          <w:rFonts w:ascii="Times New Roman" w:hAnsi="Times New Roman" w:cs="Times New Roman"/>
          <w:sz w:val="24"/>
          <w:szCs w:val="24"/>
        </w:rPr>
        <w:t xml:space="preserve">4) quantitatively encapsulates the dangers linked to this technique. All leading performers sustained drawdowns </w:t>
      </w:r>
      <w:r w:rsidR="006D2D94" w:rsidRPr="00524F1B">
        <w:rPr>
          <w:rFonts w:ascii="Times New Roman" w:hAnsi="Times New Roman" w:cs="Times New Roman"/>
          <w:sz w:val="24"/>
          <w:szCs w:val="24"/>
        </w:rPr>
        <w:t xml:space="preserve">of less than 5% throughout the year, with Walmart recording the lowest maximum downturn at </w:t>
      </w:r>
      <w:r w:rsidRPr="00524F1B">
        <w:rPr>
          <w:rFonts w:ascii="Times New Roman" w:hAnsi="Times New Roman" w:cs="Times New Roman"/>
          <w:sz w:val="24"/>
          <w:szCs w:val="24"/>
        </w:rPr>
        <w:t>3.38%. Figure</w:t>
      </w:r>
      <w:r w:rsidR="001B0CC0" w:rsidRPr="00524F1B">
        <w:rPr>
          <w:rFonts w:ascii="Times New Roman" w:hAnsi="Times New Roman" w:cs="Times New Roman"/>
          <w:sz w:val="24"/>
          <w:szCs w:val="24"/>
        </w:rPr>
        <w:t xml:space="preserve"> 5.1.</w:t>
      </w:r>
      <w:r w:rsidRPr="00524F1B">
        <w:rPr>
          <w:rFonts w:ascii="Times New Roman" w:hAnsi="Times New Roman" w:cs="Times New Roman"/>
          <w:sz w:val="24"/>
          <w:szCs w:val="24"/>
        </w:rPr>
        <w:t>5: Metrics Heatmap. The metrics heatmap illustrates the performance metrics of each stock, effectively visualizing the risk-return profile of the strategy.</w:t>
      </w:r>
      <w:r w:rsidR="00FD7F2F" w:rsidRPr="00524F1B">
        <w:rPr>
          <w:rFonts w:ascii="Times New Roman" w:hAnsi="Times New Roman" w:cs="Times New Roman"/>
          <w:sz w:val="24"/>
          <w:szCs w:val="24"/>
        </w:rPr>
        <w:tab/>
      </w:r>
    </w:p>
    <w:p w14:paraId="31D00163" w14:textId="77777777" w:rsidR="00092550" w:rsidRDefault="00092550">
      <w:pPr>
        <w:spacing w:line="480" w:lineRule="auto"/>
        <w:ind w:left="240" w:firstLine="720"/>
        <w:rPr>
          <w:ins w:id="1501" w:author="Art Milch" w:date="2025-04-19T17:59:00Z" w16du:dateUtc="2025-04-19T21:59:00Z"/>
          <w:rFonts w:ascii="Times New Roman" w:hAnsi="Times New Roman" w:cs="Times New Roman"/>
          <w:sz w:val="24"/>
          <w:szCs w:val="24"/>
        </w:rPr>
      </w:pPr>
    </w:p>
    <w:p w14:paraId="3AC59239" w14:textId="77777777" w:rsidR="00F0139C" w:rsidRDefault="00F0139C" w:rsidP="005A2CEB">
      <w:pPr>
        <w:spacing w:line="480" w:lineRule="auto"/>
        <w:rPr>
          <w:ins w:id="1502" w:author="Art Milch" w:date="2025-04-19T18:00:00Z" w16du:dateUtc="2025-04-19T22:00:00Z"/>
          <w:rFonts w:ascii="Times New Roman" w:hAnsi="Times New Roman" w:cs="Times New Roman"/>
          <w:b/>
          <w:bCs/>
          <w:iCs/>
          <w:sz w:val="24"/>
          <w:szCs w:val="24"/>
        </w:rPr>
      </w:pPr>
    </w:p>
    <w:p w14:paraId="3DA27FED" w14:textId="77777777" w:rsidR="00F0139C" w:rsidRDefault="00F0139C" w:rsidP="005A2CEB">
      <w:pPr>
        <w:spacing w:line="480" w:lineRule="auto"/>
        <w:rPr>
          <w:ins w:id="1503" w:author="Art Milch" w:date="2025-04-19T18:00:00Z" w16du:dateUtc="2025-04-19T22:00:00Z"/>
          <w:rFonts w:ascii="Times New Roman" w:hAnsi="Times New Roman" w:cs="Times New Roman"/>
          <w:b/>
          <w:bCs/>
          <w:iCs/>
          <w:sz w:val="24"/>
          <w:szCs w:val="24"/>
        </w:rPr>
      </w:pPr>
    </w:p>
    <w:p w14:paraId="572E6816" w14:textId="6BFC0040" w:rsidR="00092550" w:rsidRPr="005A2CEB" w:rsidRDefault="00092550" w:rsidP="005A2CEB">
      <w:pPr>
        <w:spacing w:line="480" w:lineRule="auto"/>
        <w:rPr>
          <w:ins w:id="1504" w:author="Art Milch" w:date="2025-04-19T17:59:00Z" w16du:dateUtc="2025-04-19T21:59:00Z"/>
          <w:rFonts w:ascii="Times New Roman" w:hAnsi="Times New Roman" w:cs="Times New Roman"/>
          <w:b/>
          <w:bCs/>
          <w:iCs/>
          <w:sz w:val="24"/>
          <w:szCs w:val="24"/>
          <w:rPrChange w:id="1505" w:author="Art Milch" w:date="2025-04-19T17:59:00Z" w16du:dateUtc="2025-04-19T21:59:00Z">
            <w:rPr>
              <w:ins w:id="1506" w:author="Art Milch" w:date="2025-04-19T17:59:00Z" w16du:dateUtc="2025-04-19T21:59:00Z"/>
              <w:rFonts w:ascii="Times New Roman" w:hAnsi="Times New Roman" w:cs="Times New Roman"/>
              <w:iCs/>
              <w:sz w:val="24"/>
              <w:szCs w:val="24"/>
            </w:rPr>
          </w:rPrChange>
        </w:rPr>
        <w:pPrChange w:id="1507" w:author="Art Milch" w:date="2025-04-19T17:59:00Z" w16du:dateUtc="2025-04-19T21:59:00Z">
          <w:pPr>
            <w:spacing w:line="480" w:lineRule="auto"/>
            <w:ind w:left="240" w:firstLine="720"/>
          </w:pPr>
        </w:pPrChange>
      </w:pPr>
      <w:moveToRangeStart w:id="1508" w:author="Art Milch" w:date="2025-04-19T17:59:00Z" w:name="move195977971"/>
      <w:moveTo w:id="1509" w:author="Art Milch" w:date="2025-04-19T17:59:00Z" w16du:dateUtc="2025-04-19T21:59:00Z">
        <w:r w:rsidRPr="005A2CEB">
          <w:rPr>
            <w:rFonts w:ascii="Times New Roman" w:hAnsi="Times New Roman" w:cs="Times New Roman"/>
            <w:b/>
            <w:bCs/>
            <w:iCs/>
            <w:sz w:val="24"/>
            <w:szCs w:val="24"/>
            <w:rPrChange w:id="1510" w:author="Art Milch" w:date="2025-04-19T17:59:00Z" w16du:dateUtc="2025-04-19T21:59:00Z">
              <w:rPr>
                <w:rFonts w:ascii="Times New Roman" w:hAnsi="Times New Roman" w:cs="Times New Roman"/>
                <w:iCs/>
                <w:sz w:val="24"/>
                <w:szCs w:val="24"/>
              </w:rPr>
            </w:rPrChange>
          </w:rPr>
          <w:lastRenderedPageBreak/>
          <w:t>Figure 5.1.4</w:t>
        </w:r>
        <w:del w:id="1511" w:author="Art Milch" w:date="2025-04-19T17:59:00Z" w16du:dateUtc="2025-04-19T21:59:00Z">
          <w:r w:rsidRPr="005A2CEB" w:rsidDel="00092550">
            <w:rPr>
              <w:rFonts w:ascii="Times New Roman" w:hAnsi="Times New Roman" w:cs="Times New Roman"/>
              <w:b/>
              <w:bCs/>
              <w:iCs/>
              <w:sz w:val="24"/>
              <w:szCs w:val="24"/>
              <w:rPrChange w:id="1512" w:author="Art Milch" w:date="2025-04-19T17:59:00Z" w16du:dateUtc="2025-04-19T21:59:00Z">
                <w:rPr>
                  <w:rFonts w:ascii="Times New Roman" w:hAnsi="Times New Roman" w:cs="Times New Roman"/>
                  <w:iCs/>
                  <w:sz w:val="24"/>
                  <w:szCs w:val="24"/>
                </w:rPr>
              </w:rPrChange>
            </w:rPr>
            <w:delText>:</w:delText>
          </w:r>
        </w:del>
      </w:moveTo>
    </w:p>
    <w:p w14:paraId="761AB807" w14:textId="5CE8888B" w:rsidR="00092550" w:rsidRPr="005A2CEB" w:rsidDel="00F0139C" w:rsidRDefault="00092550" w:rsidP="005A2CEB">
      <w:pPr>
        <w:spacing w:line="480" w:lineRule="auto"/>
        <w:rPr>
          <w:del w:id="1513" w:author="Art Milch" w:date="2025-04-19T18:00:00Z" w16du:dateUtc="2025-04-19T22:00:00Z"/>
          <w:moveTo w:id="1514" w:author="Art Milch" w:date="2025-04-19T17:59:00Z" w16du:dateUtc="2025-04-19T21:59:00Z"/>
          <w:rFonts w:ascii="Times New Roman" w:hAnsi="Times New Roman" w:cs="Times New Roman"/>
          <w:i/>
          <w:sz w:val="24"/>
          <w:szCs w:val="24"/>
          <w:rPrChange w:id="1515" w:author="Art Milch" w:date="2025-04-19T17:59:00Z" w16du:dateUtc="2025-04-19T21:59:00Z">
            <w:rPr>
              <w:del w:id="1516" w:author="Art Milch" w:date="2025-04-19T18:00:00Z" w16du:dateUtc="2025-04-19T22:00:00Z"/>
              <w:moveTo w:id="1517" w:author="Art Milch" w:date="2025-04-19T17:59:00Z" w16du:dateUtc="2025-04-19T21:59:00Z"/>
              <w:rFonts w:ascii="Times New Roman" w:hAnsi="Times New Roman" w:cs="Times New Roman"/>
              <w:iCs/>
              <w:sz w:val="24"/>
              <w:szCs w:val="24"/>
            </w:rPr>
          </w:rPrChange>
        </w:rPr>
        <w:pPrChange w:id="1518" w:author="Art Milch" w:date="2025-04-19T17:59:00Z" w16du:dateUtc="2025-04-19T21:59:00Z">
          <w:pPr>
            <w:spacing w:line="480" w:lineRule="auto"/>
            <w:ind w:left="240" w:firstLine="720"/>
          </w:pPr>
        </w:pPrChange>
      </w:pPr>
      <w:moveTo w:id="1519" w:author="Art Milch" w:date="2025-04-19T17:59:00Z" w16du:dateUtc="2025-04-19T21:59:00Z">
        <w:del w:id="1520" w:author="Art Milch" w:date="2025-04-19T17:59:00Z" w16du:dateUtc="2025-04-19T21:59:00Z">
          <w:r w:rsidRPr="00524F1B" w:rsidDel="005A2CEB">
            <w:rPr>
              <w:rFonts w:ascii="Times New Roman" w:hAnsi="Times New Roman" w:cs="Times New Roman"/>
              <w:iCs/>
              <w:sz w:val="24"/>
              <w:szCs w:val="24"/>
            </w:rPr>
            <w:delText xml:space="preserve"> </w:delText>
          </w:r>
        </w:del>
        <w:r w:rsidRPr="005A2CEB">
          <w:rPr>
            <w:rFonts w:ascii="Times New Roman" w:hAnsi="Times New Roman" w:cs="Times New Roman"/>
            <w:i/>
            <w:sz w:val="24"/>
            <w:szCs w:val="24"/>
            <w:rPrChange w:id="1521" w:author="Art Milch" w:date="2025-04-19T17:59:00Z" w16du:dateUtc="2025-04-19T21:59:00Z">
              <w:rPr>
                <w:rFonts w:ascii="Times New Roman" w:hAnsi="Times New Roman" w:cs="Times New Roman"/>
                <w:iCs/>
                <w:sz w:val="24"/>
                <w:szCs w:val="24"/>
              </w:rPr>
            </w:rPrChange>
          </w:rPr>
          <w:t xml:space="preserve">Bar </w:t>
        </w:r>
      </w:moveTo>
      <w:ins w:id="1522" w:author="Art Milch" w:date="2025-04-19T18:00:00Z" w16du:dateUtc="2025-04-19T22:00:00Z">
        <w:r w:rsidR="00F0139C">
          <w:rPr>
            <w:rFonts w:ascii="Times New Roman" w:hAnsi="Times New Roman" w:cs="Times New Roman"/>
            <w:i/>
            <w:sz w:val="24"/>
            <w:szCs w:val="24"/>
          </w:rPr>
          <w:t>C</w:t>
        </w:r>
      </w:ins>
      <w:moveTo w:id="1523" w:author="Art Milch" w:date="2025-04-19T17:59:00Z" w16du:dateUtc="2025-04-19T21:59:00Z">
        <w:del w:id="1524" w:author="Art Milch" w:date="2025-04-19T18:00:00Z" w16du:dateUtc="2025-04-19T22:00:00Z">
          <w:r w:rsidRPr="005A2CEB" w:rsidDel="00F0139C">
            <w:rPr>
              <w:rFonts w:ascii="Times New Roman" w:hAnsi="Times New Roman" w:cs="Times New Roman"/>
              <w:i/>
              <w:sz w:val="24"/>
              <w:szCs w:val="24"/>
              <w:rPrChange w:id="1525" w:author="Art Milch" w:date="2025-04-19T17:59:00Z" w16du:dateUtc="2025-04-19T21:59:00Z">
                <w:rPr>
                  <w:rFonts w:ascii="Times New Roman" w:hAnsi="Times New Roman" w:cs="Times New Roman"/>
                  <w:iCs/>
                  <w:sz w:val="24"/>
                  <w:szCs w:val="24"/>
                </w:rPr>
              </w:rPrChange>
            </w:rPr>
            <w:delText>c</w:delText>
          </w:r>
        </w:del>
        <w:r w:rsidRPr="005A2CEB">
          <w:rPr>
            <w:rFonts w:ascii="Times New Roman" w:hAnsi="Times New Roman" w:cs="Times New Roman"/>
            <w:i/>
            <w:sz w:val="24"/>
            <w:szCs w:val="24"/>
            <w:rPrChange w:id="1526" w:author="Art Milch" w:date="2025-04-19T17:59:00Z" w16du:dateUtc="2025-04-19T21:59:00Z">
              <w:rPr>
                <w:rFonts w:ascii="Times New Roman" w:hAnsi="Times New Roman" w:cs="Times New Roman"/>
                <w:iCs/>
                <w:sz w:val="24"/>
                <w:szCs w:val="24"/>
              </w:rPr>
            </w:rPrChange>
          </w:rPr>
          <w:t xml:space="preserve">hart </w:t>
        </w:r>
      </w:moveTo>
      <w:ins w:id="1527" w:author="Art Milch" w:date="2025-04-19T18:00:00Z" w16du:dateUtc="2025-04-19T22:00:00Z">
        <w:r w:rsidR="00F0139C">
          <w:rPr>
            <w:rFonts w:ascii="Times New Roman" w:hAnsi="Times New Roman" w:cs="Times New Roman"/>
            <w:i/>
            <w:sz w:val="24"/>
            <w:szCs w:val="24"/>
          </w:rPr>
          <w:t>S</w:t>
        </w:r>
      </w:ins>
      <w:moveTo w:id="1528" w:author="Art Milch" w:date="2025-04-19T17:59:00Z" w16du:dateUtc="2025-04-19T21:59:00Z">
        <w:del w:id="1529" w:author="Art Milch" w:date="2025-04-19T18:00:00Z" w16du:dateUtc="2025-04-19T22:00:00Z">
          <w:r w:rsidRPr="005A2CEB" w:rsidDel="00F0139C">
            <w:rPr>
              <w:rFonts w:ascii="Times New Roman" w:hAnsi="Times New Roman" w:cs="Times New Roman"/>
              <w:i/>
              <w:sz w:val="24"/>
              <w:szCs w:val="24"/>
              <w:rPrChange w:id="1530" w:author="Art Milch" w:date="2025-04-19T17:59:00Z" w16du:dateUtc="2025-04-19T21:59:00Z">
                <w:rPr>
                  <w:rFonts w:ascii="Times New Roman" w:hAnsi="Times New Roman" w:cs="Times New Roman"/>
                  <w:iCs/>
                  <w:sz w:val="24"/>
                  <w:szCs w:val="24"/>
                </w:rPr>
              </w:rPrChange>
            </w:rPr>
            <w:delText>s</w:delText>
          </w:r>
        </w:del>
        <w:r w:rsidRPr="005A2CEB">
          <w:rPr>
            <w:rFonts w:ascii="Times New Roman" w:hAnsi="Times New Roman" w:cs="Times New Roman"/>
            <w:i/>
            <w:sz w:val="24"/>
            <w:szCs w:val="24"/>
            <w:rPrChange w:id="1531" w:author="Art Milch" w:date="2025-04-19T17:59:00Z" w16du:dateUtc="2025-04-19T21:59:00Z">
              <w:rPr>
                <w:rFonts w:ascii="Times New Roman" w:hAnsi="Times New Roman" w:cs="Times New Roman"/>
                <w:iCs/>
                <w:sz w:val="24"/>
                <w:szCs w:val="24"/>
              </w:rPr>
            </w:rPrChange>
          </w:rPr>
          <w:t xml:space="preserve">howing Trading Activity by Symbol </w:t>
        </w:r>
      </w:moveTo>
    </w:p>
    <w:moveToRangeEnd w:id="1508"/>
    <w:p w14:paraId="2A97DFA9" w14:textId="77777777" w:rsidR="00092550" w:rsidRPr="00524F1B" w:rsidRDefault="00092550" w:rsidP="00F0139C">
      <w:pPr>
        <w:spacing w:line="480" w:lineRule="auto"/>
        <w:rPr>
          <w:rFonts w:ascii="Times New Roman" w:hAnsi="Times New Roman" w:cs="Times New Roman"/>
          <w:sz w:val="24"/>
          <w:szCs w:val="24"/>
        </w:rPr>
        <w:pPrChange w:id="1532" w:author="Art Milch" w:date="2025-04-19T18:00:00Z" w16du:dateUtc="2025-04-19T22:00:00Z">
          <w:pPr>
            <w:spacing w:line="360" w:lineRule="auto"/>
            <w:ind w:left="240"/>
            <w:jc w:val="both"/>
          </w:pPr>
        </w:pPrChange>
      </w:pPr>
    </w:p>
    <w:p w14:paraId="37F0186B" w14:textId="1DD315E4" w:rsidR="00F0139C" w:rsidRPr="00F0139C" w:rsidRDefault="00C602ED" w:rsidP="00F0139C">
      <w:pPr>
        <w:spacing w:line="480" w:lineRule="auto"/>
        <w:rPr>
          <w:ins w:id="1533" w:author="Art Milch" w:date="2025-04-19T18:00:00Z" w16du:dateUtc="2025-04-19T22:00:00Z"/>
          <w:rFonts w:ascii="Times New Roman" w:hAnsi="Times New Roman" w:cs="Times New Roman"/>
          <w:b/>
          <w:bCs/>
          <w:iCs/>
          <w:sz w:val="24"/>
          <w:szCs w:val="24"/>
          <w:rPrChange w:id="1534" w:author="Art Milch" w:date="2025-04-19T18:01:00Z" w16du:dateUtc="2025-04-19T22:01:00Z">
            <w:rPr>
              <w:ins w:id="1535" w:author="Art Milch" w:date="2025-04-19T18:00:00Z" w16du:dateUtc="2025-04-19T22:00:00Z"/>
              <w:rFonts w:ascii="Times New Roman" w:hAnsi="Times New Roman" w:cs="Times New Roman"/>
              <w:iCs/>
              <w:sz w:val="24"/>
              <w:szCs w:val="24"/>
            </w:rPr>
          </w:rPrChange>
        </w:rPr>
      </w:pPr>
      <w:r w:rsidRPr="00524F1B">
        <w:rPr>
          <w:rFonts w:ascii="Times New Roman" w:hAnsi="Times New Roman" w:cs="Times New Roman"/>
          <w:sz w:val="24"/>
          <w:szCs w:val="24"/>
          <w:rPrChange w:id="1536" w:author="Art Milch" w:date="2025-04-19T08:50:00Z" w16du:dateUtc="2025-04-19T12:50:00Z">
            <w:rPr>
              <w:rFonts w:ascii="Times New Roman" w:hAnsi="Times New Roman" w:cs="Times New Roman"/>
              <w:noProof/>
              <w:sz w:val="24"/>
              <w:szCs w:val="24"/>
            </w:rPr>
          </w:rPrChange>
        </w:rPr>
        <w:drawing>
          <wp:inline distT="0" distB="0" distL="0" distR="0" wp14:anchorId="4F244FCC" wp14:editId="3588D9B0">
            <wp:extent cx="5380031" cy="2690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4359" cy="2692452"/>
                    </a:xfrm>
                    <a:prstGeom prst="rect">
                      <a:avLst/>
                    </a:prstGeom>
                    <a:noFill/>
                    <a:ln>
                      <a:noFill/>
                    </a:ln>
                  </pic:spPr>
                </pic:pic>
              </a:graphicData>
            </a:graphic>
          </wp:inline>
        </w:drawing>
      </w:r>
      <w:r w:rsidR="00FD7F2F" w:rsidRPr="00524F1B">
        <w:rPr>
          <w:rFonts w:ascii="Times New Roman" w:hAnsi="Times New Roman" w:cs="Times New Roman"/>
          <w:sz w:val="24"/>
          <w:szCs w:val="24"/>
        </w:rPr>
        <w:tab/>
      </w:r>
      <w:moveToRangeStart w:id="1537" w:author="Art Milch" w:date="2025-04-19T18:00:00Z" w:name="move195978067"/>
      <w:moveTo w:id="1538" w:author="Art Milch" w:date="2025-04-19T18:00:00Z" w16du:dateUtc="2025-04-19T22:00:00Z">
        <w:del w:id="1539" w:author="Art Milch" w:date="2025-04-19T19:51:00Z" w16du:dateUtc="2025-04-19T23:51:00Z">
          <w:r w:rsidR="00F0139C" w:rsidRPr="00524F1B" w:rsidDel="00E73B35">
            <w:rPr>
              <w:rFonts w:ascii="Times New Roman" w:hAnsi="Times New Roman" w:cs="Times New Roman"/>
              <w:iCs/>
              <w:sz w:val="24"/>
              <w:szCs w:val="24"/>
            </w:rPr>
            <w:delText>Figure</w:delText>
          </w:r>
        </w:del>
        <w:del w:id="1540" w:author="Art Milch" w:date="2025-04-19T19:50:00Z" w16du:dateUtc="2025-04-19T23:50:00Z">
          <w:r w:rsidR="00F0139C" w:rsidRPr="00524F1B" w:rsidDel="00724AF6">
            <w:rPr>
              <w:rFonts w:ascii="Times New Roman" w:hAnsi="Times New Roman" w:cs="Times New Roman"/>
              <w:iCs/>
              <w:sz w:val="24"/>
              <w:szCs w:val="24"/>
            </w:rPr>
            <w:delText xml:space="preserve"> </w:delText>
          </w:r>
        </w:del>
      </w:moveTo>
      <w:ins w:id="1541" w:author="Art Milch" w:date="2025-04-19T18:01:00Z" w16du:dateUtc="2025-04-19T22:01:00Z">
        <w:r w:rsidR="00F0139C">
          <w:rPr>
            <w:rFonts w:ascii="Times New Roman" w:hAnsi="Times New Roman" w:cs="Times New Roman"/>
            <w:iCs/>
            <w:sz w:val="24"/>
            <w:szCs w:val="24"/>
          </w:rPr>
          <w:t xml:space="preserve"> </w:t>
        </w:r>
      </w:ins>
      <w:ins w:id="1542" w:author="Art Milch" w:date="2025-04-19T19:51:00Z" w16du:dateUtc="2025-04-19T23:51:00Z">
        <w:r w:rsidR="00E73B35" w:rsidRPr="00E73B35">
          <w:rPr>
            <w:rFonts w:ascii="Times New Roman" w:hAnsi="Times New Roman" w:cs="Times New Roman"/>
            <w:b/>
            <w:bCs/>
            <w:iCs/>
            <w:sz w:val="24"/>
            <w:szCs w:val="24"/>
            <w:rPrChange w:id="1543" w:author="Art Milch" w:date="2025-04-19T19:51:00Z" w16du:dateUtc="2025-04-19T23:51:00Z">
              <w:rPr>
                <w:rFonts w:ascii="Times New Roman" w:hAnsi="Times New Roman" w:cs="Times New Roman"/>
                <w:iCs/>
                <w:sz w:val="24"/>
                <w:szCs w:val="24"/>
              </w:rPr>
            </w:rPrChange>
          </w:rPr>
          <w:t xml:space="preserve">Figure </w:t>
        </w:r>
      </w:ins>
      <w:moveTo w:id="1544" w:author="Art Milch" w:date="2025-04-19T18:00:00Z" w16du:dateUtc="2025-04-19T22:00:00Z">
        <w:r w:rsidR="00F0139C" w:rsidRPr="00F0139C">
          <w:rPr>
            <w:rFonts w:ascii="Times New Roman" w:hAnsi="Times New Roman" w:cs="Times New Roman"/>
            <w:b/>
            <w:bCs/>
            <w:iCs/>
            <w:sz w:val="24"/>
            <w:szCs w:val="24"/>
            <w:rPrChange w:id="1545" w:author="Art Milch" w:date="2025-04-19T18:01:00Z" w16du:dateUtc="2025-04-19T22:01:00Z">
              <w:rPr>
                <w:rFonts w:ascii="Times New Roman" w:hAnsi="Times New Roman" w:cs="Times New Roman"/>
                <w:iCs/>
                <w:sz w:val="24"/>
                <w:szCs w:val="24"/>
              </w:rPr>
            </w:rPrChange>
          </w:rPr>
          <w:t>5.1.5</w:t>
        </w:r>
        <w:del w:id="1546" w:author="Art Milch" w:date="2025-04-19T18:00:00Z" w16du:dateUtc="2025-04-19T22:00:00Z">
          <w:r w:rsidR="00F0139C" w:rsidRPr="00F0139C" w:rsidDel="00F0139C">
            <w:rPr>
              <w:rFonts w:ascii="Times New Roman" w:hAnsi="Times New Roman" w:cs="Times New Roman"/>
              <w:b/>
              <w:bCs/>
              <w:iCs/>
              <w:sz w:val="24"/>
              <w:szCs w:val="24"/>
              <w:rPrChange w:id="1547" w:author="Art Milch" w:date="2025-04-19T18:01:00Z" w16du:dateUtc="2025-04-19T22:01:00Z">
                <w:rPr>
                  <w:rFonts w:ascii="Times New Roman" w:hAnsi="Times New Roman" w:cs="Times New Roman"/>
                  <w:iCs/>
                  <w:sz w:val="24"/>
                  <w:szCs w:val="24"/>
                </w:rPr>
              </w:rPrChange>
            </w:rPr>
            <w:delText>:</w:delText>
          </w:r>
        </w:del>
      </w:moveTo>
    </w:p>
    <w:p w14:paraId="69405FCE" w14:textId="4F04B4A5" w:rsidR="00F0139C" w:rsidRPr="00F0139C" w:rsidDel="00F0139C" w:rsidRDefault="00F0139C" w:rsidP="00F0139C">
      <w:pPr>
        <w:spacing w:line="480" w:lineRule="auto"/>
        <w:rPr>
          <w:del w:id="1548" w:author="Art Milch" w:date="2025-04-19T18:01:00Z" w16du:dateUtc="2025-04-19T22:01:00Z"/>
          <w:moveTo w:id="1549" w:author="Art Milch" w:date="2025-04-19T18:00:00Z" w16du:dateUtc="2025-04-19T22:00:00Z"/>
          <w:rFonts w:ascii="Times New Roman" w:hAnsi="Times New Roman" w:cs="Times New Roman"/>
          <w:i/>
          <w:sz w:val="24"/>
          <w:szCs w:val="24"/>
          <w:rPrChange w:id="1550" w:author="Art Milch" w:date="2025-04-19T18:01:00Z" w16du:dateUtc="2025-04-19T22:01:00Z">
            <w:rPr>
              <w:del w:id="1551" w:author="Art Milch" w:date="2025-04-19T18:01:00Z" w16du:dateUtc="2025-04-19T22:01:00Z"/>
              <w:moveTo w:id="1552" w:author="Art Milch" w:date="2025-04-19T18:00:00Z" w16du:dateUtc="2025-04-19T22:00:00Z"/>
              <w:rFonts w:ascii="Times New Roman" w:hAnsi="Times New Roman" w:cs="Times New Roman"/>
              <w:iCs/>
              <w:sz w:val="24"/>
              <w:szCs w:val="24"/>
            </w:rPr>
          </w:rPrChange>
        </w:rPr>
      </w:pPr>
      <w:moveTo w:id="1553" w:author="Art Milch" w:date="2025-04-19T18:00:00Z" w16du:dateUtc="2025-04-19T22:00:00Z">
        <w:del w:id="1554" w:author="Art Milch" w:date="2025-04-19T18:00:00Z" w16du:dateUtc="2025-04-19T22:00:00Z">
          <w:r w:rsidRPr="00F0139C" w:rsidDel="00F0139C">
            <w:rPr>
              <w:rFonts w:ascii="Times New Roman" w:hAnsi="Times New Roman" w:cs="Times New Roman"/>
              <w:i/>
              <w:sz w:val="24"/>
              <w:szCs w:val="24"/>
              <w:rPrChange w:id="1555" w:author="Art Milch" w:date="2025-04-19T18:01:00Z" w16du:dateUtc="2025-04-19T22:01:00Z">
                <w:rPr>
                  <w:rFonts w:ascii="Times New Roman" w:hAnsi="Times New Roman" w:cs="Times New Roman"/>
                  <w:iCs/>
                  <w:sz w:val="24"/>
                  <w:szCs w:val="24"/>
                </w:rPr>
              </w:rPrChange>
            </w:rPr>
            <w:delText xml:space="preserve"> </w:delText>
          </w:r>
        </w:del>
        <w:r w:rsidRPr="00F0139C">
          <w:rPr>
            <w:rFonts w:ascii="Times New Roman" w:hAnsi="Times New Roman" w:cs="Times New Roman"/>
            <w:i/>
            <w:sz w:val="24"/>
            <w:szCs w:val="24"/>
            <w:rPrChange w:id="1556" w:author="Art Milch" w:date="2025-04-19T18:01:00Z" w16du:dateUtc="2025-04-19T22:01:00Z">
              <w:rPr>
                <w:rFonts w:ascii="Times New Roman" w:hAnsi="Times New Roman" w:cs="Times New Roman"/>
                <w:iCs/>
                <w:sz w:val="24"/>
                <w:szCs w:val="24"/>
              </w:rPr>
            </w:rPrChange>
          </w:rPr>
          <w:t>Scatter plot showing the relationship between win rate and total return</w:t>
        </w:r>
      </w:moveTo>
    </w:p>
    <w:moveToRangeEnd w:id="1537"/>
    <w:p w14:paraId="658B7FB2" w14:textId="65A849E9" w:rsidR="005B5123" w:rsidRPr="00524F1B" w:rsidRDefault="005B5123" w:rsidP="00F0139C">
      <w:pPr>
        <w:spacing w:line="480" w:lineRule="auto"/>
        <w:rPr>
          <w:rFonts w:ascii="Times New Roman" w:hAnsi="Times New Roman" w:cs="Times New Roman"/>
          <w:sz w:val="24"/>
          <w:szCs w:val="24"/>
        </w:rPr>
        <w:pPrChange w:id="1557" w:author="Art Milch" w:date="2025-04-19T18:01:00Z" w16du:dateUtc="2025-04-19T22:01:00Z">
          <w:pPr>
            <w:spacing w:line="360" w:lineRule="auto"/>
            <w:ind w:left="240"/>
            <w:jc w:val="both"/>
          </w:pPr>
        </w:pPrChange>
      </w:pPr>
    </w:p>
    <w:p w14:paraId="33AEC77A" w14:textId="503FF8A7" w:rsidR="00FD7F2F" w:rsidRPr="00524F1B" w:rsidDel="00092550" w:rsidRDefault="00FD7F2F">
      <w:pPr>
        <w:spacing w:line="480" w:lineRule="auto"/>
        <w:ind w:left="240" w:firstLine="720"/>
        <w:rPr>
          <w:moveFrom w:id="1558" w:author="Art Milch" w:date="2025-04-19T17:59:00Z" w16du:dateUtc="2025-04-19T21:59:00Z"/>
          <w:rFonts w:ascii="Times New Roman" w:hAnsi="Times New Roman" w:cs="Times New Roman"/>
          <w:iCs/>
          <w:sz w:val="24"/>
          <w:szCs w:val="24"/>
        </w:rPr>
        <w:pPrChange w:id="1559" w:author="Art Milch" w:date="2025-04-17T14:48:00Z" w16du:dateUtc="2025-04-17T18:48:00Z">
          <w:pPr>
            <w:spacing w:line="360" w:lineRule="auto"/>
            <w:ind w:left="240"/>
            <w:jc w:val="center"/>
          </w:pPr>
        </w:pPrChange>
      </w:pPr>
      <w:moveFromRangeStart w:id="1560" w:author="Art Milch" w:date="2025-04-19T17:59:00Z" w:name="move195977971"/>
      <w:moveFrom w:id="1561" w:author="Art Milch" w:date="2025-04-19T17:59:00Z" w16du:dateUtc="2025-04-19T21:59:00Z">
        <w:r w:rsidRPr="00524F1B" w:rsidDel="00092550">
          <w:rPr>
            <w:rFonts w:ascii="Times New Roman" w:hAnsi="Times New Roman" w:cs="Times New Roman"/>
            <w:iCs/>
            <w:sz w:val="24"/>
            <w:szCs w:val="24"/>
          </w:rPr>
          <w:t xml:space="preserve">Figure </w:t>
        </w:r>
        <w:r w:rsidR="006D2D94" w:rsidRPr="00524F1B" w:rsidDel="00092550">
          <w:rPr>
            <w:rFonts w:ascii="Times New Roman" w:hAnsi="Times New Roman" w:cs="Times New Roman"/>
            <w:iCs/>
            <w:sz w:val="24"/>
            <w:szCs w:val="24"/>
          </w:rPr>
          <w:t>5.1.</w:t>
        </w:r>
        <w:r w:rsidRPr="00524F1B" w:rsidDel="00092550">
          <w:rPr>
            <w:rFonts w:ascii="Times New Roman" w:hAnsi="Times New Roman" w:cs="Times New Roman"/>
            <w:iCs/>
            <w:sz w:val="24"/>
            <w:szCs w:val="24"/>
          </w:rPr>
          <w:t xml:space="preserve">4: </w:t>
        </w:r>
        <w:r w:rsidR="00622CE2" w:rsidRPr="00524F1B" w:rsidDel="00092550">
          <w:rPr>
            <w:rFonts w:ascii="Times New Roman" w:hAnsi="Times New Roman" w:cs="Times New Roman"/>
            <w:iCs/>
            <w:sz w:val="24"/>
            <w:szCs w:val="24"/>
          </w:rPr>
          <w:t xml:space="preserve">Bar chart showing </w:t>
        </w:r>
        <w:r w:rsidRPr="00524F1B" w:rsidDel="00092550">
          <w:rPr>
            <w:rFonts w:ascii="Times New Roman" w:hAnsi="Times New Roman" w:cs="Times New Roman"/>
            <w:iCs/>
            <w:sz w:val="24"/>
            <w:szCs w:val="24"/>
          </w:rPr>
          <w:t xml:space="preserve">Trading Activity by Symbol </w:t>
        </w:r>
      </w:moveFrom>
    </w:p>
    <w:moveFromRangeEnd w:id="1560"/>
    <w:p w14:paraId="02DC1A33" w14:textId="650ABFA9" w:rsidR="00622CE2" w:rsidRPr="00524F1B" w:rsidDel="00F0139C" w:rsidRDefault="00622CE2">
      <w:pPr>
        <w:spacing w:line="480" w:lineRule="auto"/>
        <w:ind w:left="240" w:firstLine="720"/>
        <w:rPr>
          <w:del w:id="1562" w:author="Art Milch" w:date="2025-04-19T18:01:00Z" w16du:dateUtc="2025-04-19T22:01:00Z"/>
          <w:rFonts w:ascii="Times New Roman" w:hAnsi="Times New Roman" w:cs="Times New Roman"/>
          <w:i/>
          <w:sz w:val="24"/>
          <w:szCs w:val="24"/>
        </w:rPr>
        <w:pPrChange w:id="1563" w:author="Art Milch" w:date="2025-04-17T14:48:00Z" w16du:dateUtc="2025-04-17T18:48:00Z">
          <w:pPr>
            <w:spacing w:line="360" w:lineRule="auto"/>
            <w:ind w:left="240"/>
            <w:jc w:val="center"/>
          </w:pPr>
        </w:pPrChange>
      </w:pPr>
    </w:p>
    <w:p w14:paraId="4C2AD834" w14:textId="3B38F87C" w:rsidR="00C602ED" w:rsidRPr="00524F1B" w:rsidRDefault="00C602ED">
      <w:pPr>
        <w:spacing w:line="480" w:lineRule="auto"/>
        <w:ind w:firstLine="720"/>
        <w:rPr>
          <w:rFonts w:ascii="Times New Roman" w:hAnsi="Times New Roman" w:cs="Times New Roman"/>
          <w:i/>
          <w:sz w:val="24"/>
          <w:szCs w:val="24"/>
        </w:rPr>
        <w:pPrChange w:id="1564" w:author="Art Milch" w:date="2025-04-17T14:48:00Z" w16du:dateUtc="2025-04-17T18:48:00Z">
          <w:pPr>
            <w:jc w:val="center"/>
          </w:pPr>
        </w:pPrChange>
      </w:pPr>
      <w:r w:rsidRPr="00524F1B">
        <w:rPr>
          <w:rFonts w:ascii="Times New Roman" w:hAnsi="Times New Roman" w:cs="Times New Roman"/>
          <w:i/>
          <w:sz w:val="24"/>
          <w:szCs w:val="24"/>
          <w:rPrChange w:id="1565" w:author="Art Milch" w:date="2025-04-19T08:50:00Z" w16du:dateUtc="2025-04-19T12:50:00Z">
            <w:rPr>
              <w:rFonts w:ascii="Times New Roman" w:hAnsi="Times New Roman" w:cs="Times New Roman"/>
              <w:i/>
              <w:noProof/>
              <w:sz w:val="24"/>
              <w:szCs w:val="24"/>
            </w:rPr>
          </w:rPrChange>
        </w:rPr>
        <w:drawing>
          <wp:inline distT="0" distB="0" distL="0" distR="0" wp14:anchorId="70D25A62" wp14:editId="6015869B">
            <wp:extent cx="4997760" cy="3337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5694" cy="3349380"/>
                    </a:xfrm>
                    <a:prstGeom prst="rect">
                      <a:avLst/>
                    </a:prstGeom>
                    <a:noFill/>
                    <a:ln>
                      <a:noFill/>
                    </a:ln>
                  </pic:spPr>
                </pic:pic>
              </a:graphicData>
            </a:graphic>
          </wp:inline>
        </w:drawing>
      </w:r>
    </w:p>
    <w:p w14:paraId="4E0BA3C6" w14:textId="6DBF6702" w:rsidR="00FD7F2F" w:rsidRPr="00524F1B" w:rsidDel="00EE58BC" w:rsidRDefault="00FD7F2F">
      <w:pPr>
        <w:spacing w:line="480" w:lineRule="auto"/>
        <w:ind w:left="1440" w:firstLine="720"/>
        <w:rPr>
          <w:del w:id="1566" w:author="Art Milch" w:date="2025-04-19T09:39:00Z" w16du:dateUtc="2025-04-19T13:39:00Z"/>
          <w:rFonts w:ascii="Times New Roman" w:hAnsi="Times New Roman" w:cs="Times New Roman"/>
          <w:i/>
          <w:sz w:val="24"/>
          <w:szCs w:val="24"/>
        </w:rPr>
        <w:pPrChange w:id="1567" w:author="Art Milch" w:date="2025-04-17T14:48:00Z" w16du:dateUtc="2025-04-17T18:48:00Z">
          <w:pPr>
            <w:ind w:left="1440"/>
            <w:jc w:val="both"/>
          </w:pPr>
        </w:pPrChange>
      </w:pPr>
    </w:p>
    <w:p w14:paraId="25BFF137" w14:textId="617AD930" w:rsidR="00622CE2" w:rsidRPr="00524F1B" w:rsidDel="00F0139C" w:rsidRDefault="00FD7F2F" w:rsidP="004255E9">
      <w:pPr>
        <w:spacing w:line="480" w:lineRule="auto"/>
        <w:rPr>
          <w:moveFrom w:id="1568" w:author="Art Milch" w:date="2025-04-19T18:00:00Z" w16du:dateUtc="2025-04-19T22:00:00Z"/>
          <w:rFonts w:ascii="Times New Roman" w:hAnsi="Times New Roman" w:cs="Times New Roman"/>
          <w:iCs/>
          <w:sz w:val="24"/>
          <w:szCs w:val="24"/>
        </w:rPr>
        <w:pPrChange w:id="1569" w:author="Art Milch" w:date="2025-04-19T09:39:00Z" w16du:dateUtc="2025-04-19T13:39:00Z">
          <w:pPr>
            <w:ind w:left="1440"/>
            <w:jc w:val="both"/>
          </w:pPr>
        </w:pPrChange>
      </w:pPr>
      <w:moveFromRangeStart w:id="1570" w:author="Art Milch" w:date="2025-04-19T18:00:00Z" w:name="move195978067"/>
      <w:moveFrom w:id="1571" w:author="Art Milch" w:date="2025-04-19T18:00:00Z" w16du:dateUtc="2025-04-19T22:00:00Z">
        <w:r w:rsidRPr="00524F1B" w:rsidDel="00F0139C">
          <w:rPr>
            <w:rFonts w:ascii="Times New Roman" w:hAnsi="Times New Roman" w:cs="Times New Roman"/>
            <w:iCs/>
            <w:sz w:val="24"/>
            <w:szCs w:val="24"/>
          </w:rPr>
          <w:t xml:space="preserve">Figure </w:t>
        </w:r>
        <w:r w:rsidR="00622CE2" w:rsidRPr="00524F1B" w:rsidDel="00F0139C">
          <w:rPr>
            <w:rFonts w:ascii="Times New Roman" w:hAnsi="Times New Roman" w:cs="Times New Roman"/>
            <w:iCs/>
            <w:sz w:val="24"/>
            <w:szCs w:val="24"/>
          </w:rPr>
          <w:t>5.1.</w:t>
        </w:r>
        <w:r w:rsidRPr="00524F1B" w:rsidDel="00F0139C">
          <w:rPr>
            <w:rFonts w:ascii="Times New Roman" w:hAnsi="Times New Roman" w:cs="Times New Roman"/>
            <w:iCs/>
            <w:sz w:val="24"/>
            <w:szCs w:val="24"/>
          </w:rPr>
          <w:t xml:space="preserve">5: </w:t>
        </w:r>
        <w:r w:rsidR="00622CE2" w:rsidRPr="00524F1B" w:rsidDel="00F0139C">
          <w:rPr>
            <w:rFonts w:ascii="Times New Roman" w:hAnsi="Times New Roman" w:cs="Times New Roman"/>
            <w:iCs/>
            <w:sz w:val="24"/>
            <w:szCs w:val="24"/>
          </w:rPr>
          <w:t>Scatter plot showing the relationship between win rate and total return</w:t>
        </w:r>
      </w:moveFrom>
    </w:p>
    <w:moveFromRangeEnd w:id="1570"/>
    <w:p w14:paraId="2F96D4F9" w14:textId="7A7437FF" w:rsidR="00FD7F2F" w:rsidRPr="00524F1B" w:rsidRDefault="00622CE2">
      <w:pPr>
        <w:spacing w:line="480" w:lineRule="auto"/>
        <w:ind w:left="1440" w:firstLine="720"/>
        <w:rPr>
          <w:rFonts w:ascii="Times New Roman" w:hAnsi="Times New Roman" w:cs="Times New Roman"/>
          <w:iCs/>
          <w:sz w:val="24"/>
          <w:szCs w:val="24"/>
        </w:rPr>
        <w:pPrChange w:id="1572" w:author="Art Milch" w:date="2025-04-17T14:48:00Z" w16du:dateUtc="2025-04-17T18:48:00Z">
          <w:pPr>
            <w:ind w:left="1440"/>
            <w:jc w:val="both"/>
          </w:pPr>
        </w:pPrChange>
      </w:pPr>
      <w:r w:rsidRPr="00524F1B">
        <w:rPr>
          <w:rFonts w:ascii="Times New Roman" w:hAnsi="Times New Roman" w:cs="Times New Roman"/>
          <w:iCs/>
          <w:sz w:val="24"/>
          <w:szCs w:val="24"/>
        </w:rPr>
        <w:t>(</w:t>
      </w:r>
      <w:r w:rsidR="00FD7F2F" w:rsidRPr="00524F1B">
        <w:rPr>
          <w:rFonts w:ascii="Times New Roman" w:hAnsi="Times New Roman" w:cs="Times New Roman"/>
          <w:iCs/>
          <w:sz w:val="24"/>
          <w:szCs w:val="24"/>
        </w:rPr>
        <w:t xml:space="preserve">Win Rate vs. </w:t>
      </w:r>
      <w:r w:rsidRPr="00524F1B">
        <w:rPr>
          <w:rFonts w:ascii="Times New Roman" w:hAnsi="Times New Roman" w:cs="Times New Roman"/>
          <w:iCs/>
          <w:sz w:val="24"/>
          <w:szCs w:val="24"/>
        </w:rPr>
        <w:t>Return)</w:t>
      </w:r>
    </w:p>
    <w:p w14:paraId="5AB254E3" w14:textId="77777777" w:rsidR="00622CE2" w:rsidRPr="00524F1B" w:rsidRDefault="00622CE2">
      <w:pPr>
        <w:spacing w:line="480" w:lineRule="auto"/>
        <w:ind w:left="1440" w:firstLine="720"/>
        <w:rPr>
          <w:rFonts w:ascii="Times New Roman" w:hAnsi="Times New Roman" w:cs="Times New Roman"/>
          <w:i/>
          <w:sz w:val="24"/>
          <w:szCs w:val="24"/>
        </w:rPr>
        <w:pPrChange w:id="1573" w:author="Art Milch" w:date="2025-04-17T14:48:00Z" w16du:dateUtc="2025-04-17T18:48:00Z">
          <w:pPr>
            <w:ind w:left="1440"/>
            <w:jc w:val="both"/>
          </w:pPr>
        </w:pPrChange>
      </w:pPr>
    </w:p>
    <w:p w14:paraId="24731061" w14:textId="6BD3EFDF" w:rsidR="005B5123" w:rsidRDefault="00897E23">
      <w:pPr>
        <w:pStyle w:val="NormalWeb"/>
        <w:spacing w:before="0" w:beforeAutospacing="0" w:after="0" w:afterAutospacing="0" w:line="480" w:lineRule="auto"/>
        <w:ind w:firstLine="720"/>
        <w:rPr>
          <w:ins w:id="1574" w:author="Art Milch" w:date="2025-04-19T18:02:00Z" w16du:dateUtc="2025-04-19T22:02:00Z"/>
        </w:rPr>
      </w:pPr>
      <w:r w:rsidRPr="00524F1B">
        <w:t>The strategy</w:t>
      </w:r>
      <w:ins w:id="1575" w:author="Art Milch" w:date="2025-04-19T09:39:00Z" w16du:dateUtc="2025-04-19T13:39:00Z">
        <w:r w:rsidR="00EE58BC">
          <w:t>’</w:t>
        </w:r>
      </w:ins>
      <w:del w:id="1576" w:author="Art Milch" w:date="2025-04-19T09:39:00Z" w16du:dateUtc="2025-04-19T13:39:00Z">
        <w:r w:rsidRPr="00524F1B" w:rsidDel="00EE58BC">
          <w:delText>'</w:delText>
        </w:r>
      </w:del>
      <w:r w:rsidRPr="00524F1B">
        <w:t>s performance varie</w:t>
      </w:r>
      <w:ins w:id="1577" w:author="Art Milch" w:date="2025-04-19T09:40:00Z" w16du:dateUtc="2025-04-19T13:40:00Z">
        <w:r w:rsidR="00EE58BC">
          <w:t>d</w:t>
        </w:r>
      </w:ins>
      <w:del w:id="1578" w:author="Art Milch" w:date="2025-04-19T09:40:00Z" w16du:dateUtc="2025-04-19T13:40:00Z">
        <w:r w:rsidRPr="00524F1B" w:rsidDel="00EE58BC">
          <w:delText>s</w:delText>
        </w:r>
      </w:del>
      <w:r w:rsidRPr="00524F1B">
        <w:t xml:space="preserve"> under different market conditions. Stable market circumstances resulted in elevated win rates and drawdowns with the strategy, while more volatile markets presented far </w:t>
      </w:r>
      <w:r w:rsidR="001B0CC0" w:rsidRPr="00524F1B">
        <w:t>more significant</w:t>
      </w:r>
      <w:r w:rsidRPr="00524F1B">
        <w:t xml:space="preserve"> challenges. The disparity is apparent in the visualizations of top symbols by return (Figure </w:t>
      </w:r>
      <w:r w:rsidR="001E1CF2" w:rsidRPr="00524F1B">
        <w:t>5.1.</w:t>
      </w:r>
      <w:r w:rsidRPr="00524F1B">
        <w:t xml:space="preserve">6) and by Sharpe ratio (Figure </w:t>
      </w:r>
      <w:r w:rsidR="001E1CF2" w:rsidRPr="00524F1B">
        <w:t>5.1.</w:t>
      </w:r>
      <w:r w:rsidRPr="00524F1B">
        <w:t>7), where Walmart, Mastercard, and 3M Company demonstrate</w:t>
      </w:r>
      <w:ins w:id="1579" w:author="Art Milch" w:date="2025-04-19T09:40:00Z" w16du:dateUtc="2025-04-19T13:40:00Z">
        <w:r w:rsidR="00CF2433">
          <w:t>d</w:t>
        </w:r>
      </w:ins>
      <w:r w:rsidRPr="00524F1B">
        <w:t xml:space="preserve"> robust risk-adjusted performance.</w:t>
      </w:r>
    </w:p>
    <w:p w14:paraId="65C631DF" w14:textId="77777777" w:rsidR="009B289D" w:rsidRPr="009B289D" w:rsidRDefault="009B289D" w:rsidP="009B289D">
      <w:pPr>
        <w:spacing w:line="480" w:lineRule="auto"/>
        <w:ind w:left="1440" w:hanging="1440"/>
        <w:rPr>
          <w:ins w:id="1580" w:author="Art Milch" w:date="2025-04-19T18:02:00Z" w16du:dateUtc="2025-04-19T22:02:00Z"/>
          <w:rFonts w:ascii="Times New Roman" w:hAnsi="Times New Roman" w:cs="Times New Roman"/>
          <w:b/>
          <w:bCs/>
          <w:iCs/>
          <w:sz w:val="24"/>
          <w:szCs w:val="24"/>
          <w:rPrChange w:id="1581" w:author="Art Milch" w:date="2025-04-19T18:02:00Z" w16du:dateUtc="2025-04-19T22:02:00Z">
            <w:rPr>
              <w:ins w:id="1582" w:author="Art Milch" w:date="2025-04-19T18:02:00Z" w16du:dateUtc="2025-04-19T22:02:00Z"/>
              <w:rFonts w:ascii="Times New Roman" w:hAnsi="Times New Roman" w:cs="Times New Roman"/>
              <w:iCs/>
              <w:sz w:val="24"/>
              <w:szCs w:val="24"/>
            </w:rPr>
          </w:rPrChange>
        </w:rPr>
      </w:pPr>
      <w:moveToRangeStart w:id="1583" w:author="Art Milch" w:date="2025-04-19T18:02:00Z" w:name="move195978145"/>
      <w:moveTo w:id="1584" w:author="Art Milch" w:date="2025-04-19T18:02:00Z" w16du:dateUtc="2025-04-19T22:02:00Z">
        <w:r w:rsidRPr="009B289D">
          <w:rPr>
            <w:rFonts w:ascii="Times New Roman" w:hAnsi="Times New Roman" w:cs="Times New Roman"/>
            <w:b/>
            <w:bCs/>
            <w:iCs/>
            <w:sz w:val="24"/>
            <w:szCs w:val="24"/>
            <w:rPrChange w:id="1585" w:author="Art Milch" w:date="2025-04-19T18:02:00Z" w16du:dateUtc="2025-04-19T22:02:00Z">
              <w:rPr>
                <w:rFonts w:ascii="Times New Roman" w:hAnsi="Times New Roman" w:cs="Times New Roman"/>
                <w:iCs/>
                <w:sz w:val="24"/>
                <w:szCs w:val="24"/>
              </w:rPr>
            </w:rPrChange>
          </w:rPr>
          <w:t>Figure 5.1.6</w:t>
        </w:r>
        <w:del w:id="1586" w:author="Art Milch" w:date="2025-04-19T18:02:00Z" w16du:dateUtc="2025-04-19T22:02:00Z">
          <w:r w:rsidRPr="009B289D" w:rsidDel="009B289D">
            <w:rPr>
              <w:rFonts w:ascii="Times New Roman" w:hAnsi="Times New Roman" w:cs="Times New Roman"/>
              <w:b/>
              <w:bCs/>
              <w:iCs/>
              <w:sz w:val="24"/>
              <w:szCs w:val="24"/>
              <w:rPrChange w:id="1587" w:author="Art Milch" w:date="2025-04-19T18:02:00Z" w16du:dateUtc="2025-04-19T22:02:00Z">
                <w:rPr>
                  <w:rFonts w:ascii="Times New Roman" w:hAnsi="Times New Roman" w:cs="Times New Roman"/>
                  <w:iCs/>
                  <w:sz w:val="24"/>
                  <w:szCs w:val="24"/>
                </w:rPr>
              </w:rPrChange>
            </w:rPr>
            <w:delText>:</w:delText>
          </w:r>
        </w:del>
      </w:moveTo>
    </w:p>
    <w:p w14:paraId="1EB18E5E" w14:textId="7F594A77" w:rsidR="009B289D" w:rsidRPr="009B289D" w:rsidDel="009B289D" w:rsidRDefault="009B289D" w:rsidP="009B289D">
      <w:pPr>
        <w:spacing w:line="480" w:lineRule="auto"/>
        <w:ind w:left="1440" w:hanging="1440"/>
        <w:rPr>
          <w:del w:id="1588" w:author="Art Milch" w:date="2025-04-19T18:02:00Z" w16du:dateUtc="2025-04-19T22:02:00Z"/>
          <w:moveTo w:id="1589" w:author="Art Milch" w:date="2025-04-19T18:02:00Z" w16du:dateUtc="2025-04-19T22:02:00Z"/>
          <w:rFonts w:ascii="Times New Roman" w:hAnsi="Times New Roman" w:cs="Times New Roman"/>
          <w:i/>
          <w:sz w:val="24"/>
          <w:szCs w:val="24"/>
          <w:rPrChange w:id="1590" w:author="Art Milch" w:date="2025-04-19T18:02:00Z" w16du:dateUtc="2025-04-19T22:02:00Z">
            <w:rPr>
              <w:del w:id="1591" w:author="Art Milch" w:date="2025-04-19T18:02:00Z" w16du:dateUtc="2025-04-19T22:02:00Z"/>
              <w:moveTo w:id="1592" w:author="Art Milch" w:date="2025-04-19T18:02:00Z" w16du:dateUtc="2025-04-19T22:02:00Z"/>
              <w:rFonts w:ascii="Times New Roman" w:hAnsi="Times New Roman" w:cs="Times New Roman"/>
              <w:iCs/>
              <w:sz w:val="24"/>
              <w:szCs w:val="24"/>
            </w:rPr>
          </w:rPrChange>
        </w:rPr>
      </w:pPr>
      <w:moveTo w:id="1593" w:author="Art Milch" w:date="2025-04-19T18:02:00Z" w16du:dateUtc="2025-04-19T22:02:00Z">
        <w:del w:id="1594" w:author="Art Milch" w:date="2025-04-19T18:02:00Z" w16du:dateUtc="2025-04-19T22:02:00Z">
          <w:r w:rsidRPr="009B289D" w:rsidDel="009B289D">
            <w:rPr>
              <w:rFonts w:ascii="Times New Roman" w:hAnsi="Times New Roman" w:cs="Times New Roman"/>
              <w:i/>
              <w:sz w:val="24"/>
              <w:szCs w:val="24"/>
              <w:rPrChange w:id="1595" w:author="Art Milch" w:date="2025-04-19T18:02:00Z" w16du:dateUtc="2025-04-19T22:02:00Z">
                <w:rPr>
                  <w:rFonts w:ascii="Times New Roman" w:hAnsi="Times New Roman" w:cs="Times New Roman"/>
                  <w:iCs/>
                  <w:sz w:val="24"/>
                  <w:szCs w:val="24"/>
                </w:rPr>
              </w:rPrChange>
            </w:rPr>
            <w:delText xml:space="preserve"> </w:delText>
          </w:r>
        </w:del>
        <w:r w:rsidRPr="009B289D">
          <w:rPr>
            <w:rFonts w:ascii="Times New Roman" w:hAnsi="Times New Roman" w:cs="Times New Roman"/>
            <w:i/>
            <w:sz w:val="24"/>
            <w:szCs w:val="24"/>
            <w:rPrChange w:id="1596" w:author="Art Milch" w:date="2025-04-19T18:02:00Z" w16du:dateUtc="2025-04-19T22:02:00Z">
              <w:rPr>
                <w:rFonts w:ascii="Times New Roman" w:hAnsi="Times New Roman" w:cs="Times New Roman"/>
                <w:iCs/>
                <w:sz w:val="24"/>
                <w:szCs w:val="24"/>
              </w:rPr>
            </w:rPrChange>
          </w:rPr>
          <w:t>Performance Dashboard</w:t>
        </w:r>
        <w:del w:id="1597" w:author="Art Milch" w:date="2025-04-19T18:02:00Z" w16du:dateUtc="2025-04-19T22:02:00Z">
          <w:r w:rsidRPr="009B289D" w:rsidDel="009B289D">
            <w:rPr>
              <w:rFonts w:ascii="Times New Roman" w:hAnsi="Times New Roman" w:cs="Times New Roman"/>
              <w:i/>
              <w:sz w:val="24"/>
              <w:szCs w:val="24"/>
              <w:rPrChange w:id="1598" w:author="Art Milch" w:date="2025-04-19T18:02:00Z" w16du:dateUtc="2025-04-19T22:02:00Z">
                <w:rPr>
                  <w:rFonts w:ascii="Times New Roman" w:hAnsi="Times New Roman" w:cs="Times New Roman"/>
                  <w:iCs/>
                  <w:sz w:val="24"/>
                  <w:szCs w:val="24"/>
                </w:rPr>
              </w:rPrChange>
            </w:rPr>
            <w:delText>.</w:delText>
          </w:r>
        </w:del>
        <w:r w:rsidRPr="009B289D">
          <w:rPr>
            <w:rFonts w:ascii="Times New Roman" w:hAnsi="Times New Roman" w:cs="Times New Roman"/>
            <w:i/>
            <w:sz w:val="24"/>
            <w:szCs w:val="24"/>
            <w:rPrChange w:id="1599" w:author="Art Milch" w:date="2025-04-19T18:02:00Z" w16du:dateUtc="2025-04-19T22:02:00Z">
              <w:rPr>
                <w:rFonts w:ascii="Times New Roman" w:hAnsi="Times New Roman" w:cs="Times New Roman"/>
                <w:iCs/>
                <w:sz w:val="24"/>
                <w:szCs w:val="24"/>
              </w:rPr>
            </w:rPrChange>
          </w:rPr>
          <w:t xml:space="preserve"> </w:t>
        </w:r>
      </w:moveTo>
    </w:p>
    <w:moveToRangeEnd w:id="1583"/>
    <w:p w14:paraId="659037BE" w14:textId="77777777" w:rsidR="009B289D" w:rsidRPr="00524F1B" w:rsidRDefault="009B289D" w:rsidP="009B289D">
      <w:pPr>
        <w:spacing w:line="480" w:lineRule="auto"/>
        <w:ind w:left="1440" w:hanging="1440"/>
        <w:pPrChange w:id="1600" w:author="Art Milch" w:date="2025-04-19T18:02:00Z" w16du:dateUtc="2025-04-19T22:02:00Z">
          <w:pPr>
            <w:pStyle w:val="NormalWeb"/>
            <w:spacing w:before="0" w:beforeAutospacing="0" w:after="0" w:afterAutospacing="0" w:line="360" w:lineRule="auto"/>
            <w:jc w:val="both"/>
          </w:pPr>
        </w:pPrChange>
      </w:pPr>
    </w:p>
    <w:p w14:paraId="38979427" w14:textId="09190D0C" w:rsidR="00C602ED" w:rsidRPr="00524F1B" w:rsidRDefault="00C602ED">
      <w:pPr>
        <w:pStyle w:val="NormalWeb"/>
        <w:spacing w:before="0" w:beforeAutospacing="0" w:after="0" w:afterAutospacing="0" w:line="480" w:lineRule="auto"/>
        <w:ind w:firstLine="720"/>
        <w:pPrChange w:id="1601" w:author="Art Milch" w:date="2025-04-17T14:48:00Z" w16du:dateUtc="2025-04-17T18:48:00Z">
          <w:pPr>
            <w:pStyle w:val="NormalWeb"/>
            <w:spacing w:before="0" w:beforeAutospacing="0" w:after="0" w:afterAutospacing="0" w:line="360" w:lineRule="auto"/>
            <w:jc w:val="both"/>
          </w:pPr>
        </w:pPrChange>
      </w:pPr>
      <w:r w:rsidRPr="00524F1B">
        <w:rPr>
          <w:rPrChange w:id="1602" w:author="Art Milch" w:date="2025-04-19T08:50:00Z" w16du:dateUtc="2025-04-19T12:50:00Z">
            <w:rPr>
              <w:noProof/>
            </w:rPr>
          </w:rPrChange>
        </w:rPr>
        <w:drawing>
          <wp:inline distT="0" distB="0" distL="0" distR="0" wp14:anchorId="55DD888D" wp14:editId="7ADDF22C">
            <wp:extent cx="6273165" cy="501840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73165" cy="5018405"/>
                    </a:xfrm>
                    <a:prstGeom prst="rect">
                      <a:avLst/>
                    </a:prstGeom>
                    <a:noFill/>
                    <a:ln>
                      <a:noFill/>
                    </a:ln>
                  </pic:spPr>
                </pic:pic>
              </a:graphicData>
            </a:graphic>
          </wp:inline>
        </w:drawing>
      </w:r>
    </w:p>
    <w:p w14:paraId="6D481B06" w14:textId="498844CF" w:rsidR="00FD7F2F" w:rsidRPr="00524F1B" w:rsidDel="00D52A3D" w:rsidRDefault="00FD7F2F" w:rsidP="00FD7FCB">
      <w:pPr>
        <w:spacing w:line="480" w:lineRule="auto"/>
        <w:ind w:left="1440" w:hanging="1440"/>
        <w:rPr>
          <w:moveFrom w:id="1603" w:author="Art Milch" w:date="2025-04-19T18:02:00Z" w16du:dateUtc="2025-04-19T22:02:00Z"/>
          <w:rFonts w:ascii="Times New Roman" w:hAnsi="Times New Roman" w:cs="Times New Roman"/>
          <w:iCs/>
          <w:sz w:val="24"/>
          <w:szCs w:val="24"/>
        </w:rPr>
        <w:pPrChange w:id="1604" w:author="Art Milch" w:date="2025-04-19T09:40:00Z" w16du:dateUtc="2025-04-19T13:40:00Z">
          <w:pPr>
            <w:ind w:left="1440"/>
            <w:jc w:val="both"/>
          </w:pPr>
        </w:pPrChange>
      </w:pPr>
      <w:moveFromRangeStart w:id="1605" w:author="Art Milch" w:date="2025-04-19T18:02:00Z" w:name="move195978145"/>
      <w:commentRangeStart w:id="1606"/>
      <w:moveFrom w:id="1607" w:author="Art Milch" w:date="2025-04-19T18:02:00Z" w16du:dateUtc="2025-04-19T22:02:00Z">
        <w:r w:rsidRPr="00524F1B" w:rsidDel="009B289D">
          <w:rPr>
            <w:rFonts w:ascii="Times New Roman" w:hAnsi="Times New Roman" w:cs="Times New Roman"/>
            <w:iCs/>
            <w:sz w:val="24"/>
            <w:szCs w:val="24"/>
          </w:rPr>
          <w:lastRenderedPageBreak/>
          <w:t>Figure</w:t>
        </w:r>
        <w:r w:rsidR="00622CE2" w:rsidRPr="00524F1B" w:rsidDel="009B289D">
          <w:rPr>
            <w:rFonts w:ascii="Times New Roman" w:hAnsi="Times New Roman" w:cs="Times New Roman"/>
            <w:iCs/>
            <w:sz w:val="24"/>
            <w:szCs w:val="24"/>
          </w:rPr>
          <w:t xml:space="preserve"> </w:t>
        </w:r>
        <w:r w:rsidR="001E1CF2" w:rsidRPr="00524F1B" w:rsidDel="009B289D">
          <w:rPr>
            <w:rFonts w:ascii="Times New Roman" w:hAnsi="Times New Roman" w:cs="Times New Roman"/>
            <w:iCs/>
            <w:sz w:val="24"/>
            <w:szCs w:val="24"/>
          </w:rPr>
          <w:t>5.1.6</w:t>
        </w:r>
        <w:r w:rsidRPr="00524F1B" w:rsidDel="009B289D">
          <w:rPr>
            <w:rFonts w:ascii="Times New Roman" w:hAnsi="Times New Roman" w:cs="Times New Roman"/>
            <w:iCs/>
            <w:sz w:val="24"/>
            <w:szCs w:val="24"/>
          </w:rPr>
          <w:t>: Performance Dashboard</w:t>
        </w:r>
        <w:r w:rsidR="00622CE2" w:rsidRPr="00524F1B" w:rsidDel="009B289D">
          <w:rPr>
            <w:rFonts w:ascii="Times New Roman" w:hAnsi="Times New Roman" w:cs="Times New Roman"/>
            <w:iCs/>
            <w:sz w:val="24"/>
            <w:szCs w:val="24"/>
          </w:rPr>
          <w:t>.</w:t>
        </w:r>
      </w:moveFrom>
    </w:p>
    <w:moveFromRangeEnd w:id="1605"/>
    <w:p w14:paraId="18D2D20E" w14:textId="6DA5801D" w:rsidR="00FD7F2F" w:rsidRDefault="00622CE2" w:rsidP="00F610EC">
      <w:pPr>
        <w:spacing w:line="480" w:lineRule="auto"/>
        <w:rPr>
          <w:ins w:id="1608" w:author="Art Milch" w:date="2025-04-19T18:03:00Z" w16du:dateUtc="2025-04-19T22:03:00Z"/>
          <w:rFonts w:ascii="Times New Roman" w:hAnsi="Times New Roman" w:cs="Times New Roman"/>
          <w:iCs/>
          <w:sz w:val="24"/>
          <w:szCs w:val="24"/>
        </w:rPr>
      </w:pPr>
      <w:r w:rsidRPr="00524F1B">
        <w:rPr>
          <w:rFonts w:ascii="Times New Roman" w:hAnsi="Times New Roman" w:cs="Times New Roman"/>
          <w:iCs/>
          <w:sz w:val="24"/>
          <w:szCs w:val="24"/>
        </w:rPr>
        <w:t>A comprehensive</w:t>
      </w:r>
      <w:r w:rsidR="00FD7F2F" w:rsidRPr="00524F1B">
        <w:rPr>
          <w:rFonts w:ascii="Times New Roman" w:hAnsi="Times New Roman" w:cs="Times New Roman"/>
          <w:iCs/>
          <w:sz w:val="24"/>
          <w:szCs w:val="24"/>
        </w:rPr>
        <w:t xml:space="preserve"> dashboard combining multiple performance metrics</w:t>
      </w:r>
      <w:r w:rsidRPr="00524F1B">
        <w:rPr>
          <w:rFonts w:ascii="Times New Roman" w:hAnsi="Times New Roman" w:cs="Times New Roman"/>
          <w:iCs/>
          <w:sz w:val="24"/>
          <w:szCs w:val="24"/>
        </w:rPr>
        <w:t xml:space="preserve">. Includes return distribution, Sharpe ratio vs. drawdown, and win rate distribution. Shows the trade count vs. the Sharpe ratio relationship. Compares top and bottom performers across multiple metrics. </w:t>
      </w:r>
      <w:r w:rsidR="00FD7F2F" w:rsidRPr="00524F1B">
        <w:rPr>
          <w:rFonts w:ascii="Times New Roman" w:hAnsi="Times New Roman" w:cs="Times New Roman"/>
          <w:iCs/>
          <w:sz w:val="24"/>
          <w:szCs w:val="24"/>
        </w:rPr>
        <w:t>Provides a holistic view of strategy performance</w:t>
      </w:r>
      <w:r w:rsidRPr="00524F1B">
        <w:rPr>
          <w:rFonts w:ascii="Times New Roman" w:hAnsi="Times New Roman" w:cs="Times New Roman"/>
          <w:iCs/>
          <w:sz w:val="24"/>
          <w:szCs w:val="24"/>
        </w:rPr>
        <w:t>.</w:t>
      </w:r>
      <w:commentRangeEnd w:id="1606"/>
      <w:r w:rsidR="001A0A4F">
        <w:rPr>
          <w:rStyle w:val="CommentReference"/>
        </w:rPr>
        <w:commentReference w:id="1606"/>
      </w:r>
    </w:p>
    <w:p w14:paraId="5599B866" w14:textId="77777777" w:rsidR="00153B4D" w:rsidRPr="00153B4D" w:rsidRDefault="00153B4D" w:rsidP="00153B4D">
      <w:pPr>
        <w:spacing w:line="480" w:lineRule="auto"/>
        <w:rPr>
          <w:ins w:id="1609" w:author="Art Milch" w:date="2025-04-19T18:03:00Z" w16du:dateUtc="2025-04-19T22:03:00Z"/>
          <w:rFonts w:ascii="Times New Roman" w:hAnsi="Times New Roman" w:cs="Times New Roman"/>
          <w:b/>
          <w:bCs/>
          <w:iCs/>
          <w:sz w:val="24"/>
          <w:szCs w:val="24"/>
          <w:rPrChange w:id="1610" w:author="Art Milch" w:date="2025-04-19T18:03:00Z" w16du:dateUtc="2025-04-19T22:03:00Z">
            <w:rPr>
              <w:ins w:id="1611" w:author="Art Milch" w:date="2025-04-19T18:03:00Z" w16du:dateUtc="2025-04-19T22:03:00Z"/>
              <w:rFonts w:ascii="Times New Roman" w:hAnsi="Times New Roman" w:cs="Times New Roman"/>
              <w:iCs/>
              <w:sz w:val="24"/>
              <w:szCs w:val="24"/>
            </w:rPr>
          </w:rPrChange>
        </w:rPr>
      </w:pPr>
      <w:moveToRangeStart w:id="1612" w:author="Art Milch" w:date="2025-04-19T18:03:00Z" w:name="move195978230"/>
      <w:moveTo w:id="1613" w:author="Art Milch" w:date="2025-04-19T18:03:00Z" w16du:dateUtc="2025-04-19T22:03:00Z">
        <w:r w:rsidRPr="00153B4D">
          <w:rPr>
            <w:rFonts w:ascii="Times New Roman" w:hAnsi="Times New Roman" w:cs="Times New Roman"/>
            <w:b/>
            <w:bCs/>
            <w:iCs/>
            <w:sz w:val="24"/>
            <w:szCs w:val="24"/>
            <w:rPrChange w:id="1614" w:author="Art Milch" w:date="2025-04-19T18:03:00Z" w16du:dateUtc="2025-04-19T22:03:00Z">
              <w:rPr>
                <w:rFonts w:ascii="Times New Roman" w:hAnsi="Times New Roman" w:cs="Times New Roman"/>
                <w:iCs/>
                <w:sz w:val="24"/>
                <w:szCs w:val="24"/>
              </w:rPr>
            </w:rPrChange>
          </w:rPr>
          <w:t>Figure 5.1.7</w:t>
        </w:r>
        <w:del w:id="1615" w:author="Art Milch" w:date="2025-04-19T18:03:00Z" w16du:dateUtc="2025-04-19T22:03:00Z">
          <w:r w:rsidRPr="00153B4D" w:rsidDel="00153B4D">
            <w:rPr>
              <w:rFonts w:ascii="Times New Roman" w:hAnsi="Times New Roman" w:cs="Times New Roman"/>
              <w:b/>
              <w:bCs/>
              <w:iCs/>
              <w:sz w:val="24"/>
              <w:szCs w:val="24"/>
              <w:rPrChange w:id="1616" w:author="Art Milch" w:date="2025-04-19T18:03:00Z" w16du:dateUtc="2025-04-19T22:03:00Z">
                <w:rPr>
                  <w:rFonts w:ascii="Times New Roman" w:hAnsi="Times New Roman" w:cs="Times New Roman"/>
                  <w:iCs/>
                  <w:sz w:val="24"/>
                  <w:szCs w:val="24"/>
                </w:rPr>
              </w:rPrChange>
            </w:rPr>
            <w:delText>:</w:delText>
          </w:r>
        </w:del>
      </w:moveTo>
    </w:p>
    <w:p w14:paraId="760ED134" w14:textId="3BC1BF24" w:rsidR="00153B4D" w:rsidRPr="00153B4D" w:rsidDel="001A0A4F" w:rsidRDefault="00153B4D" w:rsidP="00153B4D">
      <w:pPr>
        <w:spacing w:line="480" w:lineRule="auto"/>
        <w:rPr>
          <w:del w:id="1617" w:author="Art Milch" w:date="2025-04-19T18:07:00Z" w16du:dateUtc="2025-04-19T22:07:00Z"/>
          <w:moveTo w:id="1618" w:author="Art Milch" w:date="2025-04-19T18:03:00Z" w16du:dateUtc="2025-04-19T22:03:00Z"/>
          <w:rFonts w:ascii="Times New Roman" w:hAnsi="Times New Roman" w:cs="Times New Roman"/>
          <w:i/>
          <w:sz w:val="24"/>
          <w:szCs w:val="24"/>
          <w:rPrChange w:id="1619" w:author="Art Milch" w:date="2025-04-19T18:03:00Z" w16du:dateUtc="2025-04-19T22:03:00Z">
            <w:rPr>
              <w:del w:id="1620" w:author="Art Milch" w:date="2025-04-19T18:07:00Z" w16du:dateUtc="2025-04-19T22:07:00Z"/>
              <w:moveTo w:id="1621" w:author="Art Milch" w:date="2025-04-19T18:03:00Z" w16du:dateUtc="2025-04-19T22:03:00Z"/>
              <w:rFonts w:ascii="Times New Roman" w:hAnsi="Times New Roman" w:cs="Times New Roman"/>
              <w:iCs/>
              <w:sz w:val="24"/>
              <w:szCs w:val="24"/>
            </w:rPr>
          </w:rPrChange>
        </w:rPr>
        <w:pPrChange w:id="1622" w:author="Art Milch" w:date="2025-04-19T18:03:00Z" w16du:dateUtc="2025-04-19T22:03:00Z">
          <w:pPr>
            <w:spacing w:line="480" w:lineRule="auto"/>
            <w:ind w:left="1440" w:firstLine="720"/>
          </w:pPr>
        </w:pPrChange>
      </w:pPr>
      <w:moveTo w:id="1623" w:author="Art Milch" w:date="2025-04-19T18:03:00Z" w16du:dateUtc="2025-04-19T22:03:00Z">
        <w:del w:id="1624" w:author="Art Milch" w:date="2025-04-19T18:03:00Z" w16du:dateUtc="2025-04-19T22:03:00Z">
          <w:r w:rsidRPr="00153B4D" w:rsidDel="00153B4D">
            <w:rPr>
              <w:rFonts w:ascii="Times New Roman" w:hAnsi="Times New Roman" w:cs="Times New Roman"/>
              <w:i/>
              <w:sz w:val="24"/>
              <w:szCs w:val="24"/>
              <w:rPrChange w:id="1625" w:author="Art Milch" w:date="2025-04-19T18:03:00Z" w16du:dateUtc="2025-04-19T22:03:00Z">
                <w:rPr>
                  <w:rFonts w:ascii="Times New Roman" w:hAnsi="Times New Roman" w:cs="Times New Roman"/>
                  <w:iCs/>
                  <w:sz w:val="24"/>
                  <w:szCs w:val="24"/>
                </w:rPr>
              </w:rPrChange>
            </w:rPr>
            <w:delText xml:space="preserve"> </w:delText>
          </w:r>
        </w:del>
        <w:r w:rsidRPr="00153B4D">
          <w:rPr>
            <w:rFonts w:ascii="Times New Roman" w:hAnsi="Times New Roman" w:cs="Times New Roman"/>
            <w:i/>
            <w:sz w:val="24"/>
            <w:szCs w:val="24"/>
            <w:rPrChange w:id="1626" w:author="Art Milch" w:date="2025-04-19T18:03:00Z" w16du:dateUtc="2025-04-19T22:03:00Z">
              <w:rPr>
                <w:rFonts w:ascii="Times New Roman" w:hAnsi="Times New Roman" w:cs="Times New Roman"/>
                <w:iCs/>
                <w:sz w:val="24"/>
                <w:szCs w:val="24"/>
              </w:rPr>
            </w:rPrChange>
          </w:rPr>
          <w:t xml:space="preserve">Top Symbols by Sharpe Ratio. </w:t>
        </w:r>
        <w:commentRangeStart w:id="1627"/>
        <w:r w:rsidRPr="00153B4D">
          <w:rPr>
            <w:rFonts w:ascii="Times New Roman" w:hAnsi="Times New Roman" w:cs="Times New Roman"/>
            <w:i/>
            <w:sz w:val="24"/>
            <w:szCs w:val="24"/>
            <w:rPrChange w:id="1628" w:author="Art Milch" w:date="2025-04-19T18:03:00Z" w16du:dateUtc="2025-04-19T22:03:00Z">
              <w:rPr>
                <w:rFonts w:ascii="Times New Roman" w:hAnsi="Times New Roman" w:cs="Times New Roman"/>
                <w:iCs/>
                <w:sz w:val="24"/>
                <w:szCs w:val="24"/>
              </w:rPr>
            </w:rPrChange>
          </w:rPr>
          <w:t>A Bar chart showing stocks ranked by the Sharpe ratio.</w:t>
        </w:r>
      </w:moveTo>
      <w:commentRangeEnd w:id="1627"/>
      <w:r w:rsidR="00EF1FDB">
        <w:rPr>
          <w:rStyle w:val="CommentReference"/>
        </w:rPr>
        <w:commentReference w:id="1627"/>
      </w:r>
    </w:p>
    <w:moveToRangeEnd w:id="1612"/>
    <w:p w14:paraId="4B45D20F" w14:textId="77777777" w:rsidR="00153B4D" w:rsidRPr="00524F1B" w:rsidRDefault="00153B4D" w:rsidP="00F610EC">
      <w:pPr>
        <w:spacing w:line="480" w:lineRule="auto"/>
        <w:rPr>
          <w:rFonts w:ascii="Times New Roman" w:hAnsi="Times New Roman" w:cs="Times New Roman"/>
          <w:iCs/>
          <w:sz w:val="24"/>
          <w:szCs w:val="24"/>
        </w:rPr>
        <w:pPrChange w:id="1629" w:author="Art Milch" w:date="2025-04-19T09:42:00Z" w16du:dateUtc="2025-04-19T13:42:00Z">
          <w:pPr>
            <w:ind w:left="1440"/>
            <w:jc w:val="both"/>
          </w:pPr>
        </w:pPrChange>
      </w:pPr>
    </w:p>
    <w:p w14:paraId="3992D580" w14:textId="4CB225D2" w:rsidR="00C602ED" w:rsidRPr="00524F1B" w:rsidDel="005E06E8" w:rsidRDefault="00C602ED">
      <w:pPr>
        <w:spacing w:line="480" w:lineRule="auto"/>
        <w:ind w:left="1440" w:firstLine="720"/>
        <w:rPr>
          <w:del w:id="1630" w:author="Art Milch" w:date="2025-04-19T18:07:00Z" w16du:dateUtc="2025-04-19T22:07:00Z"/>
          <w:rFonts w:ascii="Times New Roman" w:hAnsi="Times New Roman" w:cs="Times New Roman"/>
          <w:i/>
          <w:sz w:val="24"/>
          <w:szCs w:val="24"/>
        </w:rPr>
        <w:pPrChange w:id="1631" w:author="Art Milch" w:date="2025-04-17T14:48:00Z" w16du:dateUtc="2025-04-17T18:48:00Z">
          <w:pPr>
            <w:ind w:left="1440"/>
            <w:jc w:val="both"/>
          </w:pPr>
        </w:pPrChange>
      </w:pPr>
    </w:p>
    <w:p w14:paraId="39D0CA4F" w14:textId="5A2FC887" w:rsidR="00C602ED" w:rsidRPr="00524F1B" w:rsidRDefault="00C602ED">
      <w:pPr>
        <w:spacing w:line="480" w:lineRule="auto"/>
        <w:ind w:firstLine="720"/>
        <w:rPr>
          <w:rFonts w:ascii="Times New Roman" w:hAnsi="Times New Roman" w:cs="Times New Roman"/>
          <w:i/>
          <w:sz w:val="24"/>
          <w:szCs w:val="24"/>
        </w:rPr>
        <w:pPrChange w:id="1632" w:author="Art Milch" w:date="2025-04-17T14:48:00Z" w16du:dateUtc="2025-04-17T18:48:00Z">
          <w:pPr/>
        </w:pPrChange>
      </w:pPr>
      <w:r w:rsidRPr="00524F1B">
        <w:rPr>
          <w:rFonts w:ascii="Times New Roman" w:hAnsi="Times New Roman" w:cs="Times New Roman"/>
          <w:i/>
          <w:sz w:val="24"/>
          <w:szCs w:val="24"/>
          <w:rPrChange w:id="1633" w:author="Art Milch" w:date="2025-04-19T08:50:00Z" w16du:dateUtc="2025-04-19T12:50:00Z">
            <w:rPr>
              <w:rFonts w:ascii="Times New Roman" w:hAnsi="Times New Roman" w:cs="Times New Roman"/>
              <w:i/>
              <w:noProof/>
              <w:sz w:val="24"/>
              <w:szCs w:val="24"/>
            </w:rPr>
          </w:rPrChange>
        </w:rPr>
        <w:drawing>
          <wp:inline distT="0" distB="0" distL="0" distR="0" wp14:anchorId="6DD96DF4" wp14:editId="57906998">
            <wp:extent cx="6273165" cy="3136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74E226E2" w14:textId="67F5268E" w:rsidR="00FD7F2F" w:rsidRPr="00F4556B" w:rsidDel="00153B4D" w:rsidRDefault="00FD7F2F">
      <w:pPr>
        <w:spacing w:line="480" w:lineRule="auto"/>
        <w:ind w:left="1440" w:firstLine="720"/>
        <w:rPr>
          <w:moveFrom w:id="1634" w:author="Art Milch" w:date="2025-04-19T18:03:00Z" w16du:dateUtc="2025-04-19T22:03:00Z"/>
          <w:rFonts w:ascii="Times New Roman" w:hAnsi="Times New Roman" w:cs="Times New Roman"/>
          <w:bCs/>
          <w:iCs/>
          <w:sz w:val="24"/>
          <w:szCs w:val="24"/>
        </w:rPr>
        <w:pPrChange w:id="1635" w:author="Art Milch" w:date="2025-04-17T14:48:00Z" w16du:dateUtc="2025-04-17T18:48:00Z">
          <w:pPr>
            <w:ind w:left="1440"/>
            <w:jc w:val="both"/>
          </w:pPr>
        </w:pPrChange>
      </w:pPr>
      <w:moveFromRangeStart w:id="1636" w:author="Art Milch" w:date="2025-04-19T18:03:00Z" w:name="move195978230"/>
      <w:moveFrom w:id="1637" w:author="Art Milch" w:date="2025-04-19T18:03:00Z" w16du:dateUtc="2025-04-19T22:03:00Z">
        <w:r w:rsidRPr="00F4556B" w:rsidDel="00153B4D">
          <w:rPr>
            <w:rFonts w:ascii="Times New Roman" w:hAnsi="Times New Roman" w:cs="Times New Roman"/>
            <w:bCs/>
            <w:iCs/>
            <w:sz w:val="24"/>
            <w:szCs w:val="24"/>
          </w:rPr>
          <w:t xml:space="preserve">Figure </w:t>
        </w:r>
        <w:r w:rsidR="00622CE2" w:rsidRPr="00F4556B" w:rsidDel="00153B4D">
          <w:rPr>
            <w:rFonts w:ascii="Times New Roman" w:hAnsi="Times New Roman" w:cs="Times New Roman"/>
            <w:bCs/>
            <w:iCs/>
            <w:sz w:val="24"/>
            <w:szCs w:val="24"/>
          </w:rPr>
          <w:t>5.1.</w:t>
        </w:r>
        <w:r w:rsidRPr="00F4556B" w:rsidDel="00153B4D">
          <w:rPr>
            <w:rFonts w:ascii="Times New Roman" w:hAnsi="Times New Roman" w:cs="Times New Roman"/>
            <w:bCs/>
            <w:iCs/>
            <w:sz w:val="24"/>
            <w:szCs w:val="24"/>
          </w:rPr>
          <w:t>7: Top Symbols by Sharpe Ratio</w:t>
        </w:r>
        <w:r w:rsidR="00394E58" w:rsidRPr="00F4556B" w:rsidDel="00153B4D">
          <w:rPr>
            <w:rFonts w:ascii="Times New Roman" w:hAnsi="Times New Roman" w:cs="Times New Roman"/>
            <w:bCs/>
            <w:iCs/>
            <w:sz w:val="24"/>
            <w:szCs w:val="24"/>
          </w:rPr>
          <w:t>. A</w:t>
        </w:r>
        <w:r w:rsidRPr="00F4556B" w:rsidDel="00153B4D">
          <w:rPr>
            <w:rFonts w:ascii="Times New Roman" w:hAnsi="Times New Roman" w:cs="Times New Roman"/>
            <w:bCs/>
            <w:iCs/>
            <w:sz w:val="24"/>
            <w:szCs w:val="24"/>
          </w:rPr>
          <w:t xml:space="preserve"> Bar chart showing stocks ranked by </w:t>
        </w:r>
        <w:r w:rsidR="00F15B8A" w:rsidRPr="00F4556B" w:rsidDel="00153B4D">
          <w:rPr>
            <w:rFonts w:ascii="Times New Roman" w:hAnsi="Times New Roman" w:cs="Times New Roman"/>
            <w:bCs/>
            <w:iCs/>
            <w:sz w:val="24"/>
            <w:szCs w:val="24"/>
          </w:rPr>
          <w:t xml:space="preserve">the </w:t>
        </w:r>
        <w:r w:rsidRPr="00F4556B" w:rsidDel="00153B4D">
          <w:rPr>
            <w:rFonts w:ascii="Times New Roman" w:hAnsi="Times New Roman" w:cs="Times New Roman"/>
            <w:bCs/>
            <w:iCs/>
            <w:sz w:val="24"/>
            <w:szCs w:val="24"/>
          </w:rPr>
          <w:t>Sharpe ratio</w:t>
        </w:r>
        <w:r w:rsidR="00622CE2" w:rsidRPr="00F4556B" w:rsidDel="00153B4D">
          <w:rPr>
            <w:rFonts w:ascii="Times New Roman" w:hAnsi="Times New Roman" w:cs="Times New Roman"/>
            <w:bCs/>
            <w:iCs/>
            <w:sz w:val="24"/>
            <w:szCs w:val="24"/>
          </w:rPr>
          <w:t>.</w:t>
        </w:r>
      </w:moveFrom>
    </w:p>
    <w:moveFromRangeEnd w:id="1636"/>
    <w:p w14:paraId="14D6B01F" w14:textId="17A3B20D" w:rsidR="00622CE2" w:rsidRPr="00F4556B" w:rsidDel="005E06E8" w:rsidRDefault="00622CE2">
      <w:pPr>
        <w:spacing w:line="480" w:lineRule="auto"/>
        <w:ind w:left="1440" w:firstLine="720"/>
        <w:rPr>
          <w:del w:id="1638" w:author="Art Milch" w:date="2025-04-19T18:07:00Z" w16du:dateUtc="2025-04-19T22:07:00Z"/>
          <w:rFonts w:ascii="Times New Roman" w:hAnsi="Times New Roman" w:cs="Times New Roman"/>
          <w:bCs/>
          <w:i/>
          <w:sz w:val="24"/>
          <w:szCs w:val="24"/>
        </w:rPr>
        <w:pPrChange w:id="1639" w:author="Art Milch" w:date="2025-04-17T14:48:00Z" w16du:dateUtc="2025-04-17T18:48:00Z">
          <w:pPr>
            <w:ind w:left="1440"/>
            <w:jc w:val="both"/>
          </w:pPr>
        </w:pPrChange>
      </w:pPr>
    </w:p>
    <w:p w14:paraId="2C8D46A2" w14:textId="760E9BBA" w:rsidR="0000322D" w:rsidRPr="00916246" w:rsidDel="00F4556B" w:rsidRDefault="0000322D" w:rsidP="00774FD7">
      <w:pPr>
        <w:pStyle w:val="Heading3"/>
        <w:spacing w:before="0" w:beforeAutospacing="0" w:after="0" w:afterAutospacing="0" w:line="480" w:lineRule="auto"/>
        <w:rPr>
          <w:del w:id="1640" w:author="Art Milch" w:date="2025-04-19T18:11:00Z" w16du:dateUtc="2025-04-19T22:11:00Z"/>
          <w:b w:val="0"/>
          <w:sz w:val="24"/>
          <w:szCs w:val="24"/>
        </w:rPr>
      </w:pPr>
      <w:r w:rsidRPr="00F4556B">
        <w:rPr>
          <w:b w:val="0"/>
          <w:sz w:val="24"/>
          <w:szCs w:val="24"/>
        </w:rPr>
        <w:t xml:space="preserve">Analysis of performance across different stock categories reveals distinct patterns. Large-cap stocks, particularly in the retail and financial sectors, demonstrated more consistent performance and better risk management. Technology stocks, represented by </w:t>
      </w:r>
      <w:commentRangeStart w:id="1641"/>
      <w:r w:rsidRPr="00F4556B">
        <w:rPr>
          <w:b w:val="0"/>
          <w:sz w:val="24"/>
          <w:szCs w:val="24"/>
        </w:rPr>
        <w:t>NVIDIA</w:t>
      </w:r>
      <w:commentRangeEnd w:id="1641"/>
      <w:r w:rsidR="00DD7AAC" w:rsidRPr="00F4556B">
        <w:rPr>
          <w:rStyle w:val="CommentReference"/>
          <w:b w:val="0"/>
        </w:rPr>
        <w:commentReference w:id="1641"/>
      </w:r>
      <w:r w:rsidRPr="00F4556B">
        <w:rPr>
          <w:b w:val="0"/>
          <w:sz w:val="24"/>
          <w:szCs w:val="24"/>
        </w:rPr>
        <w:t xml:space="preserve">, </w:t>
      </w:r>
      <w:r w:rsidR="00275B4B" w:rsidRPr="00F4556B">
        <w:rPr>
          <w:b w:val="0"/>
          <w:sz w:val="24"/>
          <w:szCs w:val="24"/>
        </w:rPr>
        <w:t xml:space="preserve">exhibited a more challenging performance, with a -21.65% return and a </w:t>
      </w:r>
      <w:r w:rsidR="00F15B8A" w:rsidRPr="00F4556B">
        <w:rPr>
          <w:b w:val="0"/>
          <w:sz w:val="24"/>
          <w:szCs w:val="24"/>
        </w:rPr>
        <w:t>31.82% win</w:t>
      </w:r>
      <w:r w:rsidRPr="00F4556B">
        <w:rPr>
          <w:b w:val="0"/>
          <w:sz w:val="24"/>
          <w:szCs w:val="24"/>
        </w:rPr>
        <w:t xml:space="preserve"> rate, highlighting the strategy</w:t>
      </w:r>
      <w:ins w:id="1642" w:author="Art Milch" w:date="2025-04-19T09:44:00Z" w16du:dateUtc="2025-04-19T13:44:00Z">
        <w:r w:rsidR="0026256B" w:rsidRPr="00F4556B">
          <w:rPr>
            <w:b w:val="0"/>
            <w:sz w:val="24"/>
            <w:szCs w:val="24"/>
          </w:rPr>
          <w:t>’</w:t>
        </w:r>
      </w:ins>
      <w:del w:id="1643" w:author="Art Milch" w:date="2025-04-19T09:44:00Z" w16du:dateUtc="2025-04-19T13:44:00Z">
        <w:r w:rsidRPr="00F4556B" w:rsidDel="0026256B">
          <w:rPr>
            <w:b w:val="0"/>
            <w:sz w:val="24"/>
            <w:szCs w:val="24"/>
          </w:rPr>
          <w:delText>'</w:delText>
        </w:r>
      </w:del>
      <w:r w:rsidRPr="00F4556B">
        <w:rPr>
          <w:b w:val="0"/>
          <w:sz w:val="24"/>
          <w:szCs w:val="24"/>
        </w:rPr>
        <w:t>s sensitivity to high volatility. The performance dashboard provides a detailed view of these category-specific performance patterns.</w:t>
      </w:r>
    </w:p>
    <w:p w14:paraId="6760AF0C" w14:textId="77777777" w:rsidR="00F4556B" w:rsidRPr="00F4556B" w:rsidRDefault="00F4556B" w:rsidP="00774FD7">
      <w:pPr>
        <w:spacing w:line="480" w:lineRule="auto"/>
        <w:ind w:firstLine="720"/>
        <w:rPr>
          <w:ins w:id="1644" w:author="Art Milch" w:date="2025-04-19T18:12:00Z" w16du:dateUtc="2025-04-19T22:12:00Z"/>
          <w:rFonts w:ascii="Times New Roman" w:eastAsia="Times New Roman" w:hAnsi="Times New Roman" w:cs="Times New Roman"/>
          <w:bCs/>
          <w:sz w:val="24"/>
          <w:szCs w:val="24"/>
        </w:rPr>
      </w:pPr>
    </w:p>
    <w:p w14:paraId="37D4281E" w14:textId="77777777" w:rsidR="00F4556B" w:rsidRPr="00B623A0" w:rsidRDefault="00F4556B" w:rsidP="00774FD7">
      <w:pPr>
        <w:spacing w:line="480" w:lineRule="auto"/>
        <w:ind w:firstLine="720"/>
        <w:rPr>
          <w:ins w:id="1645" w:author="Art Milch" w:date="2025-04-19T18:12:00Z" w16du:dateUtc="2025-04-19T22:12:00Z"/>
          <w:rFonts w:ascii="Times New Roman" w:hAnsi="Times New Roman" w:cs="Times New Roman"/>
          <w:b/>
          <w:sz w:val="24"/>
          <w:szCs w:val="24"/>
          <w:rPrChange w:id="1646" w:author="Art Milch" w:date="2025-04-19T18:11:00Z" w16du:dateUtc="2025-04-19T22:11:00Z">
            <w:rPr>
              <w:ins w:id="1647" w:author="Art Milch" w:date="2025-04-19T18:12:00Z" w16du:dateUtc="2025-04-19T22:12:00Z"/>
              <w:rFonts w:ascii="Times New Roman" w:hAnsi="Times New Roman" w:cs="Times New Roman"/>
              <w:sz w:val="24"/>
              <w:szCs w:val="24"/>
            </w:rPr>
          </w:rPrChange>
        </w:rPr>
        <w:pPrChange w:id="1648" w:author="Art Milch" w:date="2025-04-19T09:44:00Z" w16du:dateUtc="2025-04-19T13:44:00Z">
          <w:pPr>
            <w:spacing w:line="360" w:lineRule="auto"/>
            <w:ind w:left="240"/>
            <w:jc w:val="both"/>
          </w:pPr>
        </w:pPrChange>
      </w:pPr>
    </w:p>
    <w:p w14:paraId="140CAC9C" w14:textId="77777777" w:rsidR="0026256B" w:rsidRPr="00B623A0" w:rsidRDefault="0026256B" w:rsidP="00774FD7">
      <w:pPr>
        <w:pStyle w:val="Heading3"/>
        <w:spacing w:before="0" w:beforeAutospacing="0" w:after="0" w:afterAutospacing="0" w:line="480" w:lineRule="auto"/>
        <w:rPr>
          <w:ins w:id="1649" w:author="Art Milch" w:date="2025-04-19T09:44:00Z" w16du:dateUtc="2025-04-19T13:44:00Z"/>
          <w:b w:val="0"/>
          <w:bCs w:val="0"/>
          <w:sz w:val="24"/>
          <w:szCs w:val="24"/>
          <w:rPrChange w:id="1650" w:author="Art Milch" w:date="2025-04-19T18:11:00Z" w16du:dateUtc="2025-04-19T22:11:00Z">
            <w:rPr>
              <w:ins w:id="1651" w:author="Art Milch" w:date="2025-04-19T09:44:00Z" w16du:dateUtc="2025-04-19T13:44:00Z"/>
              <w:sz w:val="24"/>
              <w:szCs w:val="24"/>
            </w:rPr>
          </w:rPrChange>
        </w:rPr>
      </w:pPr>
      <w:bookmarkStart w:id="1652" w:name="_Toc194830287"/>
    </w:p>
    <w:p w14:paraId="42DB8D31" w14:textId="1B57D82B" w:rsidR="00A627E6" w:rsidRPr="00524F1B" w:rsidRDefault="00A627E6" w:rsidP="00774FD7">
      <w:pPr>
        <w:pStyle w:val="Heading3"/>
        <w:spacing w:before="0" w:beforeAutospacing="0" w:after="0" w:afterAutospacing="0" w:line="480" w:lineRule="auto"/>
        <w:rPr>
          <w:sz w:val="24"/>
          <w:szCs w:val="24"/>
        </w:rPr>
        <w:pPrChange w:id="1653" w:author="Art Milch" w:date="2025-04-19T09:43:00Z" w16du:dateUtc="2025-04-19T13:43:00Z">
          <w:pPr>
            <w:pStyle w:val="Heading3"/>
            <w:spacing w:before="0" w:beforeAutospacing="0" w:after="0" w:afterAutospacing="0"/>
            <w:jc w:val="both"/>
          </w:pPr>
        </w:pPrChange>
      </w:pPr>
      <w:r w:rsidRPr="00524F1B">
        <w:rPr>
          <w:sz w:val="24"/>
          <w:szCs w:val="24"/>
        </w:rPr>
        <w:lastRenderedPageBreak/>
        <w:t>5.2 Implementation Insights</w:t>
      </w:r>
      <w:bookmarkEnd w:id="1652"/>
    </w:p>
    <w:p w14:paraId="7BC4708E" w14:textId="77777777" w:rsidR="00A627E6" w:rsidRPr="00524F1B" w:rsidRDefault="00A627E6" w:rsidP="00F4556B">
      <w:pPr>
        <w:spacing w:line="480" w:lineRule="auto"/>
        <w:ind w:left="720"/>
        <w:rPr>
          <w:rFonts w:ascii="Times New Roman" w:hAnsi="Times New Roman" w:cs="Times New Roman"/>
          <w:sz w:val="24"/>
          <w:szCs w:val="24"/>
        </w:rPr>
        <w:pPrChange w:id="1654" w:author="Art Milch" w:date="2025-04-19T18:12:00Z" w16du:dateUtc="2025-04-19T22:12:00Z">
          <w:pPr>
            <w:spacing w:line="360" w:lineRule="auto"/>
            <w:ind w:left="720"/>
            <w:jc w:val="both"/>
          </w:pPr>
        </w:pPrChange>
      </w:pPr>
      <w:r w:rsidRPr="00524F1B">
        <w:rPr>
          <w:rFonts w:ascii="Times New Roman" w:hAnsi="Times New Roman" w:cs="Times New Roman"/>
          <w:sz w:val="24"/>
          <w:szCs w:val="24"/>
        </w:rPr>
        <w:t>The empirical results suggest several key findings for optimal model implementation:</w:t>
      </w:r>
    </w:p>
    <w:p w14:paraId="3A1EFD09" w14:textId="77777777" w:rsidR="00A627E6" w:rsidRPr="00D319EA" w:rsidRDefault="00E93BB5" w:rsidP="0026256B">
      <w:pPr>
        <w:spacing w:line="480" w:lineRule="auto"/>
        <w:ind w:left="480" w:hanging="390"/>
        <w:rPr>
          <w:rFonts w:ascii="Times New Roman" w:hAnsi="Times New Roman" w:cs="Times New Roman"/>
          <w:b/>
          <w:bCs/>
          <w:sz w:val="24"/>
          <w:szCs w:val="24"/>
          <w:rPrChange w:id="1655" w:author="Art Milch" w:date="2025-04-19T18:12:00Z" w16du:dateUtc="2025-04-19T22:12:00Z">
            <w:rPr>
              <w:rFonts w:ascii="Times New Roman" w:hAnsi="Times New Roman" w:cs="Times New Roman"/>
              <w:sz w:val="24"/>
              <w:szCs w:val="24"/>
            </w:rPr>
          </w:rPrChange>
        </w:rPr>
        <w:pPrChange w:id="1656" w:author="Art Milch" w:date="2025-04-19T09:45:00Z" w16du:dateUtc="2025-04-19T13:45:00Z">
          <w:pPr>
            <w:spacing w:line="360" w:lineRule="auto"/>
            <w:ind w:left="480"/>
            <w:jc w:val="both"/>
          </w:pPr>
        </w:pPrChange>
      </w:pPr>
      <w:r w:rsidRPr="00D319EA">
        <w:rPr>
          <w:rFonts w:ascii="Times New Roman" w:hAnsi="Times New Roman" w:cs="Times New Roman"/>
          <w:b/>
          <w:bCs/>
          <w:sz w:val="24"/>
          <w:szCs w:val="24"/>
          <w:rPrChange w:id="1657" w:author="Art Milch" w:date="2025-04-19T18:12:00Z" w16du:dateUtc="2025-04-19T22:12:00Z">
            <w:rPr>
              <w:rFonts w:ascii="Times New Roman" w:hAnsi="Times New Roman" w:cs="Times New Roman"/>
              <w:sz w:val="24"/>
              <w:szCs w:val="24"/>
            </w:rPr>
          </w:rPrChange>
        </w:rPr>
        <w:t>5.2.1</w:t>
      </w:r>
      <w:r w:rsidRPr="00D319EA">
        <w:rPr>
          <w:rFonts w:ascii="Times New Roman" w:hAnsi="Times New Roman" w:cs="Times New Roman"/>
          <w:b/>
          <w:bCs/>
          <w:sz w:val="24"/>
          <w:szCs w:val="24"/>
          <w:rPrChange w:id="1658" w:author="Art Milch" w:date="2025-04-19T18:12:00Z" w16du:dateUtc="2025-04-19T22:12:00Z">
            <w:rPr>
              <w:rFonts w:ascii="Times New Roman" w:hAnsi="Times New Roman" w:cs="Times New Roman"/>
              <w:sz w:val="24"/>
              <w:szCs w:val="24"/>
            </w:rPr>
          </w:rPrChange>
        </w:rPr>
        <w:tab/>
      </w:r>
      <w:r w:rsidR="00A627E6" w:rsidRPr="00D319EA">
        <w:rPr>
          <w:rFonts w:ascii="Times New Roman" w:hAnsi="Times New Roman" w:cs="Times New Roman"/>
          <w:b/>
          <w:bCs/>
          <w:sz w:val="24"/>
          <w:szCs w:val="24"/>
          <w:rPrChange w:id="1659" w:author="Art Milch" w:date="2025-04-19T18:12:00Z" w16du:dateUtc="2025-04-19T22:12:00Z">
            <w:rPr>
              <w:rFonts w:ascii="Times New Roman" w:hAnsi="Times New Roman" w:cs="Times New Roman"/>
              <w:sz w:val="24"/>
              <w:szCs w:val="24"/>
            </w:rPr>
          </w:rPrChange>
        </w:rPr>
        <w:t>Trading Frequency</w:t>
      </w:r>
      <w:del w:id="1660" w:author="Art Milch" w:date="2025-04-19T18:12:00Z" w16du:dateUtc="2025-04-19T22:12:00Z">
        <w:r w:rsidR="00A627E6" w:rsidRPr="00D319EA" w:rsidDel="00D319EA">
          <w:rPr>
            <w:rFonts w:ascii="Times New Roman" w:hAnsi="Times New Roman" w:cs="Times New Roman"/>
            <w:b/>
            <w:bCs/>
            <w:sz w:val="24"/>
            <w:szCs w:val="24"/>
            <w:rPrChange w:id="1661" w:author="Art Milch" w:date="2025-04-19T18:12:00Z" w16du:dateUtc="2025-04-19T22:12:00Z">
              <w:rPr>
                <w:rFonts w:ascii="Times New Roman" w:hAnsi="Times New Roman" w:cs="Times New Roman"/>
                <w:sz w:val="24"/>
                <w:szCs w:val="24"/>
              </w:rPr>
            </w:rPrChange>
          </w:rPr>
          <w:delText>:</w:delText>
        </w:r>
      </w:del>
    </w:p>
    <w:p w14:paraId="51DE0913" w14:textId="26B157AD" w:rsidR="00740168" w:rsidRPr="00524F1B" w:rsidRDefault="00740168" w:rsidP="00815E1E">
      <w:pPr>
        <w:spacing w:line="480" w:lineRule="auto"/>
        <w:ind w:left="1200" w:hanging="480"/>
        <w:rPr>
          <w:rFonts w:ascii="Times New Roman" w:hAnsi="Times New Roman" w:cs="Times New Roman"/>
          <w:sz w:val="24"/>
          <w:szCs w:val="24"/>
        </w:rPr>
        <w:pPrChange w:id="1662" w:author="Art Milch" w:date="2025-04-19T09:45:00Z" w16du:dateUtc="2025-04-19T13:45:00Z">
          <w:pPr>
            <w:spacing w:line="360" w:lineRule="auto"/>
            <w:ind w:left="1200"/>
          </w:pPr>
        </w:pPrChange>
      </w:pPr>
      <w:r w:rsidRPr="00524F1B">
        <w:rPr>
          <w:rFonts w:ascii="Times New Roman" w:hAnsi="Times New Roman" w:cs="Times New Roman"/>
          <w:sz w:val="24"/>
          <w:szCs w:val="24"/>
        </w:rPr>
        <w:t xml:space="preserve">The analysis of trading frequency reveals important implementation </w:t>
      </w:r>
      <w:del w:id="1663" w:author="Art Milch" w:date="2025-04-19T19:31:00Z" w16du:dateUtc="2025-04-19T23:31:00Z">
        <w:r w:rsidRPr="00524F1B" w:rsidDel="00DB5AE4">
          <w:rPr>
            <w:rFonts w:ascii="Times New Roman" w:hAnsi="Times New Roman" w:cs="Times New Roman"/>
            <w:sz w:val="24"/>
            <w:szCs w:val="24"/>
          </w:rPr>
          <w:delText>c</w:delText>
        </w:r>
      </w:del>
      <w:ins w:id="1664" w:author="Art Milch" w:date="2025-04-19T19:31:00Z" w16du:dateUtc="2025-04-19T23:31:00Z">
        <w:r w:rsidR="00857FDD">
          <w:rPr>
            <w:rFonts w:ascii="Times New Roman" w:hAnsi="Times New Roman" w:cs="Times New Roman"/>
            <w:sz w:val="24"/>
            <w:szCs w:val="24"/>
          </w:rPr>
          <w:t>c</w:t>
        </w:r>
      </w:ins>
      <w:r w:rsidRPr="00524F1B">
        <w:rPr>
          <w:rFonts w:ascii="Times New Roman" w:hAnsi="Times New Roman" w:cs="Times New Roman"/>
          <w:sz w:val="24"/>
          <w:szCs w:val="24"/>
        </w:rPr>
        <w:t>onsiderations:</w:t>
      </w:r>
    </w:p>
    <w:p w14:paraId="4E0F10B1" w14:textId="77777777" w:rsidR="00740168" w:rsidRPr="00524F1B" w:rsidRDefault="00740168" w:rsidP="00B16A06">
      <w:pPr>
        <w:numPr>
          <w:ilvl w:val="0"/>
          <w:numId w:val="70"/>
        </w:numPr>
        <w:spacing w:line="480" w:lineRule="auto"/>
        <w:ind w:left="2340" w:hanging="900"/>
        <w:rPr>
          <w:rFonts w:ascii="Times New Roman" w:hAnsi="Times New Roman" w:cs="Times New Roman"/>
          <w:sz w:val="24"/>
          <w:szCs w:val="24"/>
        </w:rPr>
        <w:pPrChange w:id="1665" w:author="Art Milch" w:date="2025-04-19T19:30:00Z" w16du:dateUtc="2025-04-19T23:30:00Z">
          <w:pPr>
            <w:numPr>
              <w:numId w:val="70"/>
            </w:numPr>
            <w:spacing w:line="360" w:lineRule="auto"/>
            <w:ind w:left="2040" w:hanging="360"/>
          </w:pPr>
        </w:pPrChange>
      </w:pPr>
      <w:r w:rsidRPr="00524F1B">
        <w:rPr>
          <w:rFonts w:ascii="Times New Roman" w:hAnsi="Times New Roman" w:cs="Times New Roman"/>
          <w:sz w:val="24"/>
          <w:szCs w:val="24"/>
        </w:rPr>
        <w:t>Optimal Trading Frequency</w:t>
      </w:r>
      <w:del w:id="1666" w:author="Art Milch" w:date="2025-04-19T09:50:00Z" w16du:dateUtc="2025-04-19T13:50:00Z">
        <w:r w:rsidRPr="00524F1B" w:rsidDel="00397FA5">
          <w:rPr>
            <w:rFonts w:ascii="Times New Roman" w:hAnsi="Times New Roman" w:cs="Times New Roman"/>
            <w:sz w:val="24"/>
            <w:szCs w:val="24"/>
          </w:rPr>
          <w:delText>:</w:delText>
        </w:r>
      </w:del>
    </w:p>
    <w:p w14:paraId="33003AA2" w14:textId="343F14BB" w:rsidR="00740168" w:rsidRPr="00524F1B" w:rsidRDefault="00740168" w:rsidP="009C16EC">
      <w:pPr>
        <w:pStyle w:val="nested"/>
        <w:numPr>
          <w:ilvl w:val="0"/>
          <w:numId w:val="33"/>
        </w:numPr>
        <w:tabs>
          <w:tab w:val="clear" w:pos="720"/>
          <w:tab w:val="num" w:pos="2520"/>
        </w:tabs>
        <w:spacing w:before="0" w:beforeAutospacing="0" w:after="0" w:afterAutospacing="0" w:line="480" w:lineRule="auto"/>
        <w:ind w:left="2400" w:firstLine="30"/>
        <w:pPrChange w:id="1667" w:author="Art Milch" w:date="2025-04-19T19:29:00Z" w16du:dateUtc="2025-04-19T23:29:00Z">
          <w:pPr>
            <w:pStyle w:val="nested"/>
            <w:numPr>
              <w:numId w:val="33"/>
            </w:numPr>
            <w:tabs>
              <w:tab w:val="num" w:pos="720"/>
              <w:tab w:val="num" w:pos="2520"/>
            </w:tabs>
            <w:spacing w:before="0" w:beforeAutospacing="0" w:after="0" w:afterAutospacing="0" w:line="360" w:lineRule="auto"/>
            <w:ind w:left="2400" w:hanging="360"/>
          </w:pPr>
        </w:pPrChange>
      </w:pPr>
      <w:r w:rsidRPr="00524F1B">
        <w:t>Selective trading (10</w:t>
      </w:r>
      <w:ins w:id="1668" w:author="Art Milch" w:date="2025-04-19T19:30:00Z" w16du:dateUtc="2025-04-19T23:30:00Z">
        <w:r w:rsidR="00B16A06">
          <w:t>–</w:t>
        </w:r>
      </w:ins>
      <w:del w:id="1669" w:author="Art Milch" w:date="2025-04-19T19:30:00Z" w16du:dateUtc="2025-04-19T23:30:00Z">
        <w:r w:rsidRPr="00524F1B" w:rsidDel="00B16A06">
          <w:delText>-</w:delText>
        </w:r>
      </w:del>
      <w:r w:rsidRPr="00524F1B">
        <w:t>15 trades) showed better performance</w:t>
      </w:r>
    </w:p>
    <w:p w14:paraId="2AD614A5" w14:textId="77777777" w:rsidR="00740168" w:rsidRPr="00524F1B" w:rsidRDefault="00740168" w:rsidP="009C16EC">
      <w:pPr>
        <w:pStyle w:val="nested"/>
        <w:numPr>
          <w:ilvl w:val="0"/>
          <w:numId w:val="34"/>
        </w:numPr>
        <w:tabs>
          <w:tab w:val="clear" w:pos="720"/>
          <w:tab w:val="num" w:pos="2520"/>
        </w:tabs>
        <w:spacing w:before="0" w:beforeAutospacing="0" w:after="0" w:afterAutospacing="0" w:line="480" w:lineRule="auto"/>
        <w:ind w:left="2400" w:firstLine="30"/>
        <w:pPrChange w:id="1670" w:author="Art Milch" w:date="2025-04-19T19:29:00Z" w16du:dateUtc="2025-04-19T23:29:00Z">
          <w:pPr>
            <w:pStyle w:val="nested"/>
            <w:numPr>
              <w:numId w:val="34"/>
            </w:numPr>
            <w:tabs>
              <w:tab w:val="num" w:pos="720"/>
              <w:tab w:val="num" w:pos="2520"/>
            </w:tabs>
            <w:spacing w:before="0" w:beforeAutospacing="0" w:after="0" w:afterAutospacing="0" w:line="360" w:lineRule="auto"/>
            <w:ind w:left="2400" w:hanging="360"/>
          </w:pPr>
        </w:pPrChange>
      </w:pPr>
      <w:r w:rsidRPr="00524F1B">
        <w:t>High-frequency trading (40+ trades) led to reduced returns</w:t>
      </w:r>
    </w:p>
    <w:p w14:paraId="71E2D5D4" w14:textId="77777777" w:rsidR="00740168" w:rsidRPr="00524F1B" w:rsidRDefault="00740168" w:rsidP="009C16EC">
      <w:pPr>
        <w:pStyle w:val="nested"/>
        <w:numPr>
          <w:ilvl w:val="0"/>
          <w:numId w:val="35"/>
        </w:numPr>
        <w:tabs>
          <w:tab w:val="clear" w:pos="720"/>
          <w:tab w:val="num" w:pos="2520"/>
        </w:tabs>
        <w:spacing w:before="0" w:beforeAutospacing="0" w:after="0" w:afterAutospacing="0" w:line="480" w:lineRule="auto"/>
        <w:ind w:left="2400" w:firstLine="30"/>
        <w:pPrChange w:id="1671" w:author="Art Milch" w:date="2025-04-19T19:30:00Z" w16du:dateUtc="2025-04-19T23:30:00Z">
          <w:pPr>
            <w:pStyle w:val="nested"/>
            <w:numPr>
              <w:numId w:val="35"/>
            </w:numPr>
            <w:tabs>
              <w:tab w:val="num" w:pos="720"/>
              <w:tab w:val="num" w:pos="2520"/>
            </w:tabs>
            <w:spacing w:before="0" w:beforeAutospacing="0" w:after="0" w:afterAutospacing="0" w:line="360" w:lineRule="auto"/>
            <w:ind w:left="2400" w:hanging="360"/>
          </w:pPr>
        </w:pPrChange>
      </w:pPr>
      <w:r w:rsidRPr="00524F1B">
        <w:t>Quality over quantity in trade execution</w:t>
      </w:r>
    </w:p>
    <w:p w14:paraId="263228B1" w14:textId="77777777" w:rsidR="00740168" w:rsidRPr="00524F1B" w:rsidRDefault="00740168" w:rsidP="00857FDD">
      <w:pPr>
        <w:numPr>
          <w:ilvl w:val="0"/>
          <w:numId w:val="71"/>
        </w:numPr>
        <w:spacing w:line="480" w:lineRule="auto"/>
        <w:ind w:left="2340" w:hanging="900"/>
        <w:rPr>
          <w:rFonts w:ascii="Times New Roman" w:hAnsi="Times New Roman" w:cs="Times New Roman"/>
          <w:sz w:val="24"/>
          <w:szCs w:val="24"/>
        </w:rPr>
        <w:pPrChange w:id="1672" w:author="Art Milch" w:date="2025-04-19T19:32:00Z" w16du:dateUtc="2025-04-19T23:32:00Z">
          <w:pPr>
            <w:numPr>
              <w:numId w:val="71"/>
            </w:numPr>
            <w:spacing w:line="360" w:lineRule="auto"/>
            <w:ind w:left="2040" w:hanging="360"/>
          </w:pPr>
        </w:pPrChange>
      </w:pPr>
      <w:r w:rsidRPr="00524F1B">
        <w:rPr>
          <w:rFonts w:ascii="Times New Roman" w:hAnsi="Times New Roman" w:cs="Times New Roman"/>
          <w:sz w:val="24"/>
          <w:szCs w:val="24"/>
        </w:rPr>
        <w:t>Implementation Guidelines</w:t>
      </w:r>
      <w:del w:id="1673" w:author="Art Milch" w:date="2025-04-19T09:50:00Z" w16du:dateUtc="2025-04-19T13:50:00Z">
        <w:r w:rsidRPr="00524F1B" w:rsidDel="00397FA5">
          <w:rPr>
            <w:rFonts w:ascii="Times New Roman" w:hAnsi="Times New Roman" w:cs="Times New Roman"/>
            <w:sz w:val="24"/>
            <w:szCs w:val="24"/>
          </w:rPr>
          <w:delText>:</w:delText>
        </w:r>
      </w:del>
    </w:p>
    <w:p w14:paraId="6D4FDFBF" w14:textId="77777777" w:rsidR="00740168" w:rsidRPr="00524F1B" w:rsidRDefault="00740168" w:rsidP="00B16A06">
      <w:pPr>
        <w:pStyle w:val="nested"/>
        <w:numPr>
          <w:ilvl w:val="0"/>
          <w:numId w:val="36"/>
        </w:numPr>
        <w:tabs>
          <w:tab w:val="clear" w:pos="720"/>
          <w:tab w:val="num" w:pos="2520"/>
        </w:tabs>
        <w:spacing w:before="0" w:beforeAutospacing="0" w:after="0" w:afterAutospacing="0" w:line="480" w:lineRule="auto"/>
        <w:ind w:left="2400" w:firstLine="30"/>
        <w:pPrChange w:id="1674" w:author="Art Milch" w:date="2025-04-19T19:30:00Z" w16du:dateUtc="2025-04-19T23:30:00Z">
          <w:pPr>
            <w:pStyle w:val="nested"/>
            <w:numPr>
              <w:numId w:val="36"/>
            </w:numPr>
            <w:tabs>
              <w:tab w:val="num" w:pos="720"/>
              <w:tab w:val="num" w:pos="2520"/>
            </w:tabs>
            <w:spacing w:before="0" w:beforeAutospacing="0" w:after="0" w:afterAutospacing="0" w:line="360" w:lineRule="auto"/>
            <w:ind w:left="2400" w:hanging="360"/>
          </w:pPr>
        </w:pPrChange>
      </w:pPr>
      <w:r w:rsidRPr="00524F1B">
        <w:t>Focus on high-probability setups</w:t>
      </w:r>
    </w:p>
    <w:p w14:paraId="2C478D3C" w14:textId="77777777" w:rsidR="00740168" w:rsidRPr="00524F1B" w:rsidRDefault="00740168" w:rsidP="00B16A06">
      <w:pPr>
        <w:pStyle w:val="nested"/>
        <w:numPr>
          <w:ilvl w:val="0"/>
          <w:numId w:val="37"/>
        </w:numPr>
        <w:tabs>
          <w:tab w:val="clear" w:pos="720"/>
          <w:tab w:val="num" w:pos="2520"/>
        </w:tabs>
        <w:spacing w:before="0" w:beforeAutospacing="0" w:after="0" w:afterAutospacing="0" w:line="480" w:lineRule="auto"/>
        <w:ind w:left="2400" w:firstLine="30"/>
        <w:pPrChange w:id="1675" w:author="Art Milch" w:date="2025-04-19T19:30:00Z" w16du:dateUtc="2025-04-19T23:30:00Z">
          <w:pPr>
            <w:pStyle w:val="nested"/>
            <w:numPr>
              <w:numId w:val="37"/>
            </w:numPr>
            <w:tabs>
              <w:tab w:val="num" w:pos="720"/>
              <w:tab w:val="num" w:pos="2520"/>
            </w:tabs>
            <w:spacing w:before="0" w:beforeAutospacing="0" w:after="0" w:afterAutospacing="0" w:line="360" w:lineRule="auto"/>
            <w:ind w:left="2400" w:hanging="360"/>
          </w:pPr>
        </w:pPrChange>
      </w:pPr>
      <w:r w:rsidRPr="00524F1B">
        <w:t>Maintain minimum confidence threshold (0.6)</w:t>
      </w:r>
    </w:p>
    <w:p w14:paraId="50021189" w14:textId="77777777" w:rsidR="00740168" w:rsidRPr="00524F1B" w:rsidRDefault="00740168" w:rsidP="00B16A06">
      <w:pPr>
        <w:pStyle w:val="nested"/>
        <w:numPr>
          <w:ilvl w:val="0"/>
          <w:numId w:val="38"/>
        </w:numPr>
        <w:tabs>
          <w:tab w:val="clear" w:pos="720"/>
          <w:tab w:val="num" w:pos="2520"/>
        </w:tabs>
        <w:spacing w:before="0" w:beforeAutospacing="0" w:after="0" w:afterAutospacing="0" w:line="480" w:lineRule="auto"/>
        <w:ind w:left="2400" w:firstLine="30"/>
        <w:pPrChange w:id="1676" w:author="Art Milch" w:date="2025-04-19T19:30:00Z" w16du:dateUtc="2025-04-19T23:30:00Z">
          <w:pPr>
            <w:pStyle w:val="nested"/>
            <w:numPr>
              <w:numId w:val="38"/>
            </w:numPr>
            <w:tabs>
              <w:tab w:val="num" w:pos="720"/>
              <w:tab w:val="num" w:pos="2520"/>
            </w:tabs>
            <w:spacing w:before="0" w:beforeAutospacing="0" w:after="0" w:afterAutospacing="0" w:line="360" w:lineRule="auto"/>
            <w:ind w:left="2400" w:hanging="360"/>
          </w:pPr>
        </w:pPrChange>
      </w:pPr>
      <w:r w:rsidRPr="00524F1B">
        <w:t>Consider market conditions before trade execution</w:t>
      </w:r>
    </w:p>
    <w:p w14:paraId="7A678D55" w14:textId="214669B4" w:rsidR="00A627E6" w:rsidRPr="00857FDD" w:rsidRDefault="00740168" w:rsidP="00815E1E">
      <w:pPr>
        <w:pStyle w:val="ListParagraph"/>
        <w:numPr>
          <w:ilvl w:val="2"/>
          <w:numId w:val="78"/>
        </w:numPr>
        <w:tabs>
          <w:tab w:val="num" w:pos="1440"/>
        </w:tabs>
        <w:spacing w:line="480" w:lineRule="auto"/>
        <w:contextualSpacing w:val="0"/>
        <w:rPr>
          <w:rFonts w:ascii="Times New Roman" w:hAnsi="Times New Roman" w:cs="Times New Roman"/>
          <w:b/>
          <w:bCs/>
          <w:sz w:val="24"/>
          <w:szCs w:val="24"/>
          <w:rPrChange w:id="1677" w:author="Art Milch" w:date="2025-04-19T19:32:00Z" w16du:dateUtc="2025-04-19T23:32:00Z">
            <w:rPr>
              <w:rFonts w:ascii="Times New Roman" w:hAnsi="Times New Roman" w:cs="Times New Roman"/>
              <w:sz w:val="24"/>
              <w:szCs w:val="24"/>
            </w:rPr>
          </w:rPrChange>
        </w:rPr>
        <w:pPrChange w:id="1678" w:author="Art Milch" w:date="2025-04-19T09:46:00Z" w16du:dateUtc="2025-04-19T13:46:00Z">
          <w:pPr>
            <w:pStyle w:val="ListParagraph"/>
            <w:numPr>
              <w:ilvl w:val="2"/>
              <w:numId w:val="78"/>
            </w:numPr>
            <w:tabs>
              <w:tab w:val="num" w:pos="1440"/>
            </w:tabs>
            <w:spacing w:line="360" w:lineRule="auto"/>
            <w:ind w:left="1200" w:hanging="720"/>
            <w:jc w:val="both"/>
          </w:pPr>
        </w:pPrChange>
      </w:pPr>
      <w:r w:rsidRPr="00857FDD">
        <w:rPr>
          <w:rFonts w:ascii="Times New Roman" w:hAnsi="Times New Roman" w:cs="Times New Roman"/>
          <w:b/>
          <w:bCs/>
          <w:sz w:val="24"/>
          <w:szCs w:val="24"/>
          <w:rPrChange w:id="1679" w:author="Art Milch" w:date="2025-04-19T19:32:00Z" w16du:dateUtc="2025-04-19T23:32:00Z">
            <w:rPr>
              <w:rFonts w:ascii="Times New Roman" w:hAnsi="Times New Roman" w:cs="Times New Roman"/>
              <w:sz w:val="24"/>
              <w:szCs w:val="24"/>
            </w:rPr>
          </w:rPrChange>
        </w:rPr>
        <w:t xml:space="preserve"> </w:t>
      </w:r>
      <w:r w:rsidR="00A627E6" w:rsidRPr="00857FDD">
        <w:rPr>
          <w:rFonts w:ascii="Times New Roman" w:hAnsi="Times New Roman" w:cs="Times New Roman"/>
          <w:b/>
          <w:bCs/>
          <w:sz w:val="24"/>
          <w:szCs w:val="24"/>
          <w:rPrChange w:id="1680" w:author="Art Milch" w:date="2025-04-19T19:32:00Z" w16du:dateUtc="2025-04-19T23:32:00Z">
            <w:rPr>
              <w:rFonts w:ascii="Times New Roman" w:hAnsi="Times New Roman" w:cs="Times New Roman"/>
              <w:sz w:val="24"/>
              <w:szCs w:val="24"/>
            </w:rPr>
          </w:rPrChange>
        </w:rPr>
        <w:t>Stock Selection</w:t>
      </w:r>
      <w:del w:id="1681" w:author="Art Milch" w:date="2025-04-19T19:32:00Z" w16du:dateUtc="2025-04-19T23:32:00Z">
        <w:r w:rsidR="00A627E6" w:rsidRPr="00857FDD" w:rsidDel="00857FDD">
          <w:rPr>
            <w:rFonts w:ascii="Times New Roman" w:hAnsi="Times New Roman" w:cs="Times New Roman"/>
            <w:b/>
            <w:bCs/>
            <w:sz w:val="24"/>
            <w:szCs w:val="24"/>
            <w:rPrChange w:id="1682" w:author="Art Milch" w:date="2025-04-19T19:32:00Z" w16du:dateUtc="2025-04-19T23:32:00Z">
              <w:rPr>
                <w:rFonts w:ascii="Times New Roman" w:hAnsi="Times New Roman" w:cs="Times New Roman"/>
                <w:sz w:val="24"/>
                <w:szCs w:val="24"/>
              </w:rPr>
            </w:rPrChange>
          </w:rPr>
          <w:delText>:</w:delText>
        </w:r>
      </w:del>
    </w:p>
    <w:p w14:paraId="71A5EA8A" w14:textId="2F53E0AA" w:rsidR="00740168" w:rsidRPr="00524F1B" w:rsidRDefault="00740168">
      <w:pPr>
        <w:spacing w:line="480" w:lineRule="auto"/>
        <w:ind w:left="960" w:firstLine="720"/>
        <w:rPr>
          <w:rFonts w:ascii="Times New Roman" w:hAnsi="Times New Roman" w:cs="Times New Roman"/>
          <w:sz w:val="24"/>
          <w:szCs w:val="24"/>
        </w:rPr>
        <w:pPrChange w:id="1683" w:author="Art Milch" w:date="2025-04-17T14:48:00Z" w16du:dateUtc="2025-04-17T18:48:00Z">
          <w:pPr>
            <w:spacing w:line="360" w:lineRule="auto"/>
            <w:ind w:left="960"/>
          </w:pPr>
        </w:pPrChange>
      </w:pPr>
      <w:r w:rsidRPr="00524F1B">
        <w:rPr>
          <w:rFonts w:ascii="Times New Roman" w:hAnsi="Times New Roman" w:cs="Times New Roman"/>
          <w:sz w:val="24"/>
          <w:szCs w:val="24"/>
        </w:rPr>
        <w:t>The analysis reveals clear patterns in stock selection effectiveness</w:t>
      </w:r>
      <w:ins w:id="1684" w:author="Art Milch" w:date="2025-04-19T19:32:00Z" w16du:dateUtc="2025-04-19T23:32:00Z">
        <w:r w:rsidR="00D56D34">
          <w:rPr>
            <w:rFonts w:ascii="Times New Roman" w:hAnsi="Times New Roman" w:cs="Times New Roman"/>
            <w:sz w:val="24"/>
            <w:szCs w:val="24"/>
          </w:rPr>
          <w:t>:</w:t>
        </w:r>
      </w:ins>
      <w:del w:id="1685" w:author="Art Milch" w:date="2025-04-19T19:32:00Z" w16du:dateUtc="2025-04-19T23:32:00Z">
        <w:r w:rsidRPr="00524F1B" w:rsidDel="00D56D34">
          <w:rPr>
            <w:rFonts w:ascii="Times New Roman" w:hAnsi="Times New Roman" w:cs="Times New Roman"/>
            <w:sz w:val="24"/>
            <w:szCs w:val="24"/>
          </w:rPr>
          <w:delText>:</w:delText>
        </w:r>
      </w:del>
    </w:p>
    <w:p w14:paraId="0523A94C" w14:textId="77777777" w:rsidR="00740168" w:rsidRPr="00524F1B" w:rsidRDefault="00740168" w:rsidP="00815E1E">
      <w:pPr>
        <w:numPr>
          <w:ilvl w:val="0"/>
          <w:numId w:val="72"/>
        </w:numPr>
        <w:spacing w:line="480" w:lineRule="auto"/>
        <w:ind w:left="1560" w:hanging="30"/>
        <w:rPr>
          <w:rFonts w:ascii="Times New Roman" w:hAnsi="Times New Roman" w:cs="Times New Roman"/>
          <w:sz w:val="24"/>
          <w:szCs w:val="24"/>
        </w:rPr>
        <w:pPrChange w:id="1686" w:author="Art Milch" w:date="2025-04-19T09:46:00Z" w16du:dateUtc="2025-04-19T13:46:00Z">
          <w:pPr>
            <w:numPr>
              <w:numId w:val="72"/>
            </w:numPr>
            <w:spacing w:line="360" w:lineRule="auto"/>
            <w:ind w:left="1560" w:hanging="360"/>
          </w:pPr>
        </w:pPrChange>
      </w:pPr>
      <w:r w:rsidRPr="00524F1B">
        <w:rPr>
          <w:rFonts w:ascii="Times New Roman" w:hAnsi="Times New Roman" w:cs="Times New Roman"/>
          <w:sz w:val="24"/>
          <w:szCs w:val="24"/>
        </w:rPr>
        <w:t>Large-Cap Stability</w:t>
      </w:r>
      <w:del w:id="1687" w:author="Art Milch" w:date="2025-04-19T09:50:00Z" w16du:dateUtc="2025-04-19T13:50:00Z">
        <w:r w:rsidRPr="00524F1B" w:rsidDel="00397FA5">
          <w:rPr>
            <w:rFonts w:ascii="Times New Roman" w:hAnsi="Times New Roman" w:cs="Times New Roman"/>
            <w:sz w:val="24"/>
            <w:szCs w:val="24"/>
          </w:rPr>
          <w:delText>:</w:delText>
        </w:r>
      </w:del>
    </w:p>
    <w:p w14:paraId="44227125" w14:textId="35875942" w:rsidR="00740168" w:rsidRPr="00524F1B" w:rsidRDefault="00740168" w:rsidP="00D56D34">
      <w:pPr>
        <w:pStyle w:val="nested"/>
        <w:numPr>
          <w:ilvl w:val="0"/>
          <w:numId w:val="24"/>
        </w:numPr>
        <w:tabs>
          <w:tab w:val="clear" w:pos="720"/>
        </w:tabs>
        <w:spacing w:before="0" w:beforeAutospacing="0" w:after="0" w:afterAutospacing="0" w:line="480" w:lineRule="auto"/>
        <w:ind w:left="2070" w:firstLine="570"/>
        <w:pPrChange w:id="1688" w:author="Art Milch" w:date="2025-04-19T19:33:00Z" w16du:dateUtc="2025-04-19T23:33:00Z">
          <w:pPr>
            <w:pStyle w:val="nested"/>
            <w:numPr>
              <w:numId w:val="24"/>
            </w:numPr>
            <w:tabs>
              <w:tab w:val="num" w:pos="720"/>
              <w:tab w:val="num" w:pos="2040"/>
            </w:tabs>
            <w:spacing w:before="0" w:beforeAutospacing="0" w:after="0" w:afterAutospacing="0" w:line="360" w:lineRule="auto"/>
            <w:ind w:left="1920" w:hanging="360"/>
          </w:pPr>
        </w:pPrChange>
      </w:pPr>
      <w:r w:rsidRPr="00524F1B">
        <w:t>Walmart (WMT) demonstrated exceptional performance with </w:t>
      </w:r>
      <w:r w:rsidR="00F15B8A" w:rsidRPr="00524F1B">
        <w:t xml:space="preserve">a </w:t>
      </w:r>
      <w:ins w:id="1689" w:author="Art Milch" w:date="2025-04-19T19:33:00Z" w16du:dateUtc="2025-04-19T23:33:00Z">
        <w:r w:rsidR="00D56D34">
          <w:t xml:space="preserve"> </w:t>
        </w:r>
        <w:r w:rsidR="00E87B05">
          <w:t xml:space="preserve"> </w:t>
        </w:r>
      </w:ins>
      <w:r w:rsidRPr="00524F1B">
        <w:t xml:space="preserve">48.18% return and </w:t>
      </w:r>
      <w:r w:rsidR="00F15B8A" w:rsidRPr="00524F1B">
        <w:t xml:space="preserve">a </w:t>
      </w:r>
      <w:r w:rsidR="00394E58" w:rsidRPr="00524F1B">
        <w:t>72.73% win</w:t>
      </w:r>
      <w:r w:rsidRPr="00524F1B">
        <w:t xml:space="preserve"> rate</w:t>
      </w:r>
    </w:p>
    <w:p w14:paraId="785B7C8B" w14:textId="1E45E3F0" w:rsidR="00740168" w:rsidRPr="00524F1B" w:rsidRDefault="00740168">
      <w:pPr>
        <w:pStyle w:val="nested"/>
        <w:numPr>
          <w:ilvl w:val="0"/>
          <w:numId w:val="25"/>
        </w:numPr>
        <w:tabs>
          <w:tab w:val="clear" w:pos="720"/>
          <w:tab w:val="num" w:pos="2040"/>
        </w:tabs>
        <w:spacing w:before="0" w:beforeAutospacing="0" w:after="0" w:afterAutospacing="0" w:line="480" w:lineRule="auto"/>
        <w:ind w:left="1920" w:firstLine="720"/>
        <w:pPrChange w:id="1690" w:author="Art Milch" w:date="2025-04-17T14:48:00Z" w16du:dateUtc="2025-04-17T18:48:00Z">
          <w:pPr>
            <w:pStyle w:val="nested"/>
            <w:numPr>
              <w:numId w:val="25"/>
            </w:numPr>
            <w:tabs>
              <w:tab w:val="num" w:pos="720"/>
              <w:tab w:val="num" w:pos="2040"/>
            </w:tabs>
            <w:spacing w:before="0" w:beforeAutospacing="0" w:after="0" w:afterAutospacing="0" w:line="360" w:lineRule="auto"/>
            <w:ind w:left="1920" w:hanging="360"/>
          </w:pPr>
        </w:pPrChange>
      </w:pPr>
      <w:r w:rsidRPr="00524F1B">
        <w:t>Mastercard (MA) showed consistent performance with </w:t>
      </w:r>
      <w:r w:rsidR="00F15B8A" w:rsidRPr="00524F1B">
        <w:t xml:space="preserve">a </w:t>
      </w:r>
      <w:r w:rsidRPr="00524F1B">
        <w:t xml:space="preserve">19.45% return and </w:t>
      </w:r>
      <w:r w:rsidR="00F15B8A" w:rsidRPr="00524F1B">
        <w:t xml:space="preserve">a </w:t>
      </w:r>
      <w:r w:rsidR="00D84E1D" w:rsidRPr="00524F1B">
        <w:t>50%</w:t>
      </w:r>
      <w:ins w:id="1691" w:author="Art Milch" w:date="2025-04-19T19:34:00Z" w16du:dateUtc="2025-04-19T23:34:00Z">
        <w:r w:rsidR="00095B1A">
          <w:t xml:space="preserve"> </w:t>
        </w:r>
      </w:ins>
      <w:del w:id="1692" w:author="Art Milch" w:date="2025-04-19T19:34:00Z" w16du:dateUtc="2025-04-19T23:34:00Z">
        <w:r w:rsidR="00D84E1D" w:rsidRPr="00524F1B" w:rsidDel="00095B1A">
          <w:delText>-</w:delText>
        </w:r>
      </w:del>
      <w:r w:rsidR="00D84E1D" w:rsidRPr="00524F1B">
        <w:t>win</w:t>
      </w:r>
      <w:r w:rsidRPr="00524F1B">
        <w:t xml:space="preserve"> rate</w:t>
      </w:r>
    </w:p>
    <w:p w14:paraId="68C5D41C" w14:textId="43BAE7D1" w:rsidR="00740168" w:rsidRPr="00524F1B" w:rsidRDefault="00740168" w:rsidP="0057150A">
      <w:pPr>
        <w:pStyle w:val="nested"/>
        <w:numPr>
          <w:ilvl w:val="0"/>
          <w:numId w:val="26"/>
        </w:numPr>
        <w:tabs>
          <w:tab w:val="clear" w:pos="720"/>
          <w:tab w:val="num" w:pos="2040"/>
        </w:tabs>
        <w:spacing w:before="0" w:beforeAutospacing="0" w:after="0" w:afterAutospacing="0" w:line="480" w:lineRule="auto"/>
        <w:ind w:left="1980" w:firstLine="720"/>
        <w:pPrChange w:id="1693" w:author="Art Milch" w:date="2025-04-19T19:35:00Z" w16du:dateUtc="2025-04-19T23:35:00Z">
          <w:pPr>
            <w:pStyle w:val="nested"/>
            <w:numPr>
              <w:numId w:val="26"/>
            </w:numPr>
            <w:tabs>
              <w:tab w:val="num" w:pos="720"/>
              <w:tab w:val="num" w:pos="2040"/>
            </w:tabs>
            <w:spacing w:before="0" w:beforeAutospacing="0" w:after="0" w:afterAutospacing="0" w:line="360" w:lineRule="auto"/>
            <w:ind w:left="1920" w:hanging="360"/>
          </w:pPr>
        </w:pPrChange>
      </w:pPr>
      <w:r w:rsidRPr="00524F1B">
        <w:t xml:space="preserve">Financial sector stocks (JPM) exhibited strong risk-adjusted </w:t>
      </w:r>
      <w:ins w:id="1694" w:author="Art Milch" w:date="2025-04-19T09:47:00Z" w16du:dateUtc="2025-04-19T13:47:00Z">
        <w:r w:rsidR="00637001">
          <w:t xml:space="preserve"> </w:t>
        </w:r>
      </w:ins>
      <w:r w:rsidRPr="00524F1B">
        <w:t>returns</w:t>
      </w:r>
    </w:p>
    <w:p w14:paraId="08671A81" w14:textId="77777777" w:rsidR="00740168" w:rsidRPr="00524F1B" w:rsidRDefault="00740168" w:rsidP="00815E1E">
      <w:pPr>
        <w:numPr>
          <w:ilvl w:val="0"/>
          <w:numId w:val="73"/>
        </w:numPr>
        <w:spacing w:line="480" w:lineRule="auto"/>
        <w:ind w:left="1560" w:hanging="30"/>
        <w:rPr>
          <w:rFonts w:ascii="Times New Roman" w:hAnsi="Times New Roman" w:cs="Times New Roman"/>
          <w:sz w:val="24"/>
          <w:szCs w:val="24"/>
        </w:rPr>
        <w:pPrChange w:id="1695" w:author="Art Milch" w:date="2025-04-19T09:47:00Z" w16du:dateUtc="2025-04-19T13:47:00Z">
          <w:pPr>
            <w:numPr>
              <w:numId w:val="73"/>
            </w:numPr>
            <w:spacing w:line="360" w:lineRule="auto"/>
            <w:ind w:left="1560" w:hanging="360"/>
          </w:pPr>
        </w:pPrChange>
      </w:pPr>
      <w:r w:rsidRPr="00524F1B">
        <w:rPr>
          <w:rFonts w:ascii="Times New Roman" w:hAnsi="Times New Roman" w:cs="Times New Roman"/>
          <w:sz w:val="24"/>
          <w:szCs w:val="24"/>
        </w:rPr>
        <w:t>Sector Considerations</w:t>
      </w:r>
      <w:del w:id="1696" w:author="Art Milch" w:date="2025-04-19T09:50:00Z" w16du:dateUtc="2025-04-19T13:50:00Z">
        <w:r w:rsidRPr="00524F1B" w:rsidDel="00397FA5">
          <w:rPr>
            <w:rFonts w:ascii="Times New Roman" w:hAnsi="Times New Roman" w:cs="Times New Roman"/>
            <w:sz w:val="24"/>
            <w:szCs w:val="24"/>
          </w:rPr>
          <w:delText>:</w:delText>
        </w:r>
      </w:del>
    </w:p>
    <w:p w14:paraId="767082A7" w14:textId="4FE9A155" w:rsidR="00740168" w:rsidRPr="00524F1B" w:rsidRDefault="00C8588F">
      <w:pPr>
        <w:pStyle w:val="nested"/>
        <w:numPr>
          <w:ilvl w:val="0"/>
          <w:numId w:val="27"/>
        </w:numPr>
        <w:tabs>
          <w:tab w:val="clear" w:pos="720"/>
          <w:tab w:val="num" w:pos="2040"/>
        </w:tabs>
        <w:spacing w:before="0" w:beforeAutospacing="0" w:after="0" w:afterAutospacing="0" w:line="480" w:lineRule="auto"/>
        <w:ind w:left="1920" w:firstLine="720"/>
        <w:pPrChange w:id="1697" w:author="Art Milch" w:date="2025-04-17T14:48:00Z" w16du:dateUtc="2025-04-17T18:48:00Z">
          <w:pPr>
            <w:pStyle w:val="nested"/>
            <w:numPr>
              <w:numId w:val="27"/>
            </w:numPr>
            <w:tabs>
              <w:tab w:val="num" w:pos="720"/>
              <w:tab w:val="num" w:pos="2040"/>
            </w:tabs>
            <w:spacing w:before="0" w:beforeAutospacing="0" w:after="0" w:afterAutospacing="0" w:line="360" w:lineRule="auto"/>
            <w:ind w:left="1920" w:hanging="360"/>
          </w:pPr>
        </w:pPrChange>
      </w:pPr>
      <w:ins w:id="1698" w:author="Art Milch" w:date="2025-04-19T19:35:00Z" w16du:dateUtc="2025-04-19T23:35:00Z">
        <w:r>
          <w:t>R</w:t>
        </w:r>
      </w:ins>
      <w:del w:id="1699" w:author="Art Milch" w:date="2025-04-19T19:36:00Z" w16du:dateUtc="2025-04-19T23:36:00Z">
        <w:r w:rsidR="00F15B8A" w:rsidRPr="00524F1B" w:rsidDel="00C8588F">
          <w:delText>The r</w:delText>
        </w:r>
      </w:del>
      <w:r w:rsidR="00F15B8A" w:rsidRPr="00524F1B">
        <w:t>etail</w:t>
      </w:r>
      <w:r w:rsidR="00740168" w:rsidRPr="00524F1B">
        <w:t xml:space="preserve"> sector showed superior performance (WMT)</w:t>
      </w:r>
    </w:p>
    <w:p w14:paraId="55513EEC" w14:textId="77777777" w:rsidR="00740168" w:rsidRPr="00524F1B" w:rsidRDefault="00740168">
      <w:pPr>
        <w:pStyle w:val="nested"/>
        <w:numPr>
          <w:ilvl w:val="0"/>
          <w:numId w:val="28"/>
        </w:numPr>
        <w:tabs>
          <w:tab w:val="clear" w:pos="720"/>
          <w:tab w:val="num" w:pos="2040"/>
        </w:tabs>
        <w:spacing w:before="0" w:beforeAutospacing="0" w:after="0" w:afterAutospacing="0" w:line="480" w:lineRule="auto"/>
        <w:ind w:left="1920" w:firstLine="720"/>
        <w:pPrChange w:id="1700" w:author="Art Milch" w:date="2025-04-17T14:48:00Z" w16du:dateUtc="2025-04-17T18:48:00Z">
          <w:pPr>
            <w:pStyle w:val="nested"/>
            <w:numPr>
              <w:numId w:val="28"/>
            </w:numPr>
            <w:tabs>
              <w:tab w:val="num" w:pos="720"/>
              <w:tab w:val="num" w:pos="2040"/>
            </w:tabs>
            <w:spacing w:before="0" w:beforeAutospacing="0" w:after="0" w:afterAutospacing="0" w:line="360" w:lineRule="auto"/>
            <w:ind w:left="1920" w:hanging="360"/>
          </w:pPr>
        </w:pPrChange>
      </w:pPr>
      <w:r w:rsidRPr="00524F1B">
        <w:lastRenderedPageBreak/>
        <w:t>Financial sector demonstrated stability (JPM, MA)</w:t>
      </w:r>
    </w:p>
    <w:p w14:paraId="28E7C01F" w14:textId="77777777" w:rsidR="00740168" w:rsidRPr="00524F1B" w:rsidRDefault="00740168">
      <w:pPr>
        <w:pStyle w:val="nested"/>
        <w:numPr>
          <w:ilvl w:val="0"/>
          <w:numId w:val="29"/>
        </w:numPr>
        <w:tabs>
          <w:tab w:val="clear" w:pos="720"/>
          <w:tab w:val="num" w:pos="2040"/>
        </w:tabs>
        <w:spacing w:before="0" w:beforeAutospacing="0" w:after="0" w:afterAutospacing="0" w:line="480" w:lineRule="auto"/>
        <w:ind w:left="1920" w:firstLine="720"/>
        <w:pPrChange w:id="1701" w:author="Art Milch" w:date="2025-04-17T14:48:00Z" w16du:dateUtc="2025-04-17T18:48:00Z">
          <w:pPr>
            <w:pStyle w:val="nested"/>
            <w:numPr>
              <w:numId w:val="29"/>
            </w:numPr>
            <w:tabs>
              <w:tab w:val="num" w:pos="720"/>
              <w:tab w:val="num" w:pos="2040"/>
            </w:tabs>
            <w:spacing w:before="0" w:beforeAutospacing="0" w:after="0" w:afterAutospacing="0" w:line="360" w:lineRule="auto"/>
            <w:ind w:left="1920" w:hanging="360"/>
          </w:pPr>
        </w:pPrChange>
      </w:pPr>
      <w:r w:rsidRPr="00524F1B">
        <w:t>Technology sector presented challenges (NVDA, META)</w:t>
      </w:r>
    </w:p>
    <w:p w14:paraId="5DC23DAD" w14:textId="77777777" w:rsidR="00740168" w:rsidRPr="00524F1B" w:rsidRDefault="00740168" w:rsidP="009F63BD">
      <w:pPr>
        <w:numPr>
          <w:ilvl w:val="0"/>
          <w:numId w:val="74"/>
        </w:numPr>
        <w:spacing w:line="480" w:lineRule="auto"/>
        <w:ind w:left="1560" w:hanging="30"/>
        <w:rPr>
          <w:rFonts w:ascii="Times New Roman" w:hAnsi="Times New Roman" w:cs="Times New Roman"/>
          <w:sz w:val="24"/>
          <w:szCs w:val="24"/>
        </w:rPr>
        <w:pPrChange w:id="1702" w:author="Art Milch" w:date="2025-04-19T09:48:00Z" w16du:dateUtc="2025-04-19T13:48:00Z">
          <w:pPr>
            <w:numPr>
              <w:numId w:val="74"/>
            </w:numPr>
            <w:spacing w:line="360" w:lineRule="auto"/>
            <w:ind w:left="1560" w:hanging="360"/>
          </w:pPr>
        </w:pPrChange>
      </w:pPr>
      <w:r w:rsidRPr="00524F1B">
        <w:rPr>
          <w:rFonts w:ascii="Times New Roman" w:hAnsi="Times New Roman" w:cs="Times New Roman"/>
          <w:sz w:val="24"/>
          <w:szCs w:val="24"/>
        </w:rPr>
        <w:t>Volatility Impact</w:t>
      </w:r>
      <w:del w:id="1703" w:author="Art Milch" w:date="2025-04-19T09:50:00Z" w16du:dateUtc="2025-04-19T13:50:00Z">
        <w:r w:rsidRPr="00524F1B" w:rsidDel="00397FA5">
          <w:rPr>
            <w:rFonts w:ascii="Times New Roman" w:hAnsi="Times New Roman" w:cs="Times New Roman"/>
            <w:sz w:val="24"/>
            <w:szCs w:val="24"/>
          </w:rPr>
          <w:delText>:</w:delText>
        </w:r>
      </w:del>
    </w:p>
    <w:p w14:paraId="7FC4FC92" w14:textId="77777777" w:rsidR="00740168" w:rsidRPr="00524F1B" w:rsidRDefault="00740168">
      <w:pPr>
        <w:pStyle w:val="nested"/>
        <w:numPr>
          <w:ilvl w:val="0"/>
          <w:numId w:val="30"/>
        </w:numPr>
        <w:tabs>
          <w:tab w:val="clear" w:pos="720"/>
          <w:tab w:val="num" w:pos="2040"/>
        </w:tabs>
        <w:spacing w:before="0" w:beforeAutospacing="0" w:after="0" w:afterAutospacing="0" w:line="480" w:lineRule="auto"/>
        <w:ind w:left="1920" w:firstLine="720"/>
        <w:pPrChange w:id="1704" w:author="Art Milch" w:date="2025-04-17T14:48:00Z" w16du:dateUtc="2025-04-17T18:48:00Z">
          <w:pPr>
            <w:pStyle w:val="nested"/>
            <w:numPr>
              <w:numId w:val="30"/>
            </w:numPr>
            <w:tabs>
              <w:tab w:val="num" w:pos="720"/>
              <w:tab w:val="num" w:pos="2040"/>
            </w:tabs>
            <w:spacing w:before="0" w:beforeAutospacing="0" w:after="0" w:afterAutospacing="0" w:line="360" w:lineRule="auto"/>
            <w:ind w:left="1920" w:hanging="360"/>
          </w:pPr>
        </w:pPrChange>
      </w:pPr>
      <w:r w:rsidRPr="00524F1B">
        <w:t>Lower volatility stocks tended to perform better</w:t>
      </w:r>
    </w:p>
    <w:p w14:paraId="431A6E5E" w14:textId="1F072D0F" w:rsidR="00740168" w:rsidRPr="00524F1B" w:rsidRDefault="00740168">
      <w:pPr>
        <w:pStyle w:val="nested"/>
        <w:numPr>
          <w:ilvl w:val="0"/>
          <w:numId w:val="31"/>
        </w:numPr>
        <w:tabs>
          <w:tab w:val="clear" w:pos="720"/>
          <w:tab w:val="num" w:pos="2040"/>
        </w:tabs>
        <w:spacing w:before="0" w:beforeAutospacing="0" w:after="0" w:afterAutospacing="0" w:line="480" w:lineRule="auto"/>
        <w:ind w:left="1920" w:firstLine="720"/>
        <w:pPrChange w:id="1705" w:author="Art Milch" w:date="2025-04-17T14:48:00Z" w16du:dateUtc="2025-04-17T18:48:00Z">
          <w:pPr>
            <w:pStyle w:val="nested"/>
            <w:numPr>
              <w:numId w:val="31"/>
            </w:numPr>
            <w:tabs>
              <w:tab w:val="num" w:pos="720"/>
              <w:tab w:val="num" w:pos="2040"/>
            </w:tabs>
            <w:spacing w:before="0" w:beforeAutospacing="0" w:after="0" w:afterAutospacing="0" w:line="360" w:lineRule="auto"/>
            <w:ind w:left="1920" w:hanging="360"/>
          </w:pPr>
        </w:pPrChange>
      </w:pPr>
      <w:r w:rsidRPr="00524F1B">
        <w:t>High-volatility stocks </w:t>
      </w:r>
      <w:r w:rsidR="00F15B8A" w:rsidRPr="00524F1B">
        <w:t>require</w:t>
      </w:r>
      <w:ins w:id="1706" w:author="Art Milch" w:date="2025-04-19T09:48:00Z" w16du:dateUtc="2025-04-19T13:48:00Z">
        <w:r w:rsidR="009F63BD">
          <w:t>d</w:t>
        </w:r>
      </w:ins>
      <w:r w:rsidRPr="00524F1B">
        <w:t xml:space="preserve"> additional risk management</w:t>
      </w:r>
    </w:p>
    <w:p w14:paraId="6808D367" w14:textId="77777777" w:rsidR="00740168" w:rsidRPr="00524F1B" w:rsidRDefault="00740168">
      <w:pPr>
        <w:pStyle w:val="nested"/>
        <w:numPr>
          <w:ilvl w:val="0"/>
          <w:numId w:val="32"/>
        </w:numPr>
        <w:tabs>
          <w:tab w:val="clear" w:pos="720"/>
          <w:tab w:val="num" w:pos="2040"/>
        </w:tabs>
        <w:spacing w:before="0" w:beforeAutospacing="0" w:after="0" w:afterAutospacing="0" w:line="480" w:lineRule="auto"/>
        <w:ind w:left="1920" w:firstLine="720"/>
        <w:pPrChange w:id="1707" w:author="Art Milch" w:date="2025-04-17T14:48:00Z" w16du:dateUtc="2025-04-17T18:48:00Z">
          <w:pPr>
            <w:pStyle w:val="nested"/>
            <w:numPr>
              <w:numId w:val="32"/>
            </w:numPr>
            <w:tabs>
              <w:tab w:val="num" w:pos="720"/>
              <w:tab w:val="num" w:pos="2040"/>
            </w:tabs>
            <w:spacing w:before="0" w:beforeAutospacing="0" w:after="0" w:afterAutospacing="0" w:line="360" w:lineRule="auto"/>
            <w:ind w:left="1920" w:hanging="360"/>
          </w:pPr>
        </w:pPrChange>
      </w:pPr>
      <w:r w:rsidRPr="00524F1B">
        <w:t>Stable price trends correlated with better performance</w:t>
      </w:r>
    </w:p>
    <w:p w14:paraId="35A30CA8" w14:textId="77777777" w:rsidR="00A627E6" w:rsidRPr="004D6CED" w:rsidRDefault="00740168" w:rsidP="00C143F8">
      <w:pPr>
        <w:pStyle w:val="ListParagraph"/>
        <w:numPr>
          <w:ilvl w:val="2"/>
          <w:numId w:val="78"/>
        </w:numPr>
        <w:spacing w:line="480" w:lineRule="auto"/>
        <w:ind w:left="540" w:hanging="540"/>
        <w:contextualSpacing w:val="0"/>
        <w:rPr>
          <w:rFonts w:ascii="Times New Roman" w:hAnsi="Times New Roman" w:cs="Times New Roman"/>
          <w:b/>
          <w:bCs/>
          <w:sz w:val="24"/>
          <w:szCs w:val="24"/>
          <w:rPrChange w:id="1708" w:author="Art Milch" w:date="2025-04-19T19:36:00Z" w16du:dateUtc="2025-04-19T23:36:00Z">
            <w:rPr>
              <w:rFonts w:ascii="Times New Roman" w:hAnsi="Times New Roman" w:cs="Times New Roman"/>
              <w:sz w:val="24"/>
              <w:szCs w:val="24"/>
            </w:rPr>
          </w:rPrChange>
        </w:rPr>
        <w:pPrChange w:id="1709" w:author="Art Milch" w:date="2025-04-19T09:49:00Z" w16du:dateUtc="2025-04-19T13:49:00Z">
          <w:pPr>
            <w:pStyle w:val="ListParagraph"/>
            <w:numPr>
              <w:ilvl w:val="2"/>
              <w:numId w:val="78"/>
            </w:numPr>
            <w:spacing w:line="360" w:lineRule="auto"/>
            <w:ind w:left="1200" w:hanging="720"/>
            <w:jc w:val="both"/>
          </w:pPr>
        </w:pPrChange>
      </w:pPr>
      <w:r w:rsidRPr="004D6CED">
        <w:rPr>
          <w:rFonts w:ascii="Times New Roman" w:hAnsi="Times New Roman" w:cs="Times New Roman"/>
          <w:b/>
          <w:bCs/>
          <w:sz w:val="24"/>
          <w:szCs w:val="24"/>
          <w:rPrChange w:id="1710" w:author="Art Milch" w:date="2025-04-19T19:36:00Z" w16du:dateUtc="2025-04-19T23:36:00Z">
            <w:rPr>
              <w:rFonts w:ascii="Times New Roman" w:hAnsi="Times New Roman" w:cs="Times New Roman"/>
              <w:sz w:val="24"/>
              <w:szCs w:val="24"/>
            </w:rPr>
          </w:rPrChange>
        </w:rPr>
        <w:t xml:space="preserve"> </w:t>
      </w:r>
      <w:r w:rsidR="00A627E6" w:rsidRPr="004D6CED">
        <w:rPr>
          <w:rFonts w:ascii="Times New Roman" w:hAnsi="Times New Roman" w:cs="Times New Roman"/>
          <w:b/>
          <w:bCs/>
          <w:sz w:val="24"/>
          <w:szCs w:val="24"/>
          <w:rPrChange w:id="1711" w:author="Art Milch" w:date="2025-04-19T19:36:00Z" w16du:dateUtc="2025-04-19T23:36:00Z">
            <w:rPr>
              <w:rFonts w:ascii="Times New Roman" w:hAnsi="Times New Roman" w:cs="Times New Roman"/>
              <w:sz w:val="24"/>
              <w:szCs w:val="24"/>
            </w:rPr>
          </w:rPrChange>
        </w:rPr>
        <w:t>Risk Management</w:t>
      </w:r>
      <w:del w:id="1712" w:author="Art Milch" w:date="2025-04-19T19:36:00Z" w16du:dateUtc="2025-04-19T23:36:00Z">
        <w:r w:rsidR="00A627E6" w:rsidRPr="004D6CED" w:rsidDel="004D6CED">
          <w:rPr>
            <w:rFonts w:ascii="Times New Roman" w:hAnsi="Times New Roman" w:cs="Times New Roman"/>
            <w:b/>
            <w:bCs/>
            <w:sz w:val="24"/>
            <w:szCs w:val="24"/>
            <w:rPrChange w:id="1713" w:author="Art Milch" w:date="2025-04-19T19:36:00Z" w16du:dateUtc="2025-04-19T23:36:00Z">
              <w:rPr>
                <w:rFonts w:ascii="Times New Roman" w:hAnsi="Times New Roman" w:cs="Times New Roman"/>
                <w:sz w:val="24"/>
                <w:szCs w:val="24"/>
              </w:rPr>
            </w:rPrChange>
          </w:rPr>
          <w:delText>:</w:delText>
        </w:r>
      </w:del>
    </w:p>
    <w:p w14:paraId="4B2954A2" w14:textId="77777777" w:rsidR="00740168" w:rsidRPr="00524F1B" w:rsidRDefault="00740168">
      <w:pPr>
        <w:spacing w:line="480" w:lineRule="auto"/>
        <w:ind w:left="960" w:firstLine="720"/>
        <w:rPr>
          <w:rFonts w:ascii="Times New Roman" w:hAnsi="Times New Roman" w:cs="Times New Roman"/>
          <w:sz w:val="24"/>
          <w:szCs w:val="24"/>
        </w:rPr>
        <w:pPrChange w:id="1714" w:author="Art Milch" w:date="2025-04-17T14:48:00Z" w16du:dateUtc="2025-04-17T18:48:00Z">
          <w:pPr>
            <w:spacing w:line="360" w:lineRule="auto"/>
            <w:ind w:left="960"/>
          </w:pPr>
        </w:pPrChange>
      </w:pPr>
      <w:r w:rsidRPr="00524F1B">
        <w:rPr>
          <w:rFonts w:ascii="Times New Roman" w:hAnsi="Times New Roman" w:cs="Times New Roman"/>
          <w:sz w:val="24"/>
          <w:szCs w:val="24"/>
        </w:rPr>
        <w:t>The results suggest a structured approach to risk management:</w:t>
      </w:r>
    </w:p>
    <w:p w14:paraId="0BA0AF42" w14:textId="1FA17241" w:rsidR="00740168" w:rsidRPr="00524F1B" w:rsidRDefault="00740168" w:rsidP="00C143F8">
      <w:pPr>
        <w:numPr>
          <w:ilvl w:val="0"/>
          <w:numId w:val="75"/>
        </w:numPr>
        <w:spacing w:line="480" w:lineRule="auto"/>
        <w:ind w:left="1560" w:firstLine="60"/>
        <w:rPr>
          <w:rFonts w:ascii="Times New Roman" w:hAnsi="Times New Roman" w:cs="Times New Roman"/>
          <w:sz w:val="24"/>
          <w:szCs w:val="24"/>
        </w:rPr>
        <w:pPrChange w:id="1715" w:author="Art Milch" w:date="2025-04-19T09:48:00Z" w16du:dateUtc="2025-04-19T13:48:00Z">
          <w:pPr>
            <w:numPr>
              <w:numId w:val="75"/>
            </w:numPr>
            <w:spacing w:line="360" w:lineRule="auto"/>
            <w:ind w:left="1560" w:hanging="360"/>
          </w:pPr>
        </w:pPrChange>
      </w:pPr>
      <w:r w:rsidRPr="00524F1B">
        <w:rPr>
          <w:rFonts w:ascii="Times New Roman" w:hAnsi="Times New Roman" w:cs="Times New Roman"/>
          <w:sz w:val="24"/>
          <w:szCs w:val="24"/>
        </w:rPr>
        <w:t>Position Sizing</w:t>
      </w:r>
      <w:del w:id="1716" w:author="Art Milch" w:date="2025-04-19T09:49:00Z" w16du:dateUtc="2025-04-19T13:49:00Z">
        <w:r w:rsidRPr="00524F1B" w:rsidDel="00397FA5">
          <w:rPr>
            <w:rFonts w:ascii="Times New Roman" w:hAnsi="Times New Roman" w:cs="Times New Roman"/>
            <w:sz w:val="24"/>
            <w:szCs w:val="24"/>
          </w:rPr>
          <w:delText>:</w:delText>
        </w:r>
      </w:del>
    </w:p>
    <w:p w14:paraId="2E7039BD" w14:textId="77777777" w:rsidR="00740168" w:rsidRPr="00524F1B" w:rsidRDefault="00740168">
      <w:pPr>
        <w:pStyle w:val="nested"/>
        <w:numPr>
          <w:ilvl w:val="0"/>
          <w:numId w:val="39"/>
        </w:numPr>
        <w:tabs>
          <w:tab w:val="clear" w:pos="720"/>
          <w:tab w:val="num" w:pos="2040"/>
        </w:tabs>
        <w:spacing w:before="0" w:beforeAutospacing="0" w:after="0" w:afterAutospacing="0" w:line="480" w:lineRule="auto"/>
        <w:ind w:left="1920" w:firstLine="720"/>
        <w:pPrChange w:id="1717" w:author="Art Milch" w:date="2025-04-17T14:48:00Z" w16du:dateUtc="2025-04-17T18:48:00Z">
          <w:pPr>
            <w:pStyle w:val="nested"/>
            <w:numPr>
              <w:numId w:val="39"/>
            </w:numPr>
            <w:tabs>
              <w:tab w:val="num" w:pos="720"/>
              <w:tab w:val="num" w:pos="2040"/>
            </w:tabs>
            <w:spacing w:before="0" w:beforeAutospacing="0" w:after="0" w:afterAutospacing="0" w:line="360" w:lineRule="auto"/>
            <w:ind w:left="1920" w:hanging="360"/>
          </w:pPr>
        </w:pPrChange>
      </w:pPr>
      <w:r w:rsidRPr="00524F1B">
        <w:t>Scale positions based on confidence scores</w:t>
      </w:r>
    </w:p>
    <w:p w14:paraId="2263DB6F" w14:textId="77777777" w:rsidR="00740168" w:rsidRPr="00524F1B" w:rsidRDefault="00740168">
      <w:pPr>
        <w:pStyle w:val="nested"/>
        <w:numPr>
          <w:ilvl w:val="0"/>
          <w:numId w:val="40"/>
        </w:numPr>
        <w:tabs>
          <w:tab w:val="clear" w:pos="720"/>
          <w:tab w:val="num" w:pos="2040"/>
        </w:tabs>
        <w:spacing w:before="0" w:beforeAutospacing="0" w:after="0" w:afterAutospacing="0" w:line="480" w:lineRule="auto"/>
        <w:ind w:left="1920" w:firstLine="720"/>
        <w:pPrChange w:id="1718" w:author="Art Milch" w:date="2025-04-17T14:48:00Z" w16du:dateUtc="2025-04-17T18:48:00Z">
          <w:pPr>
            <w:pStyle w:val="nested"/>
            <w:numPr>
              <w:numId w:val="40"/>
            </w:numPr>
            <w:tabs>
              <w:tab w:val="num" w:pos="720"/>
              <w:tab w:val="num" w:pos="2040"/>
            </w:tabs>
            <w:spacing w:before="0" w:beforeAutospacing="0" w:after="0" w:afterAutospacing="0" w:line="360" w:lineRule="auto"/>
            <w:ind w:left="1920" w:hanging="360"/>
          </w:pPr>
        </w:pPrChange>
      </w:pPr>
      <w:r w:rsidRPr="00524F1B">
        <w:t>Maintain maximum position size limits</w:t>
      </w:r>
    </w:p>
    <w:p w14:paraId="6BE5E7A5" w14:textId="77777777" w:rsidR="00740168" w:rsidRPr="00524F1B" w:rsidRDefault="00740168">
      <w:pPr>
        <w:pStyle w:val="nested"/>
        <w:numPr>
          <w:ilvl w:val="0"/>
          <w:numId w:val="41"/>
        </w:numPr>
        <w:tabs>
          <w:tab w:val="clear" w:pos="720"/>
          <w:tab w:val="num" w:pos="2040"/>
        </w:tabs>
        <w:spacing w:before="0" w:beforeAutospacing="0" w:after="0" w:afterAutospacing="0" w:line="480" w:lineRule="auto"/>
        <w:ind w:left="1920" w:firstLine="720"/>
        <w:pPrChange w:id="1719" w:author="Art Milch" w:date="2025-04-17T14:48:00Z" w16du:dateUtc="2025-04-17T18:48:00Z">
          <w:pPr>
            <w:pStyle w:val="nested"/>
            <w:numPr>
              <w:numId w:val="41"/>
            </w:numPr>
            <w:tabs>
              <w:tab w:val="num" w:pos="720"/>
              <w:tab w:val="num" w:pos="2040"/>
            </w:tabs>
            <w:spacing w:before="0" w:beforeAutospacing="0" w:after="0" w:afterAutospacing="0" w:line="360" w:lineRule="auto"/>
            <w:ind w:left="1920" w:hanging="360"/>
          </w:pPr>
        </w:pPrChange>
      </w:pPr>
      <w:r w:rsidRPr="00524F1B">
        <w:t>Consider volatility in position sizing</w:t>
      </w:r>
    </w:p>
    <w:p w14:paraId="6DF4993A" w14:textId="77777777" w:rsidR="00740168" w:rsidRPr="00524F1B" w:rsidRDefault="00740168" w:rsidP="00C143F8">
      <w:pPr>
        <w:numPr>
          <w:ilvl w:val="0"/>
          <w:numId w:val="76"/>
        </w:numPr>
        <w:spacing w:line="480" w:lineRule="auto"/>
        <w:ind w:left="1560" w:hanging="30"/>
        <w:rPr>
          <w:rFonts w:ascii="Times New Roman" w:hAnsi="Times New Roman" w:cs="Times New Roman"/>
          <w:sz w:val="24"/>
          <w:szCs w:val="24"/>
        </w:rPr>
        <w:pPrChange w:id="1720" w:author="Art Milch" w:date="2025-04-19T09:49:00Z" w16du:dateUtc="2025-04-19T13:49:00Z">
          <w:pPr>
            <w:numPr>
              <w:numId w:val="76"/>
            </w:numPr>
            <w:spacing w:line="360" w:lineRule="auto"/>
            <w:ind w:left="1560" w:hanging="360"/>
          </w:pPr>
        </w:pPrChange>
      </w:pPr>
      <w:r w:rsidRPr="00524F1B">
        <w:rPr>
          <w:rFonts w:ascii="Times New Roman" w:hAnsi="Times New Roman" w:cs="Times New Roman"/>
          <w:sz w:val="24"/>
          <w:szCs w:val="24"/>
        </w:rPr>
        <w:t>Stop-Loss Implementation</w:t>
      </w:r>
      <w:del w:id="1721" w:author="Art Milch" w:date="2025-04-19T09:49:00Z" w16du:dateUtc="2025-04-19T13:49:00Z">
        <w:r w:rsidRPr="00524F1B" w:rsidDel="00397FA5">
          <w:rPr>
            <w:rFonts w:ascii="Times New Roman" w:hAnsi="Times New Roman" w:cs="Times New Roman"/>
            <w:sz w:val="24"/>
            <w:szCs w:val="24"/>
          </w:rPr>
          <w:delText>:</w:delText>
        </w:r>
      </w:del>
    </w:p>
    <w:p w14:paraId="5BA742AD" w14:textId="533F934A" w:rsidR="00740168" w:rsidRPr="00524F1B" w:rsidRDefault="00740168">
      <w:pPr>
        <w:pStyle w:val="nested"/>
        <w:numPr>
          <w:ilvl w:val="0"/>
          <w:numId w:val="42"/>
        </w:numPr>
        <w:tabs>
          <w:tab w:val="clear" w:pos="720"/>
          <w:tab w:val="num" w:pos="2040"/>
        </w:tabs>
        <w:spacing w:before="0" w:beforeAutospacing="0" w:after="0" w:afterAutospacing="0" w:line="480" w:lineRule="auto"/>
        <w:ind w:left="1920" w:firstLine="720"/>
        <w:pPrChange w:id="1722" w:author="Art Milch" w:date="2025-04-17T14:48:00Z" w16du:dateUtc="2025-04-17T18:48:00Z">
          <w:pPr>
            <w:pStyle w:val="nested"/>
            <w:numPr>
              <w:numId w:val="42"/>
            </w:numPr>
            <w:tabs>
              <w:tab w:val="num" w:pos="720"/>
              <w:tab w:val="num" w:pos="2040"/>
            </w:tabs>
            <w:spacing w:before="0" w:beforeAutospacing="0" w:after="0" w:afterAutospacing="0" w:line="360" w:lineRule="auto"/>
            <w:ind w:left="1920" w:hanging="360"/>
          </w:pPr>
        </w:pPrChange>
      </w:pPr>
      <w:r w:rsidRPr="00524F1B">
        <w:t>Use </w:t>
      </w:r>
      <w:r w:rsidR="00F15B8A" w:rsidRPr="00524F1B">
        <w:t xml:space="preserve">a </w:t>
      </w:r>
      <w:r w:rsidRPr="00524F1B">
        <w:t>2% initial stop-loss</w:t>
      </w:r>
    </w:p>
    <w:p w14:paraId="3AB5C362" w14:textId="77777777" w:rsidR="00740168" w:rsidRPr="00524F1B" w:rsidRDefault="00740168">
      <w:pPr>
        <w:pStyle w:val="nested"/>
        <w:numPr>
          <w:ilvl w:val="0"/>
          <w:numId w:val="43"/>
        </w:numPr>
        <w:tabs>
          <w:tab w:val="clear" w:pos="720"/>
          <w:tab w:val="num" w:pos="2040"/>
        </w:tabs>
        <w:spacing w:before="0" w:beforeAutospacing="0" w:after="0" w:afterAutospacing="0" w:line="480" w:lineRule="auto"/>
        <w:ind w:left="1920" w:firstLine="720"/>
        <w:pPrChange w:id="1723" w:author="Art Milch" w:date="2025-04-17T14:48:00Z" w16du:dateUtc="2025-04-17T18:48:00Z">
          <w:pPr>
            <w:pStyle w:val="nested"/>
            <w:numPr>
              <w:numId w:val="43"/>
            </w:numPr>
            <w:tabs>
              <w:tab w:val="num" w:pos="720"/>
              <w:tab w:val="num" w:pos="2040"/>
            </w:tabs>
            <w:spacing w:before="0" w:beforeAutospacing="0" w:after="0" w:afterAutospacing="0" w:line="360" w:lineRule="auto"/>
            <w:ind w:left="1920" w:hanging="360"/>
          </w:pPr>
        </w:pPrChange>
      </w:pPr>
      <w:r w:rsidRPr="00524F1B">
        <w:t>Implement trailing stops for profitable trades</w:t>
      </w:r>
    </w:p>
    <w:p w14:paraId="6A156CF4" w14:textId="77777777" w:rsidR="00740168" w:rsidRPr="00524F1B" w:rsidRDefault="00740168">
      <w:pPr>
        <w:pStyle w:val="nested"/>
        <w:numPr>
          <w:ilvl w:val="0"/>
          <w:numId w:val="44"/>
        </w:numPr>
        <w:tabs>
          <w:tab w:val="clear" w:pos="720"/>
          <w:tab w:val="num" w:pos="2040"/>
        </w:tabs>
        <w:spacing w:before="0" w:beforeAutospacing="0" w:after="0" w:afterAutospacing="0" w:line="480" w:lineRule="auto"/>
        <w:ind w:left="1920" w:firstLine="720"/>
        <w:pPrChange w:id="1724" w:author="Art Milch" w:date="2025-04-17T14:48:00Z" w16du:dateUtc="2025-04-17T18:48:00Z">
          <w:pPr>
            <w:pStyle w:val="nested"/>
            <w:numPr>
              <w:numId w:val="44"/>
            </w:numPr>
            <w:tabs>
              <w:tab w:val="num" w:pos="720"/>
              <w:tab w:val="num" w:pos="2040"/>
            </w:tabs>
            <w:spacing w:before="0" w:beforeAutospacing="0" w:after="0" w:afterAutospacing="0" w:line="360" w:lineRule="auto"/>
            <w:ind w:left="1920" w:hanging="360"/>
          </w:pPr>
        </w:pPrChange>
      </w:pPr>
      <w:r w:rsidRPr="00524F1B">
        <w:t>Adjust stops based on volatility</w:t>
      </w:r>
    </w:p>
    <w:p w14:paraId="5301AB20" w14:textId="77777777" w:rsidR="00740168" w:rsidRPr="00524F1B" w:rsidRDefault="00740168" w:rsidP="00397FA5">
      <w:pPr>
        <w:numPr>
          <w:ilvl w:val="0"/>
          <w:numId w:val="77"/>
        </w:numPr>
        <w:spacing w:line="480" w:lineRule="auto"/>
        <w:ind w:left="1560" w:hanging="30"/>
        <w:rPr>
          <w:rFonts w:ascii="Times New Roman" w:hAnsi="Times New Roman" w:cs="Times New Roman"/>
          <w:sz w:val="24"/>
          <w:szCs w:val="24"/>
        </w:rPr>
        <w:pPrChange w:id="1725" w:author="Art Milch" w:date="2025-04-19T09:49:00Z" w16du:dateUtc="2025-04-19T13:49:00Z">
          <w:pPr>
            <w:numPr>
              <w:numId w:val="77"/>
            </w:numPr>
            <w:spacing w:line="360" w:lineRule="auto"/>
            <w:ind w:left="1560" w:hanging="360"/>
          </w:pPr>
        </w:pPrChange>
      </w:pPr>
      <w:r w:rsidRPr="00524F1B">
        <w:rPr>
          <w:rFonts w:ascii="Times New Roman" w:hAnsi="Times New Roman" w:cs="Times New Roman"/>
          <w:sz w:val="24"/>
          <w:szCs w:val="24"/>
        </w:rPr>
        <w:t>Take-Profit Strategy</w:t>
      </w:r>
      <w:del w:id="1726" w:author="Art Milch" w:date="2025-04-19T09:49:00Z" w16du:dateUtc="2025-04-19T13:49:00Z">
        <w:r w:rsidRPr="00524F1B" w:rsidDel="00397FA5">
          <w:rPr>
            <w:rFonts w:ascii="Times New Roman" w:hAnsi="Times New Roman" w:cs="Times New Roman"/>
            <w:sz w:val="24"/>
            <w:szCs w:val="24"/>
          </w:rPr>
          <w:delText>:</w:delText>
        </w:r>
      </w:del>
    </w:p>
    <w:p w14:paraId="020EC657" w14:textId="77777777" w:rsidR="00740168" w:rsidRPr="00524F1B" w:rsidRDefault="00740168">
      <w:pPr>
        <w:pStyle w:val="nested"/>
        <w:numPr>
          <w:ilvl w:val="0"/>
          <w:numId w:val="45"/>
        </w:numPr>
        <w:tabs>
          <w:tab w:val="clear" w:pos="720"/>
          <w:tab w:val="num" w:pos="2040"/>
        </w:tabs>
        <w:spacing w:before="0" w:beforeAutospacing="0" w:after="0" w:afterAutospacing="0" w:line="480" w:lineRule="auto"/>
        <w:ind w:left="1920" w:firstLine="720"/>
        <w:pPrChange w:id="1727" w:author="Art Milch" w:date="2025-04-17T14:48:00Z" w16du:dateUtc="2025-04-17T18:48:00Z">
          <w:pPr>
            <w:pStyle w:val="nested"/>
            <w:numPr>
              <w:numId w:val="45"/>
            </w:numPr>
            <w:tabs>
              <w:tab w:val="num" w:pos="720"/>
              <w:tab w:val="num" w:pos="2040"/>
            </w:tabs>
            <w:spacing w:before="0" w:beforeAutospacing="0" w:after="0" w:afterAutospacing="0" w:line="360" w:lineRule="auto"/>
            <w:ind w:left="1920" w:hanging="360"/>
          </w:pPr>
        </w:pPrChange>
      </w:pPr>
      <w:r w:rsidRPr="00524F1B">
        <w:t>Set 5% initial take-profit targets</w:t>
      </w:r>
    </w:p>
    <w:p w14:paraId="0BDBB7AC" w14:textId="77777777" w:rsidR="00740168" w:rsidRPr="00524F1B" w:rsidRDefault="00740168">
      <w:pPr>
        <w:pStyle w:val="nested"/>
        <w:numPr>
          <w:ilvl w:val="0"/>
          <w:numId w:val="46"/>
        </w:numPr>
        <w:tabs>
          <w:tab w:val="clear" w:pos="720"/>
          <w:tab w:val="num" w:pos="2040"/>
        </w:tabs>
        <w:spacing w:before="0" w:beforeAutospacing="0" w:after="0" w:afterAutospacing="0" w:line="480" w:lineRule="auto"/>
        <w:ind w:left="1920" w:firstLine="720"/>
        <w:pPrChange w:id="1728" w:author="Art Milch" w:date="2025-04-17T14:48:00Z" w16du:dateUtc="2025-04-17T18:48:00Z">
          <w:pPr>
            <w:pStyle w:val="nested"/>
            <w:numPr>
              <w:numId w:val="46"/>
            </w:numPr>
            <w:tabs>
              <w:tab w:val="num" w:pos="720"/>
              <w:tab w:val="num" w:pos="2040"/>
            </w:tabs>
            <w:spacing w:before="0" w:beforeAutospacing="0" w:after="0" w:afterAutospacing="0" w:line="360" w:lineRule="auto"/>
            <w:ind w:left="1920" w:hanging="360"/>
          </w:pPr>
        </w:pPrChange>
      </w:pPr>
      <w:r w:rsidRPr="00524F1B">
        <w:t>Use partial profit taking</w:t>
      </w:r>
    </w:p>
    <w:p w14:paraId="07220095" w14:textId="77777777" w:rsidR="00740168" w:rsidRDefault="00740168">
      <w:pPr>
        <w:pStyle w:val="nested"/>
        <w:numPr>
          <w:ilvl w:val="0"/>
          <w:numId w:val="47"/>
        </w:numPr>
        <w:tabs>
          <w:tab w:val="clear" w:pos="720"/>
          <w:tab w:val="num" w:pos="2040"/>
        </w:tabs>
        <w:spacing w:before="0" w:beforeAutospacing="0" w:after="0" w:afterAutospacing="0" w:line="480" w:lineRule="auto"/>
        <w:ind w:left="1920" w:firstLine="720"/>
        <w:rPr>
          <w:ins w:id="1729" w:author="Art Milch" w:date="2025-04-19T09:50:00Z" w16du:dateUtc="2025-04-19T13:50:00Z"/>
        </w:rPr>
      </w:pPr>
      <w:r w:rsidRPr="00524F1B">
        <w:t>Consider market conditions for target adjustment</w:t>
      </w:r>
    </w:p>
    <w:p w14:paraId="13A389B6" w14:textId="12550880" w:rsidR="00397FA5" w:rsidRPr="00524F1B" w:rsidDel="00E34061" w:rsidRDefault="00397FA5" w:rsidP="00397FA5">
      <w:pPr>
        <w:pStyle w:val="nested"/>
        <w:spacing w:before="0" w:beforeAutospacing="0" w:after="0" w:afterAutospacing="0" w:line="480" w:lineRule="auto"/>
        <w:ind w:left="2640"/>
        <w:rPr>
          <w:del w:id="1730" w:author="Art Milch" w:date="2025-04-19T19:37:00Z" w16du:dateUtc="2025-04-19T23:37:00Z"/>
        </w:rPr>
        <w:pPrChange w:id="1731" w:author="Art Milch" w:date="2025-04-19T09:50:00Z" w16du:dateUtc="2025-04-19T13:50:00Z">
          <w:pPr>
            <w:pStyle w:val="nested"/>
            <w:numPr>
              <w:numId w:val="47"/>
            </w:numPr>
            <w:tabs>
              <w:tab w:val="num" w:pos="720"/>
              <w:tab w:val="num" w:pos="2040"/>
            </w:tabs>
            <w:spacing w:before="0" w:beforeAutospacing="0" w:after="0" w:afterAutospacing="0" w:line="360" w:lineRule="auto"/>
            <w:ind w:left="1920" w:hanging="360"/>
          </w:pPr>
        </w:pPrChange>
      </w:pPr>
    </w:p>
    <w:p w14:paraId="7E5BE7AA" w14:textId="4A1BF83D" w:rsidR="008F384B" w:rsidRPr="00524F1B" w:rsidDel="00E34061" w:rsidRDefault="008F384B">
      <w:pPr>
        <w:pStyle w:val="nested"/>
        <w:spacing w:before="0" w:beforeAutospacing="0" w:after="0" w:afterAutospacing="0" w:line="480" w:lineRule="auto"/>
        <w:ind w:left="1920" w:firstLine="720"/>
        <w:rPr>
          <w:del w:id="1732" w:author="Art Milch" w:date="2025-04-19T19:37:00Z" w16du:dateUtc="2025-04-19T23:37:00Z"/>
        </w:rPr>
        <w:pPrChange w:id="1733" w:author="Art Milch" w:date="2025-04-17T14:48:00Z" w16du:dateUtc="2025-04-17T18:48:00Z">
          <w:pPr>
            <w:pStyle w:val="nested"/>
            <w:spacing w:before="0" w:beforeAutospacing="0" w:after="0" w:afterAutospacing="0" w:line="360" w:lineRule="auto"/>
            <w:ind w:left="1920"/>
          </w:pPr>
        </w:pPrChange>
      </w:pPr>
    </w:p>
    <w:p w14:paraId="3E7CF5FD" w14:textId="77777777" w:rsidR="00A627E6" w:rsidRPr="00524F1B" w:rsidRDefault="00A627E6" w:rsidP="00397FA5">
      <w:pPr>
        <w:pStyle w:val="Heading3"/>
        <w:spacing w:before="0" w:beforeAutospacing="0" w:after="0" w:afterAutospacing="0" w:line="480" w:lineRule="auto"/>
        <w:rPr>
          <w:sz w:val="24"/>
          <w:szCs w:val="24"/>
        </w:rPr>
        <w:pPrChange w:id="1734" w:author="Art Milch" w:date="2025-04-19T09:50:00Z" w16du:dateUtc="2025-04-19T13:50:00Z">
          <w:pPr>
            <w:pStyle w:val="Heading3"/>
            <w:spacing w:before="0" w:beforeAutospacing="0" w:after="0" w:afterAutospacing="0" w:line="360" w:lineRule="auto"/>
            <w:jc w:val="both"/>
          </w:pPr>
        </w:pPrChange>
      </w:pPr>
      <w:bookmarkStart w:id="1735" w:name="_Toc194830288"/>
      <w:r w:rsidRPr="00524F1B">
        <w:rPr>
          <w:sz w:val="24"/>
          <w:szCs w:val="24"/>
        </w:rPr>
        <w:t>5.3 Model Limitations and Considerations</w:t>
      </w:r>
      <w:bookmarkEnd w:id="1735"/>
    </w:p>
    <w:p w14:paraId="5AF5B963" w14:textId="77777777" w:rsidR="00A627E6" w:rsidRPr="00524F1B" w:rsidRDefault="00A627E6">
      <w:pPr>
        <w:spacing w:line="480" w:lineRule="auto"/>
        <w:ind w:firstLine="720"/>
        <w:rPr>
          <w:rFonts w:ascii="Times New Roman" w:hAnsi="Times New Roman" w:cs="Times New Roman"/>
          <w:sz w:val="24"/>
          <w:szCs w:val="24"/>
        </w:rPr>
        <w:pPrChange w:id="1736" w:author="Art Milch" w:date="2025-04-17T14:48:00Z" w16du:dateUtc="2025-04-17T18:48:00Z">
          <w:pPr>
            <w:spacing w:line="360" w:lineRule="auto"/>
            <w:jc w:val="both"/>
          </w:pPr>
        </w:pPrChange>
      </w:pPr>
      <w:r w:rsidRPr="00524F1B">
        <w:rPr>
          <w:rFonts w:ascii="Times New Roman" w:hAnsi="Times New Roman" w:cs="Times New Roman"/>
          <w:sz w:val="24"/>
          <w:szCs w:val="24"/>
        </w:rPr>
        <w:t>The analysis reveals several important limitations:</w:t>
      </w:r>
    </w:p>
    <w:p w14:paraId="1FD5F30B" w14:textId="77777777" w:rsidR="00A627E6" w:rsidRPr="00524F1B" w:rsidRDefault="00A627E6">
      <w:pPr>
        <w:numPr>
          <w:ilvl w:val="0"/>
          <w:numId w:val="2"/>
        </w:numPr>
        <w:tabs>
          <w:tab w:val="clear" w:pos="720"/>
          <w:tab w:val="num" w:pos="840"/>
        </w:tabs>
        <w:spacing w:line="480" w:lineRule="auto"/>
        <w:ind w:left="360" w:firstLine="720"/>
        <w:rPr>
          <w:rFonts w:ascii="Times New Roman" w:hAnsi="Times New Roman" w:cs="Times New Roman"/>
          <w:sz w:val="24"/>
          <w:szCs w:val="24"/>
        </w:rPr>
        <w:pPrChange w:id="1737" w:author="Art Milch" w:date="2025-04-17T14:48:00Z" w16du:dateUtc="2025-04-17T18:48:00Z">
          <w:pPr>
            <w:numPr>
              <w:numId w:val="2"/>
            </w:numPr>
            <w:tabs>
              <w:tab w:val="num" w:pos="720"/>
              <w:tab w:val="num" w:pos="840"/>
            </w:tabs>
            <w:spacing w:line="360" w:lineRule="auto"/>
            <w:ind w:left="360" w:hanging="360"/>
            <w:jc w:val="both"/>
          </w:pPr>
        </w:pPrChange>
      </w:pPr>
      <w:r w:rsidRPr="00524F1B">
        <w:rPr>
          <w:rFonts w:ascii="Times New Roman" w:hAnsi="Times New Roman" w:cs="Times New Roman"/>
          <w:sz w:val="24"/>
          <w:szCs w:val="24"/>
        </w:rPr>
        <w:t>Market Condition Sensitivity</w:t>
      </w:r>
      <w:del w:id="1738" w:author="Art Milch" w:date="2025-04-19T09:50:00Z" w16du:dateUtc="2025-04-19T13:50:00Z">
        <w:r w:rsidRPr="00524F1B" w:rsidDel="00397FA5">
          <w:rPr>
            <w:rFonts w:ascii="Times New Roman" w:hAnsi="Times New Roman" w:cs="Times New Roman"/>
            <w:sz w:val="24"/>
            <w:szCs w:val="24"/>
          </w:rPr>
          <w:delText>:</w:delText>
        </w:r>
      </w:del>
    </w:p>
    <w:p w14:paraId="6DD9ABEF" w14:textId="77777777" w:rsidR="00A627E6" w:rsidRPr="00524F1B" w:rsidRDefault="00A627E6">
      <w:pPr>
        <w:pStyle w:val="nested"/>
        <w:numPr>
          <w:ilvl w:val="0"/>
          <w:numId w:val="3"/>
        </w:numPr>
        <w:tabs>
          <w:tab w:val="clear" w:pos="720"/>
          <w:tab w:val="num" w:pos="840"/>
        </w:tabs>
        <w:spacing w:before="0" w:beforeAutospacing="0" w:after="0" w:afterAutospacing="0" w:line="480" w:lineRule="auto"/>
        <w:ind w:firstLine="720"/>
        <w:pPrChange w:id="1739" w:author="Art Milch" w:date="2025-04-17T14:48:00Z" w16du:dateUtc="2025-04-17T18:48:00Z">
          <w:pPr>
            <w:pStyle w:val="nested"/>
            <w:numPr>
              <w:numId w:val="3"/>
            </w:numPr>
            <w:tabs>
              <w:tab w:val="num" w:pos="720"/>
              <w:tab w:val="num" w:pos="840"/>
            </w:tabs>
            <w:spacing w:before="0" w:beforeAutospacing="0" w:after="0" w:afterAutospacing="0" w:line="360" w:lineRule="auto"/>
            <w:ind w:left="720" w:hanging="360"/>
            <w:jc w:val="both"/>
          </w:pPr>
        </w:pPrChange>
      </w:pPr>
      <w:r w:rsidRPr="00524F1B">
        <w:lastRenderedPageBreak/>
        <w:t>Variable performance across different market regimes</w:t>
      </w:r>
    </w:p>
    <w:p w14:paraId="52A5DFD7" w14:textId="77777777" w:rsidR="00A627E6" w:rsidRPr="00524F1B" w:rsidRDefault="00A627E6">
      <w:pPr>
        <w:pStyle w:val="nested"/>
        <w:numPr>
          <w:ilvl w:val="0"/>
          <w:numId w:val="4"/>
        </w:numPr>
        <w:tabs>
          <w:tab w:val="clear" w:pos="720"/>
          <w:tab w:val="num" w:pos="840"/>
        </w:tabs>
        <w:spacing w:before="0" w:beforeAutospacing="0" w:after="0" w:afterAutospacing="0" w:line="480" w:lineRule="auto"/>
        <w:ind w:firstLine="720"/>
        <w:pPrChange w:id="1740" w:author="Art Milch" w:date="2025-04-17T14:48:00Z" w16du:dateUtc="2025-04-17T18:48:00Z">
          <w:pPr>
            <w:pStyle w:val="nested"/>
            <w:numPr>
              <w:numId w:val="4"/>
            </w:numPr>
            <w:tabs>
              <w:tab w:val="num" w:pos="720"/>
              <w:tab w:val="num" w:pos="840"/>
            </w:tabs>
            <w:spacing w:before="0" w:beforeAutospacing="0" w:after="0" w:afterAutospacing="0" w:line="360" w:lineRule="auto"/>
            <w:ind w:left="720" w:hanging="360"/>
            <w:jc w:val="both"/>
          </w:pPr>
        </w:pPrChange>
      </w:pPr>
      <w:r w:rsidRPr="00524F1B">
        <w:t>Potential overfitting in certain market conditions</w:t>
      </w:r>
    </w:p>
    <w:p w14:paraId="40892A39" w14:textId="77777777" w:rsidR="00A627E6" w:rsidRPr="00524F1B" w:rsidRDefault="00A627E6">
      <w:pPr>
        <w:pStyle w:val="nested"/>
        <w:numPr>
          <w:ilvl w:val="0"/>
          <w:numId w:val="5"/>
        </w:numPr>
        <w:tabs>
          <w:tab w:val="clear" w:pos="720"/>
          <w:tab w:val="num" w:pos="840"/>
        </w:tabs>
        <w:spacing w:before="0" w:beforeAutospacing="0" w:after="0" w:afterAutospacing="0" w:line="480" w:lineRule="auto"/>
        <w:ind w:firstLine="720"/>
        <w:pPrChange w:id="1741" w:author="Art Milch" w:date="2025-04-17T14:48:00Z" w16du:dateUtc="2025-04-17T18:48:00Z">
          <w:pPr>
            <w:pStyle w:val="nested"/>
            <w:numPr>
              <w:numId w:val="5"/>
            </w:numPr>
            <w:tabs>
              <w:tab w:val="num" w:pos="720"/>
              <w:tab w:val="num" w:pos="840"/>
            </w:tabs>
            <w:spacing w:before="0" w:beforeAutospacing="0" w:after="0" w:afterAutospacing="0" w:line="360" w:lineRule="auto"/>
            <w:ind w:left="720" w:hanging="360"/>
            <w:jc w:val="both"/>
          </w:pPr>
        </w:pPrChange>
      </w:pPr>
      <w:r w:rsidRPr="00524F1B">
        <w:t>Need for regular model recalibration</w:t>
      </w:r>
    </w:p>
    <w:p w14:paraId="6925B4DB" w14:textId="77777777" w:rsidR="00A627E6" w:rsidRPr="00524F1B" w:rsidRDefault="00A627E6">
      <w:pPr>
        <w:numPr>
          <w:ilvl w:val="0"/>
          <w:numId w:val="6"/>
        </w:numPr>
        <w:tabs>
          <w:tab w:val="clear" w:pos="720"/>
          <w:tab w:val="num" w:pos="840"/>
        </w:tabs>
        <w:spacing w:line="480" w:lineRule="auto"/>
        <w:ind w:left="360" w:firstLine="720"/>
        <w:rPr>
          <w:rFonts w:ascii="Times New Roman" w:hAnsi="Times New Roman" w:cs="Times New Roman"/>
          <w:sz w:val="24"/>
          <w:szCs w:val="24"/>
        </w:rPr>
        <w:pPrChange w:id="1742" w:author="Art Milch" w:date="2025-04-17T14:48:00Z" w16du:dateUtc="2025-04-17T18:48:00Z">
          <w:pPr>
            <w:numPr>
              <w:numId w:val="6"/>
            </w:numPr>
            <w:tabs>
              <w:tab w:val="num" w:pos="720"/>
              <w:tab w:val="num" w:pos="840"/>
            </w:tabs>
            <w:spacing w:line="360" w:lineRule="auto"/>
            <w:ind w:left="360" w:hanging="360"/>
            <w:jc w:val="both"/>
          </w:pPr>
        </w:pPrChange>
      </w:pPr>
      <w:r w:rsidRPr="00524F1B">
        <w:rPr>
          <w:rFonts w:ascii="Times New Roman" w:hAnsi="Times New Roman" w:cs="Times New Roman"/>
          <w:sz w:val="24"/>
          <w:szCs w:val="24"/>
        </w:rPr>
        <w:t>Trading Volume Constraints</w:t>
      </w:r>
      <w:del w:id="1743" w:author="Art Milch" w:date="2025-04-19T09:51:00Z" w16du:dateUtc="2025-04-19T13:51:00Z">
        <w:r w:rsidRPr="00524F1B" w:rsidDel="00397FA5">
          <w:rPr>
            <w:rFonts w:ascii="Times New Roman" w:hAnsi="Times New Roman" w:cs="Times New Roman"/>
            <w:sz w:val="24"/>
            <w:szCs w:val="24"/>
          </w:rPr>
          <w:delText>:</w:delText>
        </w:r>
      </w:del>
    </w:p>
    <w:p w14:paraId="669821D4" w14:textId="77777777" w:rsidR="00A627E6" w:rsidRPr="00524F1B" w:rsidRDefault="00A627E6">
      <w:pPr>
        <w:pStyle w:val="nested"/>
        <w:numPr>
          <w:ilvl w:val="0"/>
          <w:numId w:val="7"/>
        </w:numPr>
        <w:tabs>
          <w:tab w:val="clear" w:pos="720"/>
          <w:tab w:val="num" w:pos="840"/>
        </w:tabs>
        <w:spacing w:before="0" w:beforeAutospacing="0" w:after="0" w:afterAutospacing="0" w:line="480" w:lineRule="auto"/>
        <w:ind w:firstLine="720"/>
        <w:pPrChange w:id="1744" w:author="Art Milch" w:date="2025-04-17T14:48:00Z" w16du:dateUtc="2025-04-17T18:48:00Z">
          <w:pPr>
            <w:pStyle w:val="nested"/>
            <w:numPr>
              <w:numId w:val="7"/>
            </w:numPr>
            <w:tabs>
              <w:tab w:val="num" w:pos="720"/>
              <w:tab w:val="num" w:pos="840"/>
            </w:tabs>
            <w:spacing w:before="0" w:beforeAutospacing="0" w:after="0" w:afterAutospacing="0" w:line="360" w:lineRule="auto"/>
            <w:ind w:left="720" w:hanging="360"/>
            <w:jc w:val="both"/>
          </w:pPr>
        </w:pPrChange>
      </w:pPr>
      <w:r w:rsidRPr="00524F1B">
        <w:t>Some stocks show no trading activity</w:t>
      </w:r>
    </w:p>
    <w:p w14:paraId="7556ADE9" w14:textId="77777777" w:rsidR="00A627E6" w:rsidRPr="00524F1B" w:rsidRDefault="00A627E6">
      <w:pPr>
        <w:pStyle w:val="nested"/>
        <w:numPr>
          <w:ilvl w:val="0"/>
          <w:numId w:val="8"/>
        </w:numPr>
        <w:tabs>
          <w:tab w:val="clear" w:pos="720"/>
          <w:tab w:val="num" w:pos="840"/>
        </w:tabs>
        <w:spacing w:before="0" w:beforeAutospacing="0" w:after="0" w:afterAutospacing="0" w:line="480" w:lineRule="auto"/>
        <w:ind w:firstLine="720"/>
        <w:pPrChange w:id="1745" w:author="Art Milch" w:date="2025-04-17T14:48:00Z" w16du:dateUtc="2025-04-17T18:48:00Z">
          <w:pPr>
            <w:pStyle w:val="nested"/>
            <w:numPr>
              <w:numId w:val="8"/>
            </w:numPr>
            <w:tabs>
              <w:tab w:val="num" w:pos="720"/>
              <w:tab w:val="num" w:pos="840"/>
            </w:tabs>
            <w:spacing w:before="0" w:beforeAutospacing="0" w:after="0" w:afterAutospacing="0" w:line="360" w:lineRule="auto"/>
            <w:ind w:left="720" w:hanging="360"/>
            <w:jc w:val="both"/>
          </w:pPr>
        </w:pPrChange>
      </w:pPr>
      <w:r w:rsidRPr="00524F1B">
        <w:t>Limited effectiveness in low-liquidity conditions</w:t>
      </w:r>
    </w:p>
    <w:p w14:paraId="195AB311" w14:textId="77777777" w:rsidR="00A627E6" w:rsidRPr="00524F1B" w:rsidRDefault="00A627E6">
      <w:pPr>
        <w:pStyle w:val="nested"/>
        <w:numPr>
          <w:ilvl w:val="0"/>
          <w:numId w:val="9"/>
        </w:numPr>
        <w:tabs>
          <w:tab w:val="clear" w:pos="720"/>
          <w:tab w:val="num" w:pos="840"/>
        </w:tabs>
        <w:spacing w:before="0" w:beforeAutospacing="0" w:after="0" w:afterAutospacing="0" w:line="480" w:lineRule="auto"/>
        <w:ind w:firstLine="720"/>
        <w:pPrChange w:id="1746" w:author="Art Milch" w:date="2025-04-17T14:48:00Z" w16du:dateUtc="2025-04-17T18:48:00Z">
          <w:pPr>
            <w:pStyle w:val="nested"/>
            <w:numPr>
              <w:numId w:val="9"/>
            </w:numPr>
            <w:tabs>
              <w:tab w:val="num" w:pos="720"/>
              <w:tab w:val="num" w:pos="840"/>
            </w:tabs>
            <w:spacing w:before="0" w:beforeAutospacing="0" w:after="0" w:afterAutospacing="0" w:line="360" w:lineRule="auto"/>
            <w:ind w:left="720" w:hanging="360"/>
            <w:jc w:val="both"/>
          </w:pPr>
        </w:pPrChange>
      </w:pPr>
      <w:r w:rsidRPr="00524F1B">
        <w:t>Impact of transaction costs not fully addressed</w:t>
      </w:r>
    </w:p>
    <w:p w14:paraId="47944A8C" w14:textId="383666A7" w:rsidR="00A627E6" w:rsidRPr="00524F1B" w:rsidRDefault="00A627E6" w:rsidP="005B165B">
      <w:pPr>
        <w:numPr>
          <w:ilvl w:val="0"/>
          <w:numId w:val="10"/>
        </w:numPr>
        <w:tabs>
          <w:tab w:val="clear" w:pos="720"/>
          <w:tab w:val="num" w:pos="840"/>
        </w:tabs>
        <w:spacing w:line="480" w:lineRule="auto"/>
        <w:ind w:left="0" w:firstLine="720"/>
        <w:rPr>
          <w:rFonts w:ascii="Times New Roman" w:hAnsi="Times New Roman" w:cs="Times New Roman"/>
          <w:sz w:val="24"/>
          <w:szCs w:val="24"/>
        </w:rPr>
        <w:pPrChange w:id="1747" w:author="Art Milch" w:date="2025-04-19T19:38:00Z" w16du:dateUtc="2025-04-19T23:38:00Z">
          <w:pPr>
            <w:numPr>
              <w:numId w:val="10"/>
            </w:numPr>
            <w:tabs>
              <w:tab w:val="num" w:pos="720"/>
              <w:tab w:val="num" w:pos="840"/>
            </w:tabs>
            <w:spacing w:line="360" w:lineRule="auto"/>
            <w:ind w:left="360" w:hanging="360"/>
            <w:jc w:val="both"/>
          </w:pPr>
        </w:pPrChange>
      </w:pPr>
      <w:r w:rsidRPr="00524F1B">
        <w:rPr>
          <w:rFonts w:ascii="Times New Roman" w:hAnsi="Times New Roman" w:cs="Times New Roman"/>
          <w:sz w:val="24"/>
          <w:szCs w:val="24"/>
        </w:rPr>
        <w:t>Risk</w:t>
      </w:r>
      <w:ins w:id="1748" w:author="Art Milch" w:date="2025-04-19T19:37:00Z" w16du:dateUtc="2025-04-19T23:37:00Z">
        <w:r w:rsidR="002A1CC9">
          <w:rPr>
            <w:rFonts w:ascii="Times New Roman" w:hAnsi="Times New Roman" w:cs="Times New Roman"/>
            <w:sz w:val="24"/>
            <w:szCs w:val="24"/>
          </w:rPr>
          <w:t>-</w:t>
        </w:r>
      </w:ins>
      <w:del w:id="1749" w:author="Art Milch" w:date="2025-04-19T19:37:00Z" w16du:dateUtc="2025-04-19T23:37:00Z">
        <w:r w:rsidRPr="00524F1B" w:rsidDel="002A1CC9">
          <w:rPr>
            <w:rFonts w:ascii="Times New Roman" w:hAnsi="Times New Roman" w:cs="Times New Roman"/>
            <w:sz w:val="24"/>
            <w:szCs w:val="24"/>
          </w:rPr>
          <w:delText xml:space="preserve"> </w:delText>
        </w:r>
      </w:del>
      <w:r w:rsidRPr="00524F1B">
        <w:rPr>
          <w:rFonts w:ascii="Times New Roman" w:hAnsi="Times New Roman" w:cs="Times New Roman"/>
          <w:sz w:val="24"/>
          <w:szCs w:val="24"/>
        </w:rPr>
        <w:t>Management Challenges</w:t>
      </w:r>
      <w:del w:id="1750" w:author="Art Milch" w:date="2025-04-19T09:51:00Z" w16du:dateUtc="2025-04-19T13:51:00Z">
        <w:r w:rsidRPr="00524F1B" w:rsidDel="0031719A">
          <w:rPr>
            <w:rFonts w:ascii="Times New Roman" w:hAnsi="Times New Roman" w:cs="Times New Roman"/>
            <w:sz w:val="24"/>
            <w:szCs w:val="24"/>
          </w:rPr>
          <w:delText>:</w:delText>
        </w:r>
      </w:del>
    </w:p>
    <w:p w14:paraId="1EFCBF9E" w14:textId="77777777" w:rsidR="00A627E6" w:rsidRPr="00524F1B" w:rsidRDefault="00A627E6">
      <w:pPr>
        <w:pStyle w:val="nested"/>
        <w:numPr>
          <w:ilvl w:val="0"/>
          <w:numId w:val="11"/>
        </w:numPr>
        <w:tabs>
          <w:tab w:val="clear" w:pos="720"/>
          <w:tab w:val="num" w:pos="840"/>
        </w:tabs>
        <w:spacing w:before="0" w:beforeAutospacing="0" w:after="0" w:afterAutospacing="0" w:line="480" w:lineRule="auto"/>
        <w:ind w:firstLine="720"/>
        <w:pPrChange w:id="1751" w:author="Art Milch" w:date="2025-04-17T14:48:00Z" w16du:dateUtc="2025-04-17T18:48:00Z">
          <w:pPr>
            <w:pStyle w:val="nested"/>
            <w:numPr>
              <w:numId w:val="11"/>
            </w:numPr>
            <w:tabs>
              <w:tab w:val="num" w:pos="720"/>
              <w:tab w:val="num" w:pos="840"/>
            </w:tabs>
            <w:spacing w:before="0" w:beforeAutospacing="0" w:after="0" w:afterAutospacing="0" w:line="360" w:lineRule="auto"/>
            <w:ind w:left="720" w:hanging="360"/>
            <w:jc w:val="both"/>
          </w:pPr>
        </w:pPrChange>
      </w:pPr>
      <w:r w:rsidRPr="00524F1B">
        <w:t>Difficulty in managing high-volatility stocks</w:t>
      </w:r>
    </w:p>
    <w:p w14:paraId="614FD34F" w14:textId="77777777" w:rsidR="00A627E6" w:rsidRPr="00524F1B" w:rsidRDefault="00A627E6">
      <w:pPr>
        <w:pStyle w:val="nested"/>
        <w:numPr>
          <w:ilvl w:val="0"/>
          <w:numId w:val="12"/>
        </w:numPr>
        <w:tabs>
          <w:tab w:val="clear" w:pos="720"/>
          <w:tab w:val="num" w:pos="840"/>
        </w:tabs>
        <w:spacing w:before="0" w:beforeAutospacing="0" w:after="0" w:afterAutospacing="0" w:line="480" w:lineRule="auto"/>
        <w:ind w:firstLine="720"/>
        <w:pPrChange w:id="1752" w:author="Art Milch" w:date="2025-04-17T14:48:00Z" w16du:dateUtc="2025-04-17T18:48:00Z">
          <w:pPr>
            <w:pStyle w:val="nested"/>
            <w:numPr>
              <w:numId w:val="12"/>
            </w:numPr>
            <w:tabs>
              <w:tab w:val="num" w:pos="720"/>
              <w:tab w:val="num" w:pos="840"/>
            </w:tabs>
            <w:spacing w:before="0" w:beforeAutospacing="0" w:after="0" w:afterAutospacing="0" w:line="360" w:lineRule="auto"/>
            <w:ind w:left="720" w:hanging="360"/>
            <w:jc w:val="both"/>
          </w:pPr>
        </w:pPrChange>
      </w:pPr>
      <w:r w:rsidRPr="00524F1B">
        <w:t>Trade-off between return potential and risk control</w:t>
      </w:r>
    </w:p>
    <w:p w14:paraId="4E6A5F68" w14:textId="77777777" w:rsidR="00A627E6" w:rsidRPr="00524F1B" w:rsidRDefault="00A627E6">
      <w:pPr>
        <w:pStyle w:val="nested"/>
        <w:numPr>
          <w:ilvl w:val="0"/>
          <w:numId w:val="13"/>
        </w:numPr>
        <w:tabs>
          <w:tab w:val="clear" w:pos="720"/>
          <w:tab w:val="num" w:pos="840"/>
        </w:tabs>
        <w:spacing w:before="0" w:beforeAutospacing="0" w:after="0" w:afterAutospacing="0" w:line="480" w:lineRule="auto"/>
        <w:ind w:firstLine="720"/>
        <w:pPrChange w:id="1753" w:author="Art Milch" w:date="2025-04-17T14:48:00Z" w16du:dateUtc="2025-04-17T18:48:00Z">
          <w:pPr>
            <w:pStyle w:val="nested"/>
            <w:numPr>
              <w:numId w:val="13"/>
            </w:numPr>
            <w:tabs>
              <w:tab w:val="num" w:pos="720"/>
              <w:tab w:val="num" w:pos="840"/>
            </w:tabs>
            <w:spacing w:before="0" w:beforeAutospacing="0" w:after="0" w:afterAutospacing="0" w:line="360" w:lineRule="auto"/>
            <w:ind w:left="720" w:hanging="360"/>
            <w:jc w:val="both"/>
          </w:pPr>
        </w:pPrChange>
      </w:pPr>
      <w:r w:rsidRPr="00524F1B">
        <w:t>Need for adaptive risk parameters</w:t>
      </w:r>
    </w:p>
    <w:p w14:paraId="61DAED39" w14:textId="2B74DB7F" w:rsidR="00A627E6" w:rsidRPr="00524F1B" w:rsidDel="00721AB4" w:rsidRDefault="00A627E6" w:rsidP="0031719A">
      <w:pPr>
        <w:spacing w:line="480" w:lineRule="auto"/>
        <w:ind w:firstLine="720"/>
        <w:rPr>
          <w:del w:id="1754" w:author="Art Milch" w:date="2025-04-19T09:52:00Z" w16du:dateUtc="2025-04-19T13:52:00Z"/>
          <w:rFonts w:ascii="Times New Roman" w:hAnsi="Times New Roman" w:cs="Times New Roman"/>
          <w:sz w:val="24"/>
          <w:szCs w:val="24"/>
        </w:rPr>
        <w:pPrChange w:id="1755" w:author="Art Milch" w:date="2025-04-19T09:52:00Z" w16du:dateUtc="2025-04-19T13:52:00Z">
          <w:pPr>
            <w:spacing w:line="360" w:lineRule="auto"/>
            <w:ind w:left="240"/>
            <w:jc w:val="both"/>
          </w:pPr>
        </w:pPrChange>
      </w:pPr>
      <w:r w:rsidRPr="00524F1B">
        <w:rPr>
          <w:rFonts w:ascii="Times New Roman" w:hAnsi="Times New Roman" w:cs="Times New Roman"/>
          <w:sz w:val="24"/>
          <w:szCs w:val="24"/>
        </w:rPr>
        <w:t>These findings provide valuable insights for both the theoretical understanding of the hybrid model</w:t>
      </w:r>
      <w:ins w:id="1756" w:author="Art Milch" w:date="2025-04-19T09:51:00Z" w16du:dateUtc="2025-04-19T13:51:00Z">
        <w:r w:rsidR="0031719A">
          <w:rPr>
            <w:rFonts w:ascii="Times New Roman" w:hAnsi="Times New Roman" w:cs="Times New Roman"/>
            <w:sz w:val="24"/>
            <w:szCs w:val="24"/>
          </w:rPr>
          <w:t>’</w:t>
        </w:r>
      </w:ins>
      <w:del w:id="1757" w:author="Art Milch" w:date="2025-04-19T09:51:00Z" w16du:dateUtc="2025-04-19T13:51:00Z">
        <w:r w:rsidRPr="00524F1B" w:rsidDel="0031719A">
          <w:rPr>
            <w:rFonts w:ascii="Times New Roman" w:hAnsi="Times New Roman" w:cs="Times New Roman"/>
            <w:sz w:val="24"/>
            <w:szCs w:val="24"/>
          </w:rPr>
          <w:delText>'</w:delText>
        </w:r>
      </w:del>
      <w:r w:rsidRPr="00524F1B">
        <w:rPr>
          <w:rFonts w:ascii="Times New Roman" w:hAnsi="Times New Roman" w:cs="Times New Roman"/>
          <w:sz w:val="24"/>
          <w:szCs w:val="24"/>
        </w:rPr>
        <w:t>s capabilities and practical implementation considerations in real-world trading scenarios.</w:t>
      </w:r>
    </w:p>
    <w:p w14:paraId="306F485B" w14:textId="77777777" w:rsidR="00D84E1D" w:rsidRPr="00524F1B" w:rsidRDefault="00D84E1D" w:rsidP="00721AB4">
      <w:pPr>
        <w:spacing w:line="480" w:lineRule="auto"/>
        <w:ind w:firstLine="720"/>
        <w:rPr>
          <w:rFonts w:ascii="Times New Roman" w:hAnsi="Times New Roman" w:cs="Times New Roman"/>
          <w:sz w:val="24"/>
          <w:szCs w:val="24"/>
        </w:rPr>
        <w:pPrChange w:id="1758" w:author="Art Milch" w:date="2025-04-19T09:52:00Z" w16du:dateUtc="2025-04-19T13:52:00Z">
          <w:pPr>
            <w:spacing w:line="360" w:lineRule="auto"/>
            <w:ind w:left="240"/>
            <w:jc w:val="both"/>
          </w:pPr>
        </w:pPrChange>
      </w:pPr>
    </w:p>
    <w:p w14:paraId="26CB98BF" w14:textId="77777777" w:rsidR="00141F64" w:rsidRPr="00524F1B" w:rsidRDefault="00740168" w:rsidP="0031719A">
      <w:pPr>
        <w:pStyle w:val="Heading1"/>
        <w:spacing w:before="0" w:line="480" w:lineRule="auto"/>
        <w:ind w:firstLine="720"/>
        <w:jc w:val="center"/>
        <w:rPr>
          <w:rFonts w:ascii="Times New Roman" w:eastAsia="Times New Roman" w:hAnsi="Times New Roman" w:cs="Times New Roman"/>
          <w:b/>
          <w:color w:val="auto"/>
          <w:sz w:val="24"/>
          <w:szCs w:val="24"/>
        </w:rPr>
        <w:pPrChange w:id="1759" w:author="Art Milch" w:date="2025-04-19T09:51:00Z" w16du:dateUtc="2025-04-19T13:51:00Z">
          <w:pPr>
            <w:pStyle w:val="Heading1"/>
            <w:spacing w:before="0"/>
            <w:jc w:val="both"/>
          </w:pPr>
        </w:pPrChange>
      </w:pPr>
      <w:bookmarkStart w:id="1760" w:name="_Toc194830289"/>
      <w:r w:rsidRPr="00524F1B">
        <w:rPr>
          <w:rFonts w:ascii="Times New Roman" w:eastAsia="Times New Roman" w:hAnsi="Times New Roman" w:cs="Times New Roman"/>
          <w:b/>
          <w:color w:val="auto"/>
          <w:sz w:val="24"/>
          <w:szCs w:val="24"/>
        </w:rPr>
        <w:t>6</w:t>
      </w:r>
      <w:r w:rsidR="00141F64" w:rsidRPr="00524F1B">
        <w:rPr>
          <w:rFonts w:ascii="Times New Roman" w:eastAsia="Times New Roman" w:hAnsi="Times New Roman" w:cs="Times New Roman"/>
          <w:b/>
          <w:color w:val="auto"/>
          <w:sz w:val="24"/>
          <w:szCs w:val="24"/>
        </w:rPr>
        <w:t xml:space="preserve">. </w:t>
      </w:r>
      <w:r w:rsidR="00874CBB" w:rsidRPr="00524F1B">
        <w:rPr>
          <w:rFonts w:ascii="Times New Roman" w:eastAsia="Times New Roman" w:hAnsi="Times New Roman" w:cs="Times New Roman"/>
          <w:b/>
          <w:color w:val="auto"/>
          <w:sz w:val="24"/>
          <w:szCs w:val="24"/>
        </w:rPr>
        <w:t>CONCLUSION</w:t>
      </w:r>
      <w:bookmarkEnd w:id="1760"/>
    </w:p>
    <w:p w14:paraId="6C90D15C" w14:textId="25C0933E" w:rsidR="00282E89" w:rsidRDefault="00BD347A" w:rsidP="00721AB4">
      <w:pPr>
        <w:spacing w:line="480" w:lineRule="auto"/>
        <w:ind w:firstLine="720"/>
        <w:rPr>
          <w:ins w:id="1761" w:author="Art Milch" w:date="2025-04-19T19:39:00Z" w16du:dateUtc="2025-04-19T23:39:00Z"/>
          <w:rFonts w:ascii="Times New Roman" w:hAnsi="Times New Roman" w:cs="Times New Roman"/>
          <w:sz w:val="24"/>
          <w:szCs w:val="24"/>
        </w:rPr>
      </w:pPr>
      <w:r w:rsidRPr="00524F1B">
        <w:rPr>
          <w:rFonts w:ascii="Times New Roman" w:hAnsi="Times New Roman" w:cs="Times New Roman"/>
          <w:sz w:val="24"/>
          <w:szCs w:val="24"/>
        </w:rPr>
        <w:t xml:space="preserve">After </w:t>
      </w:r>
      <w:r w:rsidR="00394E58" w:rsidRPr="00524F1B">
        <w:rPr>
          <w:rFonts w:ascii="Times New Roman" w:hAnsi="Times New Roman" w:cs="Times New Roman"/>
          <w:sz w:val="24"/>
          <w:szCs w:val="24"/>
        </w:rPr>
        <w:t xml:space="preserve">a comprehensive examination of the hybrid CNN-BiLSTM trading model, I have drawn several conclusions that provide both theoretical and practical insights into the application of deep learning in financial markets. The experimental results unequivocally demonstrate the robustness of this strategy in generating profitable trading signals with </w:t>
      </w:r>
      <w:commentRangeStart w:id="1762"/>
      <w:r w:rsidR="00394E58" w:rsidRPr="00524F1B">
        <w:rPr>
          <w:rFonts w:ascii="Times New Roman" w:hAnsi="Times New Roman" w:cs="Times New Roman"/>
          <w:sz w:val="24"/>
          <w:szCs w:val="24"/>
        </w:rPr>
        <w:t>robust</w:t>
      </w:r>
      <w:commentRangeEnd w:id="1762"/>
      <w:r w:rsidR="00B62413">
        <w:rPr>
          <w:rStyle w:val="CommentReference"/>
        </w:rPr>
        <w:commentReference w:id="1762"/>
      </w:r>
      <w:r w:rsidR="00394E58" w:rsidRPr="00524F1B">
        <w:rPr>
          <w:rFonts w:ascii="Times New Roman" w:hAnsi="Times New Roman" w:cs="Times New Roman"/>
          <w:sz w:val="24"/>
          <w:szCs w:val="24"/>
        </w:rPr>
        <w:t xml:space="preserve"> risk management. It is particularly robust in stable, large-cap segments</w:t>
      </w:r>
      <w:ins w:id="1763" w:author="Art Milch" w:date="2025-04-19T09:54:00Z" w16du:dateUtc="2025-04-19T13:54:00Z">
        <w:r w:rsidR="002F5484">
          <w:rPr>
            <w:rFonts w:ascii="Times New Roman" w:hAnsi="Times New Roman" w:cs="Times New Roman"/>
            <w:sz w:val="24"/>
            <w:szCs w:val="24"/>
          </w:rPr>
          <w:t>—W</w:t>
        </w:r>
      </w:ins>
      <w:del w:id="1764" w:author="Art Milch" w:date="2025-04-19T09:54:00Z" w16du:dateUtc="2025-04-19T13:54:00Z">
        <w:r w:rsidR="00394E58" w:rsidRPr="00524F1B" w:rsidDel="002F5484">
          <w:rPr>
            <w:rFonts w:ascii="Times New Roman" w:hAnsi="Times New Roman" w:cs="Times New Roman"/>
            <w:sz w:val="24"/>
            <w:szCs w:val="24"/>
          </w:rPr>
          <w:delText xml:space="preserve"> - W</w:delText>
        </w:r>
      </w:del>
      <w:r w:rsidR="00394E58" w:rsidRPr="00524F1B">
        <w:rPr>
          <w:rFonts w:ascii="Times New Roman" w:hAnsi="Times New Roman" w:cs="Times New Roman"/>
          <w:sz w:val="24"/>
          <w:szCs w:val="24"/>
        </w:rPr>
        <w:t>almart (WMT) was the standout performer, achieving a 48.18% return and a 72.73% win rate. This success is a testament to the integration of profound learning predictions with conventional technical analysis, where the attention mechanism plays a crucial role in identifying</w:t>
      </w:r>
      <w:r w:rsidRPr="00524F1B">
        <w:rPr>
          <w:rFonts w:ascii="Times New Roman" w:hAnsi="Times New Roman" w:cs="Times New Roman"/>
          <w:sz w:val="24"/>
          <w:szCs w:val="24"/>
        </w:rPr>
        <w:t xml:space="preserve"> the most relevant market patterns.</w:t>
      </w:r>
    </w:p>
    <w:p w14:paraId="613770F5" w14:textId="77777777" w:rsidR="007A41A2" w:rsidRDefault="007A41A2" w:rsidP="003F7EE4">
      <w:pPr>
        <w:spacing w:line="480" w:lineRule="auto"/>
        <w:ind w:firstLine="720"/>
        <w:rPr>
          <w:ins w:id="1765" w:author="Art Milch" w:date="2025-04-19T19:39:00Z" w16du:dateUtc="2025-04-19T23:39:00Z"/>
          <w:rFonts w:ascii="Times New Roman" w:hAnsi="Times New Roman" w:cs="Times New Roman"/>
          <w:sz w:val="24"/>
          <w:szCs w:val="24"/>
        </w:rPr>
        <w:pPrChange w:id="1766" w:author="Art Milch" w:date="2025-04-19T19:40:00Z" w16du:dateUtc="2025-04-19T23:40:00Z">
          <w:pPr>
            <w:spacing w:before="240" w:line="480" w:lineRule="auto"/>
            <w:ind w:firstLine="720"/>
          </w:pPr>
        </w:pPrChange>
      </w:pPr>
      <w:moveToRangeStart w:id="1767" w:author="Art Milch" w:date="2025-04-19T19:39:00Z" w:name="move195984004"/>
      <w:moveTo w:id="1768" w:author="Art Milch" w:date="2025-04-19T19:39:00Z" w16du:dateUtc="2025-04-19T23:39:00Z">
        <w:r w:rsidRPr="007A41A2">
          <w:rPr>
            <w:rFonts w:ascii="Times New Roman" w:hAnsi="Times New Roman" w:cs="Times New Roman"/>
            <w:b/>
            <w:bCs/>
            <w:sz w:val="24"/>
            <w:szCs w:val="24"/>
            <w:rPrChange w:id="1769" w:author="Art Milch" w:date="2025-04-19T19:39:00Z" w16du:dateUtc="2025-04-19T23:39:00Z">
              <w:rPr>
                <w:rFonts w:ascii="Times New Roman" w:hAnsi="Times New Roman" w:cs="Times New Roman"/>
                <w:sz w:val="24"/>
                <w:szCs w:val="24"/>
              </w:rPr>
            </w:rPrChange>
          </w:rPr>
          <w:lastRenderedPageBreak/>
          <w:t>Figure 6.1</w:t>
        </w:r>
        <w:del w:id="1770" w:author="Art Milch" w:date="2025-04-19T19:39:00Z" w16du:dateUtc="2025-04-19T23:39:00Z">
          <w:r w:rsidRPr="00524F1B" w:rsidDel="007A41A2">
            <w:rPr>
              <w:rFonts w:ascii="Times New Roman" w:hAnsi="Times New Roman" w:cs="Times New Roman"/>
              <w:sz w:val="24"/>
              <w:szCs w:val="24"/>
            </w:rPr>
            <w:delText>:</w:delText>
          </w:r>
        </w:del>
        <w:r w:rsidRPr="00524F1B">
          <w:rPr>
            <w:rFonts w:ascii="Times New Roman" w:hAnsi="Times New Roman" w:cs="Times New Roman"/>
            <w:sz w:val="24"/>
            <w:szCs w:val="24"/>
          </w:rPr>
          <w:t xml:space="preserve"> </w:t>
        </w:r>
      </w:moveTo>
    </w:p>
    <w:p w14:paraId="4968D63F" w14:textId="2C9E9F43" w:rsidR="007A41A2" w:rsidRPr="007A41A2" w:rsidDel="003F7EE4" w:rsidRDefault="007A41A2" w:rsidP="003F7EE4">
      <w:pPr>
        <w:spacing w:line="480" w:lineRule="auto"/>
        <w:ind w:firstLine="720"/>
        <w:rPr>
          <w:del w:id="1771" w:author="Art Milch" w:date="2025-04-19T19:40:00Z" w16du:dateUtc="2025-04-19T23:40:00Z"/>
          <w:moveTo w:id="1772" w:author="Art Milch" w:date="2025-04-19T19:39:00Z" w16du:dateUtc="2025-04-19T23:39:00Z"/>
          <w:rFonts w:ascii="Times New Roman" w:hAnsi="Times New Roman" w:cs="Times New Roman"/>
          <w:i/>
          <w:iCs/>
          <w:sz w:val="24"/>
          <w:szCs w:val="24"/>
          <w:rPrChange w:id="1773" w:author="Art Milch" w:date="2025-04-19T19:40:00Z" w16du:dateUtc="2025-04-19T23:40:00Z">
            <w:rPr>
              <w:del w:id="1774" w:author="Art Milch" w:date="2025-04-19T19:40:00Z" w16du:dateUtc="2025-04-19T23:40:00Z"/>
              <w:moveTo w:id="1775" w:author="Art Milch" w:date="2025-04-19T19:39:00Z" w16du:dateUtc="2025-04-19T23:39:00Z"/>
              <w:rFonts w:ascii="Times New Roman" w:hAnsi="Times New Roman" w:cs="Times New Roman"/>
              <w:sz w:val="24"/>
              <w:szCs w:val="24"/>
            </w:rPr>
          </w:rPrChange>
        </w:rPr>
        <w:pPrChange w:id="1776" w:author="Art Milch" w:date="2025-04-19T19:40:00Z" w16du:dateUtc="2025-04-19T23:40:00Z">
          <w:pPr>
            <w:spacing w:before="240" w:line="480" w:lineRule="auto"/>
            <w:ind w:firstLine="720"/>
          </w:pPr>
        </w:pPrChange>
      </w:pPr>
      <w:moveTo w:id="1777" w:author="Art Milch" w:date="2025-04-19T19:39:00Z" w16du:dateUtc="2025-04-19T23:39:00Z">
        <w:r w:rsidRPr="007A41A2">
          <w:rPr>
            <w:rFonts w:ascii="Times New Roman" w:hAnsi="Times New Roman" w:cs="Times New Roman"/>
            <w:i/>
            <w:iCs/>
            <w:sz w:val="24"/>
            <w:szCs w:val="24"/>
            <w:rPrChange w:id="1778" w:author="Art Milch" w:date="2025-04-19T19:40:00Z" w16du:dateUtc="2025-04-19T23:40:00Z">
              <w:rPr>
                <w:rFonts w:ascii="Times New Roman" w:hAnsi="Times New Roman" w:cs="Times New Roman"/>
                <w:sz w:val="24"/>
                <w:szCs w:val="24"/>
              </w:rPr>
            </w:rPrChange>
          </w:rPr>
          <w:t>Cumulative Return Comparison for WMT (Walmart)</w:t>
        </w:r>
      </w:moveTo>
    </w:p>
    <w:moveToRangeEnd w:id="1767"/>
    <w:p w14:paraId="7830585D" w14:textId="77777777" w:rsidR="007A41A2" w:rsidRPr="00524F1B" w:rsidRDefault="007A41A2" w:rsidP="00721AB4">
      <w:pPr>
        <w:spacing w:line="480" w:lineRule="auto"/>
        <w:ind w:firstLine="720"/>
        <w:rPr>
          <w:rFonts w:ascii="Times New Roman" w:hAnsi="Times New Roman" w:cs="Times New Roman"/>
          <w:sz w:val="24"/>
          <w:szCs w:val="24"/>
        </w:rPr>
        <w:pPrChange w:id="1779" w:author="Art Milch" w:date="2025-04-19T09:52:00Z" w16du:dateUtc="2025-04-19T13:52:00Z">
          <w:pPr>
            <w:spacing w:before="240" w:line="360" w:lineRule="auto"/>
            <w:jc w:val="both"/>
          </w:pPr>
        </w:pPrChange>
      </w:pPr>
    </w:p>
    <w:p w14:paraId="6CF0EAFD" w14:textId="77777777" w:rsidR="001502B6" w:rsidRPr="00524F1B" w:rsidRDefault="001502B6">
      <w:pPr>
        <w:spacing w:before="240" w:line="480" w:lineRule="auto"/>
        <w:ind w:firstLine="720"/>
        <w:rPr>
          <w:rFonts w:ascii="Times New Roman" w:hAnsi="Times New Roman" w:cs="Times New Roman"/>
          <w:sz w:val="24"/>
          <w:szCs w:val="24"/>
        </w:rPr>
        <w:pPrChange w:id="1780" w:author="Art Milch" w:date="2025-04-17T14:48:00Z" w16du:dateUtc="2025-04-17T18:48:00Z">
          <w:pPr>
            <w:spacing w:before="240" w:line="360" w:lineRule="auto"/>
            <w:jc w:val="center"/>
          </w:pPr>
        </w:pPrChange>
      </w:pPr>
      <w:r w:rsidRPr="00524F1B">
        <w:rPr>
          <w:rFonts w:ascii="Times New Roman" w:hAnsi="Times New Roman" w:cs="Times New Roman"/>
          <w:sz w:val="24"/>
          <w:szCs w:val="24"/>
          <w:rPrChange w:id="1781" w:author="Art Milch" w:date="2025-04-19T08:50:00Z" w16du:dateUtc="2025-04-19T12:50:00Z">
            <w:rPr>
              <w:rFonts w:ascii="Times New Roman" w:hAnsi="Times New Roman" w:cs="Times New Roman"/>
              <w:noProof/>
              <w:sz w:val="24"/>
              <w:szCs w:val="24"/>
            </w:rPr>
          </w:rPrChange>
        </w:rPr>
        <w:drawing>
          <wp:inline distT="0" distB="0" distL="0" distR="0" wp14:anchorId="029E3B41" wp14:editId="6B7C4204">
            <wp:extent cx="5135644" cy="4110176"/>
            <wp:effectExtent l="0" t="0" r="8255" b="5080"/>
            <wp:docPr id="23" name="Picture 2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different colored lin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8262" cy="4112271"/>
                    </a:xfrm>
                    <a:prstGeom prst="rect">
                      <a:avLst/>
                    </a:prstGeom>
                    <a:noFill/>
                    <a:ln>
                      <a:noFill/>
                    </a:ln>
                  </pic:spPr>
                </pic:pic>
              </a:graphicData>
            </a:graphic>
          </wp:inline>
        </w:drawing>
      </w:r>
    </w:p>
    <w:p w14:paraId="7173CD77" w14:textId="6DBF7234" w:rsidR="001502B6" w:rsidRPr="00524F1B" w:rsidDel="007A41A2" w:rsidRDefault="001502B6">
      <w:pPr>
        <w:spacing w:before="240" w:line="480" w:lineRule="auto"/>
        <w:ind w:firstLine="720"/>
        <w:rPr>
          <w:moveFrom w:id="1782" w:author="Art Milch" w:date="2025-04-19T19:39:00Z" w16du:dateUtc="2025-04-19T23:39:00Z"/>
          <w:rFonts w:ascii="Times New Roman" w:hAnsi="Times New Roman" w:cs="Times New Roman"/>
          <w:sz w:val="24"/>
          <w:szCs w:val="24"/>
        </w:rPr>
        <w:pPrChange w:id="1783" w:author="Art Milch" w:date="2025-04-17T14:48:00Z" w16du:dateUtc="2025-04-17T18:48:00Z">
          <w:pPr>
            <w:spacing w:before="240" w:line="360" w:lineRule="auto"/>
            <w:jc w:val="center"/>
          </w:pPr>
        </w:pPrChange>
      </w:pPr>
      <w:moveFromRangeStart w:id="1784" w:author="Art Milch" w:date="2025-04-19T19:39:00Z" w:name="move195984004"/>
      <w:moveFrom w:id="1785" w:author="Art Milch" w:date="2025-04-19T19:39:00Z" w16du:dateUtc="2025-04-19T23:39:00Z">
        <w:r w:rsidRPr="00524F1B" w:rsidDel="007A41A2">
          <w:rPr>
            <w:rFonts w:ascii="Times New Roman" w:hAnsi="Times New Roman" w:cs="Times New Roman"/>
            <w:sz w:val="24"/>
            <w:szCs w:val="24"/>
          </w:rPr>
          <w:t>Figure 6.1: Cumulative Return Comparison for WMT(Walmart)</w:t>
        </w:r>
      </w:moveFrom>
    </w:p>
    <w:moveFromRangeEnd w:id="1784"/>
    <w:p w14:paraId="0575DD2B" w14:textId="682D0F65" w:rsidR="00E74852" w:rsidRDefault="00BD347A">
      <w:pPr>
        <w:spacing w:before="240" w:line="480" w:lineRule="auto"/>
        <w:ind w:firstLine="720"/>
        <w:rPr>
          <w:ins w:id="1786" w:author="Art Milch" w:date="2025-04-19T09:55:00Z" w16du:dateUtc="2025-04-19T13:55:00Z"/>
          <w:rFonts w:ascii="Times New Roman" w:hAnsi="Times New Roman" w:cs="Times New Roman"/>
          <w:sz w:val="24"/>
          <w:szCs w:val="24"/>
        </w:rPr>
      </w:pPr>
      <w:r w:rsidRPr="00524F1B">
        <w:rPr>
          <w:rFonts w:ascii="Times New Roman" w:hAnsi="Times New Roman" w:cs="Times New Roman"/>
          <w:sz w:val="24"/>
          <w:szCs w:val="24"/>
        </w:rPr>
        <w:t xml:space="preserve">The risk-return analysis </w:t>
      </w:r>
      <w:r w:rsidR="00394E58" w:rsidRPr="00524F1B">
        <w:rPr>
          <w:rFonts w:ascii="Times New Roman" w:hAnsi="Times New Roman" w:cs="Times New Roman"/>
          <w:sz w:val="24"/>
          <w:szCs w:val="24"/>
        </w:rPr>
        <w:t>demonstrates the strategy</w:t>
      </w:r>
      <w:ins w:id="1787" w:author="Art Milch" w:date="2025-04-19T09:54:00Z" w16du:dateUtc="2025-04-19T13:54:00Z">
        <w:r w:rsidR="002F5484">
          <w:rPr>
            <w:rFonts w:ascii="Times New Roman" w:hAnsi="Times New Roman" w:cs="Times New Roman"/>
            <w:sz w:val="24"/>
            <w:szCs w:val="24"/>
          </w:rPr>
          <w:t>’</w:t>
        </w:r>
      </w:ins>
      <w:del w:id="1788" w:author="Art Milch" w:date="2025-04-19T09:54:00Z" w16du:dateUtc="2025-04-19T13:54:00Z">
        <w:r w:rsidR="00394E58" w:rsidRPr="00524F1B" w:rsidDel="002F5484">
          <w:rPr>
            <w:rFonts w:ascii="Times New Roman" w:hAnsi="Times New Roman" w:cs="Times New Roman"/>
            <w:sz w:val="24"/>
            <w:szCs w:val="24"/>
          </w:rPr>
          <w:delText>'</w:delText>
        </w:r>
      </w:del>
      <w:r w:rsidR="00394E58" w:rsidRPr="00524F1B">
        <w:rPr>
          <w:rFonts w:ascii="Times New Roman" w:hAnsi="Times New Roman" w:cs="Times New Roman"/>
          <w:sz w:val="24"/>
          <w:szCs w:val="24"/>
        </w:rPr>
        <w:t xml:space="preserve">s ability to maintain favorable risk-adjusted returns, with top performers achieving Sharpe ratios above 2.0. For instance, Walmart </w:t>
      </w:r>
      <w:del w:id="1789" w:author="Art Milch" w:date="2025-04-19T09:55:00Z" w16du:dateUtc="2025-04-19T13:55:00Z">
        <w:r w:rsidR="00394E58" w:rsidRPr="00524F1B" w:rsidDel="00E74852">
          <w:rPr>
            <w:rFonts w:ascii="Times New Roman" w:hAnsi="Times New Roman" w:cs="Times New Roman"/>
            <w:sz w:val="24"/>
            <w:szCs w:val="24"/>
          </w:rPr>
          <w:delText xml:space="preserve">(WMT) </w:delText>
        </w:r>
      </w:del>
      <w:r w:rsidR="00394E58" w:rsidRPr="00524F1B">
        <w:rPr>
          <w:rFonts w:ascii="Times New Roman" w:hAnsi="Times New Roman" w:cs="Times New Roman"/>
          <w:sz w:val="24"/>
          <w:szCs w:val="24"/>
        </w:rPr>
        <w:t>demonstrated exceptional performance with a 48.18% return and a 72.73% win rate, indicating a high return for the risk taken. The trading</w:t>
      </w:r>
      <w:ins w:id="1790" w:author="Art Milch" w:date="2025-04-19T19:41:00Z" w16du:dateUtc="2025-04-19T23:41:00Z">
        <w:r w:rsidR="00C34079">
          <w:rPr>
            <w:rFonts w:ascii="Times New Roman" w:hAnsi="Times New Roman" w:cs="Times New Roman"/>
            <w:sz w:val="24"/>
            <w:szCs w:val="24"/>
          </w:rPr>
          <w:t>-</w:t>
        </w:r>
      </w:ins>
      <w:del w:id="1791" w:author="Art Milch" w:date="2025-04-19T19:41:00Z" w16du:dateUtc="2025-04-19T23:41:00Z">
        <w:r w:rsidR="00394E58" w:rsidRPr="00524F1B" w:rsidDel="00C34079">
          <w:rPr>
            <w:rFonts w:ascii="Times New Roman" w:hAnsi="Times New Roman" w:cs="Times New Roman"/>
            <w:sz w:val="24"/>
            <w:szCs w:val="24"/>
          </w:rPr>
          <w:delText xml:space="preserve"> </w:delText>
        </w:r>
      </w:del>
      <w:r w:rsidR="00394E58" w:rsidRPr="00524F1B">
        <w:rPr>
          <w:rFonts w:ascii="Times New Roman" w:hAnsi="Times New Roman" w:cs="Times New Roman"/>
          <w:sz w:val="24"/>
          <w:szCs w:val="24"/>
        </w:rPr>
        <w:t>frequency analysis offers valuable insights for enhancing strategy. The contrast between high-frequency trading (NVDA, with 44 trades and a</w:t>
      </w:r>
    </w:p>
    <w:p w14:paraId="4FCB0E3E" w14:textId="5A478994" w:rsidR="00BD347A" w:rsidRPr="00524F1B" w:rsidRDefault="00394E58" w:rsidP="00E74852">
      <w:pPr>
        <w:spacing w:line="480" w:lineRule="auto"/>
        <w:rPr>
          <w:rFonts w:ascii="Times New Roman" w:hAnsi="Times New Roman" w:cs="Times New Roman"/>
          <w:sz w:val="24"/>
          <w:szCs w:val="24"/>
        </w:rPr>
        <w:pPrChange w:id="1792" w:author="Art Milch" w:date="2025-04-19T09:55:00Z" w16du:dateUtc="2025-04-19T13:55:00Z">
          <w:pPr>
            <w:spacing w:before="240" w:line="360" w:lineRule="auto"/>
            <w:jc w:val="both"/>
          </w:pPr>
        </w:pPrChange>
      </w:pPr>
      <w:r w:rsidRPr="00524F1B">
        <w:rPr>
          <w:rFonts w:ascii="Times New Roman" w:hAnsi="Times New Roman" w:cs="Times New Roman"/>
          <w:sz w:val="24"/>
          <w:szCs w:val="24"/>
        </w:rPr>
        <w:t xml:space="preserve"> -21.65% return) and selective trading (WMT, with 11 trades and a 48.18% return) underscores</w:t>
      </w:r>
      <w:r w:rsidR="00BD347A" w:rsidRPr="00524F1B">
        <w:rPr>
          <w:rFonts w:ascii="Times New Roman" w:hAnsi="Times New Roman" w:cs="Times New Roman"/>
          <w:sz w:val="24"/>
          <w:szCs w:val="24"/>
        </w:rPr>
        <w:t xml:space="preserve"> the importance of quality over quantity in trade execution.</w:t>
      </w:r>
    </w:p>
    <w:p w14:paraId="3BEE502B" w14:textId="583CAC9E" w:rsidR="00BD347A" w:rsidRPr="00524F1B" w:rsidRDefault="00BD347A" w:rsidP="006A32E9">
      <w:pPr>
        <w:spacing w:line="480" w:lineRule="auto"/>
        <w:ind w:firstLine="720"/>
        <w:rPr>
          <w:rFonts w:ascii="Times New Roman" w:hAnsi="Times New Roman" w:cs="Times New Roman"/>
          <w:sz w:val="24"/>
          <w:szCs w:val="24"/>
        </w:rPr>
        <w:pPrChange w:id="1793" w:author="Art Milch" w:date="2025-04-19T09:56:00Z" w16du:dateUtc="2025-04-19T13:56:00Z">
          <w:pPr>
            <w:spacing w:before="240" w:line="360" w:lineRule="auto"/>
            <w:jc w:val="both"/>
          </w:pPr>
        </w:pPrChange>
      </w:pPr>
      <w:r w:rsidRPr="00524F1B">
        <w:rPr>
          <w:rFonts w:ascii="Times New Roman" w:hAnsi="Times New Roman" w:cs="Times New Roman"/>
          <w:sz w:val="24"/>
          <w:szCs w:val="24"/>
        </w:rPr>
        <w:lastRenderedPageBreak/>
        <w:t xml:space="preserve">This finding has </w:t>
      </w:r>
      <w:r w:rsidR="00394E58" w:rsidRPr="00524F1B">
        <w:rPr>
          <w:rFonts w:ascii="Times New Roman" w:hAnsi="Times New Roman" w:cs="Times New Roman"/>
          <w:sz w:val="24"/>
          <w:szCs w:val="24"/>
        </w:rPr>
        <w:t>significant</w:t>
      </w:r>
      <w:r w:rsidRPr="00524F1B">
        <w:rPr>
          <w:rFonts w:ascii="Times New Roman" w:hAnsi="Times New Roman" w:cs="Times New Roman"/>
          <w:sz w:val="24"/>
          <w:szCs w:val="24"/>
        </w:rPr>
        <w:t xml:space="preserve"> implications for practical implementation</w:t>
      </w:r>
      <w:ins w:id="1794" w:author="Art Milch" w:date="2025-04-19T09:56:00Z" w16du:dateUtc="2025-04-19T13:56:00Z">
        <w:r w:rsidR="006A32E9">
          <w:rPr>
            <w:rFonts w:ascii="Times New Roman" w:hAnsi="Times New Roman" w:cs="Times New Roman"/>
            <w:sz w:val="24"/>
            <w:szCs w:val="24"/>
          </w:rPr>
          <w:t>:</w:t>
        </w:r>
      </w:ins>
      <w:del w:id="1795" w:author="Art Milch" w:date="2025-04-19T09:56:00Z" w16du:dateUtc="2025-04-19T13:56:00Z">
        <w:r w:rsidRPr="00524F1B" w:rsidDel="006A32E9">
          <w:rPr>
            <w:rFonts w:ascii="Times New Roman" w:hAnsi="Times New Roman" w:cs="Times New Roman"/>
            <w:sz w:val="24"/>
            <w:szCs w:val="24"/>
          </w:rPr>
          <w:delText xml:space="preserve"> -</w:delText>
        </w:r>
      </w:del>
      <w:r w:rsidRPr="00524F1B">
        <w:rPr>
          <w:rFonts w:ascii="Times New Roman" w:hAnsi="Times New Roman" w:cs="Times New Roman"/>
          <w:sz w:val="24"/>
          <w:szCs w:val="24"/>
        </w:rPr>
        <w:t xml:space="preserve"> focusing on high-probability setups with strong technical confirmation works better than frequent trading. Risk management emerges as a crucial component of successful strategy. </w:t>
      </w:r>
      <w:r w:rsidR="00394E58" w:rsidRPr="00524F1B">
        <w:rPr>
          <w:rFonts w:ascii="Times New Roman" w:hAnsi="Times New Roman" w:cs="Times New Roman"/>
          <w:sz w:val="24"/>
          <w:szCs w:val="24"/>
        </w:rPr>
        <w:t>Utilizing dynamic position sizing based on prediction confidence and market conditions enables consistent performance across various</w:t>
      </w:r>
      <w:r w:rsidRPr="00524F1B">
        <w:rPr>
          <w:rFonts w:ascii="Times New Roman" w:hAnsi="Times New Roman" w:cs="Times New Roman"/>
          <w:sz w:val="24"/>
          <w:szCs w:val="24"/>
        </w:rPr>
        <w:t xml:space="preserve"> market environments. The strategy</w:t>
      </w:r>
      <w:ins w:id="1796" w:author="Art Milch" w:date="2025-04-19T09:56:00Z" w16du:dateUtc="2025-04-19T13:56:00Z">
        <w:r w:rsidR="00720BA7">
          <w:rPr>
            <w:rFonts w:ascii="Times New Roman" w:hAnsi="Times New Roman" w:cs="Times New Roman"/>
            <w:sz w:val="24"/>
            <w:szCs w:val="24"/>
          </w:rPr>
          <w:t>’</w:t>
        </w:r>
      </w:ins>
      <w:del w:id="1797" w:author="Art Milch" w:date="2025-04-19T09:56:00Z" w16du:dateUtc="2025-04-19T13:56:00Z">
        <w:r w:rsidRPr="00524F1B" w:rsidDel="00720BA7">
          <w:rPr>
            <w:rFonts w:ascii="Times New Roman" w:hAnsi="Times New Roman" w:cs="Times New Roman"/>
            <w:sz w:val="24"/>
            <w:szCs w:val="24"/>
          </w:rPr>
          <w:delText>'</w:delText>
        </w:r>
      </w:del>
      <w:r w:rsidRPr="00524F1B">
        <w:rPr>
          <w:rFonts w:ascii="Times New Roman" w:hAnsi="Times New Roman" w:cs="Times New Roman"/>
          <w:sz w:val="24"/>
          <w:szCs w:val="24"/>
        </w:rPr>
        <w:t>s ability to control drawdowns, with top performers keeping maximum drawdowns under 5%, provides a solid foundation for sustainable trading performance.</w:t>
      </w:r>
    </w:p>
    <w:p w14:paraId="40864DD3" w14:textId="30839F6F" w:rsidR="00BD347A" w:rsidRPr="00524F1B" w:rsidDel="004C0879" w:rsidRDefault="00BD347A" w:rsidP="00720BA7">
      <w:pPr>
        <w:spacing w:line="480" w:lineRule="auto"/>
        <w:ind w:firstLine="720"/>
        <w:rPr>
          <w:del w:id="1798" w:author="Art Milch" w:date="2025-04-19T09:57:00Z" w16du:dateUtc="2025-04-19T13:57:00Z"/>
          <w:rFonts w:ascii="Times New Roman" w:hAnsi="Times New Roman" w:cs="Times New Roman"/>
          <w:sz w:val="24"/>
          <w:szCs w:val="24"/>
        </w:rPr>
        <w:pPrChange w:id="1799" w:author="Art Milch" w:date="2025-04-19T09:57:00Z" w16du:dateUtc="2025-04-19T13:57:00Z">
          <w:pPr>
            <w:spacing w:before="240" w:line="360" w:lineRule="auto"/>
            <w:jc w:val="both"/>
          </w:pPr>
        </w:pPrChange>
      </w:pPr>
      <w:r w:rsidRPr="00524F1B">
        <w:rPr>
          <w:rFonts w:ascii="Times New Roman" w:hAnsi="Times New Roman" w:cs="Times New Roman"/>
          <w:sz w:val="24"/>
          <w:szCs w:val="24"/>
        </w:rPr>
        <w:t>The use of SMOTE for handling class imbalance proved particularly valuable in improving the model</w:t>
      </w:r>
      <w:ins w:id="1800" w:author="Art Milch" w:date="2025-04-19T09:57:00Z" w16du:dateUtc="2025-04-19T13:57:00Z">
        <w:r w:rsidR="004C0879">
          <w:rPr>
            <w:rFonts w:ascii="Times New Roman" w:hAnsi="Times New Roman" w:cs="Times New Roman"/>
            <w:sz w:val="24"/>
            <w:szCs w:val="24"/>
          </w:rPr>
          <w:t>’</w:t>
        </w:r>
      </w:ins>
      <w:del w:id="1801" w:author="Art Milch" w:date="2025-04-19T09:57:00Z" w16du:dateUtc="2025-04-19T13:57:00Z">
        <w:r w:rsidRPr="00524F1B" w:rsidDel="004C0879">
          <w:rPr>
            <w:rFonts w:ascii="Times New Roman" w:hAnsi="Times New Roman" w:cs="Times New Roman"/>
            <w:sz w:val="24"/>
            <w:szCs w:val="24"/>
          </w:rPr>
          <w:delText>'</w:delText>
        </w:r>
      </w:del>
      <w:r w:rsidRPr="00524F1B">
        <w:rPr>
          <w:rFonts w:ascii="Times New Roman" w:hAnsi="Times New Roman" w:cs="Times New Roman"/>
          <w:sz w:val="24"/>
          <w:szCs w:val="24"/>
        </w:rPr>
        <w:t>s ability to identify profitable trading opportunities. This enhancement, combined with the hybrid architecture</w:t>
      </w:r>
      <w:ins w:id="1802" w:author="Art Milch" w:date="2025-04-19T09:57:00Z" w16du:dateUtc="2025-04-19T13:57:00Z">
        <w:r w:rsidR="004C0879">
          <w:rPr>
            <w:rFonts w:ascii="Times New Roman" w:hAnsi="Times New Roman" w:cs="Times New Roman"/>
            <w:sz w:val="24"/>
            <w:szCs w:val="24"/>
          </w:rPr>
          <w:t>’</w:t>
        </w:r>
      </w:ins>
      <w:del w:id="1803" w:author="Art Milch" w:date="2025-04-19T09:57:00Z" w16du:dateUtc="2025-04-19T13:57:00Z">
        <w:r w:rsidRPr="00524F1B" w:rsidDel="004C0879">
          <w:rPr>
            <w:rFonts w:ascii="Times New Roman" w:hAnsi="Times New Roman" w:cs="Times New Roman"/>
            <w:sz w:val="24"/>
            <w:szCs w:val="24"/>
          </w:rPr>
          <w:delText>'</w:delText>
        </w:r>
      </w:del>
      <w:r w:rsidRPr="00524F1B">
        <w:rPr>
          <w:rFonts w:ascii="Times New Roman" w:hAnsi="Times New Roman" w:cs="Times New Roman"/>
          <w:sz w:val="24"/>
          <w:szCs w:val="24"/>
        </w:rPr>
        <w:t>s ability to capture both local and temporal patterns in market data, contributes to the strategy</w:t>
      </w:r>
      <w:ins w:id="1804" w:author="Art Milch" w:date="2025-04-19T09:57:00Z" w16du:dateUtc="2025-04-19T13:57:00Z">
        <w:r w:rsidR="004C0879">
          <w:rPr>
            <w:rFonts w:ascii="Times New Roman" w:hAnsi="Times New Roman" w:cs="Times New Roman"/>
            <w:sz w:val="24"/>
            <w:szCs w:val="24"/>
          </w:rPr>
          <w:t>’</w:t>
        </w:r>
      </w:ins>
      <w:del w:id="1805" w:author="Art Milch" w:date="2025-04-19T09:57:00Z" w16du:dateUtc="2025-04-19T13:57:00Z">
        <w:r w:rsidRPr="00524F1B" w:rsidDel="004C0879">
          <w:rPr>
            <w:rFonts w:ascii="Times New Roman" w:hAnsi="Times New Roman" w:cs="Times New Roman"/>
            <w:sz w:val="24"/>
            <w:szCs w:val="24"/>
          </w:rPr>
          <w:delText>'</w:delText>
        </w:r>
      </w:del>
      <w:r w:rsidRPr="00524F1B">
        <w:rPr>
          <w:rFonts w:ascii="Times New Roman" w:hAnsi="Times New Roman" w:cs="Times New Roman"/>
          <w:sz w:val="24"/>
          <w:szCs w:val="24"/>
        </w:rPr>
        <w:t>s overall effectiveness.</w:t>
      </w:r>
    </w:p>
    <w:p w14:paraId="2C77A460" w14:textId="77777777" w:rsidR="004C0879" w:rsidRDefault="004C0879" w:rsidP="004C0879">
      <w:pPr>
        <w:spacing w:line="480" w:lineRule="auto"/>
        <w:ind w:firstLine="720"/>
        <w:rPr>
          <w:ins w:id="1806" w:author="Art Milch" w:date="2025-04-19T09:57:00Z" w16du:dateUtc="2025-04-19T13:57:00Z"/>
          <w:rFonts w:ascii="Times New Roman" w:hAnsi="Times New Roman" w:cs="Times New Roman"/>
          <w:sz w:val="24"/>
          <w:szCs w:val="24"/>
        </w:rPr>
      </w:pPr>
    </w:p>
    <w:p w14:paraId="7B646713" w14:textId="6EDFF39E" w:rsidR="00BD347A" w:rsidRPr="00524F1B" w:rsidRDefault="00BD347A" w:rsidP="004C0879">
      <w:pPr>
        <w:spacing w:line="480" w:lineRule="auto"/>
        <w:ind w:firstLine="720"/>
        <w:rPr>
          <w:rFonts w:ascii="Times New Roman" w:hAnsi="Times New Roman" w:cs="Times New Roman"/>
          <w:sz w:val="24"/>
          <w:szCs w:val="24"/>
        </w:rPr>
        <w:pPrChange w:id="1807" w:author="Art Milch" w:date="2025-04-19T09:57:00Z" w16du:dateUtc="2025-04-19T13:57:00Z">
          <w:pPr>
            <w:spacing w:before="240" w:line="360" w:lineRule="auto"/>
            <w:jc w:val="both"/>
          </w:pPr>
        </w:pPrChange>
      </w:pPr>
      <w:r w:rsidRPr="00524F1B">
        <w:rPr>
          <w:rFonts w:ascii="Times New Roman" w:hAnsi="Times New Roman" w:cs="Times New Roman"/>
          <w:sz w:val="24"/>
          <w:szCs w:val="24"/>
        </w:rPr>
        <w:t>The results also highlight several areas for future research and development. The strategy</w:t>
      </w:r>
      <w:ins w:id="1808" w:author="Art Milch" w:date="2025-04-19T09:57:00Z" w16du:dateUtc="2025-04-19T13:57:00Z">
        <w:r w:rsidR="004C0879">
          <w:rPr>
            <w:rFonts w:ascii="Times New Roman" w:hAnsi="Times New Roman" w:cs="Times New Roman"/>
            <w:sz w:val="24"/>
            <w:szCs w:val="24"/>
          </w:rPr>
          <w:t>’</w:t>
        </w:r>
      </w:ins>
      <w:del w:id="1809" w:author="Art Milch" w:date="2025-04-19T09:57:00Z" w16du:dateUtc="2025-04-19T13:57:00Z">
        <w:r w:rsidRPr="00524F1B" w:rsidDel="004C0879">
          <w:rPr>
            <w:rFonts w:ascii="Times New Roman" w:hAnsi="Times New Roman" w:cs="Times New Roman"/>
            <w:sz w:val="24"/>
            <w:szCs w:val="24"/>
          </w:rPr>
          <w:delText>'</w:delText>
        </w:r>
      </w:del>
      <w:r w:rsidRPr="00524F1B">
        <w:rPr>
          <w:rFonts w:ascii="Times New Roman" w:hAnsi="Times New Roman" w:cs="Times New Roman"/>
          <w:sz w:val="24"/>
          <w:szCs w:val="24"/>
        </w:rPr>
        <w:t xml:space="preserve">s performance with high-volatility stocks suggests the need for additional refinement in handling market stress conditions. </w:t>
      </w:r>
      <w:r w:rsidR="00394E58" w:rsidRPr="00524F1B">
        <w:rPr>
          <w:rFonts w:ascii="Times New Roman" w:hAnsi="Times New Roman" w:cs="Times New Roman"/>
          <w:sz w:val="24"/>
          <w:szCs w:val="24"/>
        </w:rPr>
        <w:t>There is</w:t>
      </w:r>
      <w:r w:rsidRPr="00524F1B">
        <w:rPr>
          <w:rFonts w:ascii="Times New Roman" w:hAnsi="Times New Roman" w:cs="Times New Roman"/>
          <w:sz w:val="24"/>
          <w:szCs w:val="24"/>
        </w:rPr>
        <w:t xml:space="preserve"> potential for enhancing market regime detection and adaptive parameter optimization. Additionally, developing more sophisticated risk management frameworks could help address the challenges posed by different market conditions.</w:t>
      </w:r>
    </w:p>
    <w:p w14:paraId="55D3326C" w14:textId="77E021F4" w:rsidR="00BD347A" w:rsidRPr="00524F1B" w:rsidRDefault="00BD347A" w:rsidP="00372589">
      <w:pPr>
        <w:spacing w:line="480" w:lineRule="auto"/>
        <w:ind w:firstLine="720"/>
        <w:rPr>
          <w:rFonts w:ascii="Times New Roman" w:hAnsi="Times New Roman" w:cs="Times New Roman"/>
          <w:sz w:val="24"/>
          <w:szCs w:val="24"/>
        </w:rPr>
        <w:pPrChange w:id="1810" w:author="Art Milch" w:date="2025-04-19T09:58:00Z" w16du:dateUtc="2025-04-19T13:58:00Z">
          <w:pPr>
            <w:spacing w:before="240" w:line="360" w:lineRule="auto"/>
            <w:jc w:val="both"/>
          </w:pPr>
        </w:pPrChange>
      </w:pPr>
      <w:r w:rsidRPr="00524F1B">
        <w:rPr>
          <w:rFonts w:ascii="Times New Roman" w:hAnsi="Times New Roman" w:cs="Times New Roman"/>
          <w:sz w:val="24"/>
          <w:szCs w:val="24"/>
        </w:rPr>
        <w:t>These findings provide valuable insights for both academic research and practical implementation. The success of the hybrid approach</w:t>
      </w:r>
      <w:r w:rsidR="00394E58" w:rsidRPr="00524F1B">
        <w:rPr>
          <w:rFonts w:ascii="Times New Roman" w:hAnsi="Times New Roman" w:cs="Times New Roman"/>
          <w:sz w:val="24"/>
          <w:szCs w:val="24"/>
        </w:rPr>
        <w:t>, which combines deep learning with traditional technical analysis,</w:t>
      </w:r>
      <w:r w:rsidRPr="00524F1B">
        <w:rPr>
          <w:rFonts w:ascii="Times New Roman" w:hAnsi="Times New Roman" w:cs="Times New Roman"/>
          <w:sz w:val="24"/>
          <w:szCs w:val="24"/>
        </w:rPr>
        <w:t xml:space="preserve"> points to a promising direction for future algorithmic trading strategies. The emphasis on risk management and selective trading provides a framework for sustainable performance, while the integration of advanced machine</w:t>
      </w:r>
      <w:ins w:id="1811" w:author="Art Milch" w:date="2025-04-19T09:58:00Z" w16du:dateUtc="2025-04-19T13:58:00Z">
        <w:r w:rsidR="00372589">
          <w:rPr>
            <w:rFonts w:ascii="Times New Roman" w:hAnsi="Times New Roman" w:cs="Times New Roman"/>
            <w:sz w:val="24"/>
            <w:szCs w:val="24"/>
          </w:rPr>
          <w:t>-</w:t>
        </w:r>
      </w:ins>
      <w:del w:id="1812" w:author="Art Milch" w:date="2025-04-19T09:58:00Z" w16du:dateUtc="2025-04-19T13:58:00Z">
        <w:r w:rsidRPr="00524F1B" w:rsidDel="00372589">
          <w:rPr>
            <w:rFonts w:ascii="Times New Roman" w:hAnsi="Times New Roman" w:cs="Times New Roman"/>
            <w:sz w:val="24"/>
            <w:szCs w:val="24"/>
          </w:rPr>
          <w:delText xml:space="preserve"> </w:delText>
        </w:r>
      </w:del>
      <w:r w:rsidRPr="00524F1B">
        <w:rPr>
          <w:rFonts w:ascii="Times New Roman" w:hAnsi="Times New Roman" w:cs="Times New Roman"/>
          <w:sz w:val="24"/>
          <w:szCs w:val="24"/>
        </w:rPr>
        <w:t>learning techniques offers new possibilities for market analysis and prediction.</w:t>
      </w:r>
    </w:p>
    <w:p w14:paraId="22423014" w14:textId="6D811272" w:rsidR="00BD347A" w:rsidRPr="00524F1B" w:rsidRDefault="00BD347A" w:rsidP="00372589">
      <w:pPr>
        <w:spacing w:line="480" w:lineRule="auto"/>
        <w:ind w:firstLine="720"/>
        <w:rPr>
          <w:rFonts w:ascii="Times New Roman" w:hAnsi="Times New Roman" w:cs="Times New Roman"/>
          <w:sz w:val="24"/>
          <w:szCs w:val="24"/>
        </w:rPr>
        <w:pPrChange w:id="1813" w:author="Art Milch" w:date="2025-04-19T09:58:00Z" w16du:dateUtc="2025-04-19T13:58:00Z">
          <w:pPr>
            <w:spacing w:before="240" w:line="360" w:lineRule="auto"/>
            <w:jc w:val="both"/>
          </w:pPr>
        </w:pPrChange>
      </w:pPr>
      <w:r w:rsidRPr="00524F1B">
        <w:rPr>
          <w:rFonts w:ascii="Times New Roman" w:hAnsi="Times New Roman" w:cs="Times New Roman"/>
          <w:sz w:val="24"/>
          <w:szCs w:val="24"/>
        </w:rPr>
        <w:lastRenderedPageBreak/>
        <w:t>The practical implications extend beyond this specific implementation. The findings regarding risk management, trading frequency optimization, and market</w:t>
      </w:r>
      <w:ins w:id="1814" w:author="Art Milch" w:date="2025-04-19T09:58:00Z" w16du:dateUtc="2025-04-19T13:58:00Z">
        <w:r w:rsidR="000B2656">
          <w:rPr>
            <w:rFonts w:ascii="Times New Roman" w:hAnsi="Times New Roman" w:cs="Times New Roman"/>
            <w:sz w:val="24"/>
            <w:szCs w:val="24"/>
          </w:rPr>
          <w:t>-</w:t>
        </w:r>
      </w:ins>
      <w:del w:id="1815" w:author="Art Milch" w:date="2025-04-19T09:58:00Z" w16du:dateUtc="2025-04-19T13:58:00Z">
        <w:r w:rsidRPr="00524F1B" w:rsidDel="000B2656">
          <w:rPr>
            <w:rFonts w:ascii="Times New Roman" w:hAnsi="Times New Roman" w:cs="Times New Roman"/>
            <w:sz w:val="24"/>
            <w:szCs w:val="24"/>
          </w:rPr>
          <w:delText xml:space="preserve"> </w:delText>
        </w:r>
      </w:del>
      <w:r w:rsidRPr="00524F1B">
        <w:rPr>
          <w:rFonts w:ascii="Times New Roman" w:hAnsi="Times New Roman" w:cs="Times New Roman"/>
          <w:sz w:val="24"/>
          <w:szCs w:val="24"/>
        </w:rPr>
        <w:t>condition adaptation provide valuable guidance for developing algorithmic trading systems. The success in handling class imbalance through SMOTE suggests potential applications in other areas of financial prediction and analysis.</w:t>
      </w:r>
    </w:p>
    <w:p w14:paraId="17A61FC4" w14:textId="560F8A67" w:rsidR="00BD347A" w:rsidRPr="00524F1B" w:rsidRDefault="00BD347A" w:rsidP="000B2656">
      <w:pPr>
        <w:spacing w:line="480" w:lineRule="auto"/>
        <w:ind w:firstLine="720"/>
        <w:rPr>
          <w:rFonts w:ascii="Times New Roman" w:hAnsi="Times New Roman" w:cs="Times New Roman"/>
          <w:sz w:val="24"/>
          <w:szCs w:val="24"/>
        </w:rPr>
        <w:pPrChange w:id="1816" w:author="Art Milch" w:date="2025-04-19T09:59:00Z" w16du:dateUtc="2025-04-19T13:59:00Z">
          <w:pPr>
            <w:spacing w:before="240" w:line="360" w:lineRule="auto"/>
            <w:jc w:val="both"/>
          </w:pPr>
        </w:pPrChange>
      </w:pPr>
      <w:r w:rsidRPr="00524F1B">
        <w:rPr>
          <w:rFonts w:ascii="Times New Roman" w:hAnsi="Times New Roman" w:cs="Times New Roman"/>
          <w:sz w:val="24"/>
          <w:szCs w:val="24"/>
        </w:rPr>
        <w:t>In conclusion, this research demonstrates the potential of combining deep learning with traditional financial analysis to develop effective trading strategies. The results provide a foundation for further development and optimization of algorithmic trading systems, while offering practical insights for implementation in real-world market conditions. The emphasis on risk management, selective trading, and adapting to market conditions provides a framework.</w:t>
      </w:r>
    </w:p>
    <w:p w14:paraId="388F414A" w14:textId="2042FCC7" w:rsidR="00282E89" w:rsidRPr="00524F1B" w:rsidRDefault="001502B6" w:rsidP="00A65E34">
      <w:pPr>
        <w:spacing w:line="480" w:lineRule="auto"/>
        <w:ind w:firstLine="720"/>
        <w:rPr>
          <w:rFonts w:ascii="Times New Roman" w:hAnsi="Times New Roman" w:cs="Times New Roman"/>
          <w:sz w:val="24"/>
          <w:szCs w:val="24"/>
        </w:rPr>
        <w:pPrChange w:id="1817" w:author="Art Milch" w:date="2025-04-19T09:59:00Z" w16du:dateUtc="2025-04-19T13:59:00Z">
          <w:pPr>
            <w:spacing w:before="240" w:line="360" w:lineRule="auto"/>
            <w:jc w:val="both"/>
          </w:pPr>
        </w:pPrChange>
      </w:pPr>
      <w:r w:rsidRPr="00524F1B">
        <w:rPr>
          <w:rFonts w:ascii="Times New Roman" w:hAnsi="Times New Roman" w:cs="Times New Roman"/>
          <w:sz w:val="24"/>
          <w:szCs w:val="24"/>
        </w:rPr>
        <w:t>Ultimately, this research demonstrates the potential for</w:t>
      </w:r>
      <w:r w:rsidR="00282E89" w:rsidRPr="00524F1B">
        <w:rPr>
          <w:rFonts w:ascii="Times New Roman" w:hAnsi="Times New Roman" w:cs="Times New Roman"/>
          <w:sz w:val="24"/>
          <w:szCs w:val="24"/>
        </w:rPr>
        <w:t xml:space="preserve"> combining deep learning with traditional technical analysis. The success of </w:t>
      </w:r>
      <w:commentRangeStart w:id="1818"/>
      <w:r w:rsidR="00282E89" w:rsidRPr="00524F1B">
        <w:rPr>
          <w:rFonts w:ascii="Times New Roman" w:hAnsi="Times New Roman" w:cs="Times New Roman"/>
          <w:sz w:val="24"/>
          <w:szCs w:val="24"/>
        </w:rPr>
        <w:t>our</w:t>
      </w:r>
      <w:commentRangeEnd w:id="1818"/>
      <w:r w:rsidR="00EA05FC">
        <w:rPr>
          <w:rStyle w:val="CommentReference"/>
        </w:rPr>
        <w:commentReference w:id="1818"/>
      </w:r>
      <w:r w:rsidR="00282E89" w:rsidRPr="00524F1B">
        <w:rPr>
          <w:rFonts w:ascii="Times New Roman" w:hAnsi="Times New Roman" w:cs="Times New Roman"/>
          <w:sz w:val="24"/>
          <w:szCs w:val="24"/>
        </w:rPr>
        <w:t xml:space="preserve"> hybrid approach suggests this is the right direction for developing algorithmic trading strategies. By emphasizing risk management and selective trading, </w:t>
      </w:r>
      <w:commentRangeStart w:id="1819"/>
      <w:r w:rsidRPr="00524F1B">
        <w:rPr>
          <w:rFonts w:ascii="Times New Roman" w:hAnsi="Times New Roman" w:cs="Times New Roman"/>
          <w:sz w:val="24"/>
          <w:szCs w:val="24"/>
        </w:rPr>
        <w:t>we</w:t>
      </w:r>
      <w:commentRangeEnd w:id="1819"/>
      <w:r w:rsidR="0040416B">
        <w:rPr>
          <w:rStyle w:val="CommentReference"/>
        </w:rPr>
        <w:commentReference w:id="1819"/>
      </w:r>
      <w:r w:rsidRPr="00524F1B">
        <w:rPr>
          <w:rFonts w:ascii="Times New Roman" w:hAnsi="Times New Roman" w:cs="Times New Roman"/>
          <w:sz w:val="24"/>
          <w:szCs w:val="24"/>
        </w:rPr>
        <w:t xml:space="preserve"> have</w:t>
      </w:r>
      <w:r w:rsidR="00282E89" w:rsidRPr="00524F1B">
        <w:rPr>
          <w:rFonts w:ascii="Times New Roman" w:hAnsi="Times New Roman" w:cs="Times New Roman"/>
          <w:sz w:val="24"/>
          <w:szCs w:val="24"/>
        </w:rPr>
        <w:t xml:space="preserve"> </w:t>
      </w:r>
      <w:r w:rsidR="00394E58" w:rsidRPr="00524F1B">
        <w:rPr>
          <w:rFonts w:ascii="Times New Roman" w:hAnsi="Times New Roman" w:cs="Times New Roman"/>
          <w:sz w:val="24"/>
          <w:szCs w:val="24"/>
        </w:rPr>
        <w:t>developed a framework that can be applied</w:t>
      </w:r>
      <w:r w:rsidR="00282E89" w:rsidRPr="00524F1B">
        <w:rPr>
          <w:rFonts w:ascii="Times New Roman" w:hAnsi="Times New Roman" w:cs="Times New Roman"/>
          <w:sz w:val="24"/>
          <w:szCs w:val="24"/>
        </w:rPr>
        <w:t xml:space="preserve"> in the real world.</w:t>
      </w:r>
    </w:p>
    <w:p w14:paraId="6AC87D29" w14:textId="218775B0" w:rsidR="00282E89" w:rsidRPr="00524F1B" w:rsidRDefault="00282E89" w:rsidP="0040416B">
      <w:pPr>
        <w:spacing w:line="480" w:lineRule="auto"/>
        <w:ind w:firstLine="720"/>
        <w:rPr>
          <w:rFonts w:ascii="Times New Roman" w:hAnsi="Times New Roman" w:cs="Times New Roman"/>
          <w:sz w:val="24"/>
          <w:szCs w:val="24"/>
        </w:rPr>
        <w:pPrChange w:id="1820" w:author="Art Milch" w:date="2025-04-19T10:00:00Z" w16du:dateUtc="2025-04-19T14:00:00Z">
          <w:pPr>
            <w:spacing w:before="240" w:line="360" w:lineRule="auto"/>
            <w:jc w:val="both"/>
          </w:pPr>
        </w:pPrChange>
      </w:pPr>
      <w:r w:rsidRPr="00524F1B">
        <w:rPr>
          <w:rFonts w:ascii="Times New Roman" w:hAnsi="Times New Roman" w:cs="Times New Roman"/>
          <w:sz w:val="24"/>
          <w:szCs w:val="24"/>
        </w:rPr>
        <w:t xml:space="preserve">The practical implications go beyond just this specific strategy. </w:t>
      </w:r>
      <w:commentRangeStart w:id="1821"/>
      <w:r w:rsidRPr="00524F1B">
        <w:rPr>
          <w:rFonts w:ascii="Times New Roman" w:hAnsi="Times New Roman" w:cs="Times New Roman"/>
          <w:sz w:val="24"/>
          <w:szCs w:val="24"/>
        </w:rPr>
        <w:t>Our</w:t>
      </w:r>
      <w:commentRangeEnd w:id="1821"/>
      <w:r w:rsidR="00AC57AD">
        <w:rPr>
          <w:rStyle w:val="CommentReference"/>
        </w:rPr>
        <w:commentReference w:id="1821"/>
      </w:r>
      <w:r w:rsidRPr="00524F1B">
        <w:rPr>
          <w:rFonts w:ascii="Times New Roman" w:hAnsi="Times New Roman" w:cs="Times New Roman"/>
          <w:sz w:val="24"/>
          <w:szCs w:val="24"/>
        </w:rPr>
        <w:t xml:space="preserve"> findings </w:t>
      </w:r>
      <w:r w:rsidR="00394E58" w:rsidRPr="00524F1B">
        <w:rPr>
          <w:rFonts w:ascii="Times New Roman" w:hAnsi="Times New Roman" w:cs="Times New Roman"/>
          <w:sz w:val="24"/>
          <w:szCs w:val="24"/>
        </w:rPr>
        <w:t>on risk management, optimal trading frequency, and market adaptation offer valuable guidance for those</w:t>
      </w:r>
      <w:r w:rsidRPr="00524F1B">
        <w:rPr>
          <w:rFonts w:ascii="Times New Roman" w:hAnsi="Times New Roman" w:cs="Times New Roman"/>
          <w:sz w:val="24"/>
          <w:szCs w:val="24"/>
        </w:rPr>
        <w:t xml:space="preserve"> developing </w:t>
      </w:r>
      <w:r w:rsidR="00BD347A" w:rsidRPr="00524F1B">
        <w:rPr>
          <w:rFonts w:ascii="Times New Roman" w:hAnsi="Times New Roman" w:cs="Times New Roman"/>
          <w:sz w:val="24"/>
          <w:szCs w:val="24"/>
        </w:rPr>
        <w:t>algorithmic</w:t>
      </w:r>
      <w:r w:rsidRPr="00524F1B">
        <w:rPr>
          <w:rFonts w:ascii="Times New Roman" w:hAnsi="Times New Roman" w:cs="Times New Roman"/>
          <w:sz w:val="24"/>
          <w:szCs w:val="24"/>
        </w:rPr>
        <w:t xml:space="preserve"> trading systems.</w:t>
      </w:r>
    </w:p>
    <w:p w14:paraId="42F67E7E" w14:textId="326C35D1" w:rsidR="001502B6" w:rsidRPr="00524F1B" w:rsidRDefault="001502B6" w:rsidP="00AC57AD">
      <w:pPr>
        <w:spacing w:line="480" w:lineRule="auto"/>
        <w:ind w:firstLine="720"/>
        <w:rPr>
          <w:rFonts w:ascii="Times New Roman" w:hAnsi="Times New Roman" w:cs="Times New Roman"/>
          <w:sz w:val="24"/>
          <w:szCs w:val="24"/>
        </w:rPr>
        <w:pPrChange w:id="1822" w:author="Art Milch" w:date="2025-04-19T10:01:00Z" w16du:dateUtc="2025-04-19T14:01:00Z">
          <w:pPr>
            <w:spacing w:before="240" w:line="360" w:lineRule="auto"/>
            <w:jc w:val="both"/>
          </w:pPr>
        </w:pPrChange>
      </w:pPr>
      <w:commentRangeStart w:id="1823"/>
      <w:r w:rsidRPr="00524F1B">
        <w:rPr>
          <w:rFonts w:ascii="Times New Roman" w:hAnsi="Times New Roman" w:cs="Times New Roman"/>
          <w:sz w:val="24"/>
          <w:szCs w:val="24"/>
        </w:rPr>
        <w:t>Insights</w:t>
      </w:r>
      <w:r w:rsidR="00740168" w:rsidRPr="00524F1B">
        <w:rPr>
          <w:rFonts w:ascii="Times New Roman" w:hAnsi="Times New Roman" w:cs="Times New Roman"/>
          <w:sz w:val="24"/>
          <w:szCs w:val="24"/>
        </w:rPr>
        <w:t xml:space="preserve"> </w:t>
      </w:r>
      <w:r w:rsidRPr="00524F1B">
        <w:rPr>
          <w:rFonts w:ascii="Times New Roman" w:hAnsi="Times New Roman" w:cs="Times New Roman"/>
          <w:sz w:val="24"/>
          <w:szCs w:val="24"/>
        </w:rPr>
        <w:t>into</w:t>
      </w:r>
      <w:r w:rsidR="00740168" w:rsidRPr="00524F1B">
        <w:rPr>
          <w:rFonts w:ascii="Times New Roman" w:hAnsi="Times New Roman" w:cs="Times New Roman"/>
          <w:sz w:val="24"/>
          <w:szCs w:val="24"/>
        </w:rPr>
        <w:t xml:space="preserve"> both academic research and practical implementation. The success of the hybrid approach</w:t>
      </w:r>
      <w:r w:rsidRPr="00524F1B">
        <w:rPr>
          <w:rFonts w:ascii="Times New Roman" w:hAnsi="Times New Roman" w:cs="Times New Roman"/>
          <w:sz w:val="24"/>
          <w:szCs w:val="24"/>
        </w:rPr>
        <w:t xml:space="preserve">. </w:t>
      </w:r>
      <w:commentRangeEnd w:id="1823"/>
      <w:r w:rsidR="00F5365B">
        <w:rPr>
          <w:rStyle w:val="CommentReference"/>
        </w:rPr>
        <w:commentReference w:id="1823"/>
      </w:r>
      <w:r w:rsidRPr="00524F1B">
        <w:rPr>
          <w:rFonts w:ascii="Times New Roman" w:hAnsi="Times New Roman" w:cs="Times New Roman"/>
          <w:sz w:val="24"/>
          <w:szCs w:val="24"/>
        </w:rPr>
        <w:t>So, what is next? I am excited to test this in live market conditions through paper trading, and then potentially start with a small amount of actual capital. The journey is just beginning!</w:t>
      </w:r>
    </w:p>
    <w:p w14:paraId="514F09C2" w14:textId="77777777" w:rsidR="00E076B1" w:rsidRDefault="00E076B1" w:rsidP="00CF5C8D">
      <w:pPr>
        <w:pStyle w:val="Heading2"/>
        <w:spacing w:before="0" w:beforeAutospacing="0" w:after="0" w:afterAutospacing="0" w:line="480" w:lineRule="auto"/>
        <w:ind w:firstLine="720"/>
        <w:jc w:val="center"/>
        <w:rPr>
          <w:ins w:id="1824" w:author="Art Milch" w:date="2025-04-19T19:46:00Z" w16du:dateUtc="2025-04-19T23:46:00Z"/>
          <w:sz w:val="24"/>
          <w:szCs w:val="24"/>
        </w:rPr>
      </w:pPr>
      <w:bookmarkStart w:id="1825" w:name="_Toc194830290"/>
    </w:p>
    <w:p w14:paraId="5612E720" w14:textId="77777777" w:rsidR="00E076B1" w:rsidRDefault="00E076B1" w:rsidP="00CF5C8D">
      <w:pPr>
        <w:pStyle w:val="Heading2"/>
        <w:spacing w:before="0" w:beforeAutospacing="0" w:after="0" w:afterAutospacing="0" w:line="480" w:lineRule="auto"/>
        <w:ind w:firstLine="720"/>
        <w:jc w:val="center"/>
        <w:rPr>
          <w:ins w:id="1826" w:author="Art Milch" w:date="2025-04-19T19:46:00Z" w16du:dateUtc="2025-04-19T23:46:00Z"/>
          <w:sz w:val="24"/>
          <w:szCs w:val="24"/>
        </w:rPr>
      </w:pPr>
    </w:p>
    <w:p w14:paraId="04B4B2C3" w14:textId="4237144F" w:rsidR="00740168" w:rsidRPr="00524F1B" w:rsidRDefault="00740168" w:rsidP="00CF5C8D">
      <w:pPr>
        <w:pStyle w:val="Heading2"/>
        <w:spacing w:before="0" w:beforeAutospacing="0" w:after="0" w:afterAutospacing="0" w:line="480" w:lineRule="auto"/>
        <w:ind w:firstLine="720"/>
        <w:jc w:val="center"/>
        <w:rPr>
          <w:sz w:val="24"/>
          <w:szCs w:val="24"/>
        </w:rPr>
        <w:pPrChange w:id="1827" w:author="Art Milch" w:date="2025-04-19T10:03:00Z" w16du:dateUtc="2025-04-19T14:03:00Z">
          <w:pPr>
            <w:pStyle w:val="Heading2"/>
            <w:spacing w:before="0" w:beforeAutospacing="0" w:after="0" w:afterAutospacing="0" w:line="360" w:lineRule="auto"/>
          </w:pPr>
        </w:pPrChange>
      </w:pPr>
      <w:r w:rsidRPr="00524F1B">
        <w:rPr>
          <w:sz w:val="24"/>
          <w:szCs w:val="24"/>
        </w:rPr>
        <w:lastRenderedPageBreak/>
        <w:t>Acknowledgments</w:t>
      </w:r>
      <w:bookmarkEnd w:id="1825"/>
    </w:p>
    <w:p w14:paraId="233AA23B" w14:textId="77777777" w:rsidR="00740168" w:rsidRPr="00524F1B" w:rsidRDefault="00740168">
      <w:pPr>
        <w:spacing w:line="480" w:lineRule="auto"/>
        <w:ind w:firstLine="720"/>
        <w:rPr>
          <w:rFonts w:ascii="Times New Roman" w:hAnsi="Times New Roman" w:cs="Times New Roman"/>
          <w:sz w:val="24"/>
          <w:szCs w:val="24"/>
        </w:rPr>
        <w:pPrChange w:id="1828" w:author="Art Milch" w:date="2025-04-17T14:48:00Z" w16du:dateUtc="2025-04-17T18:48:00Z">
          <w:pPr>
            <w:spacing w:line="360" w:lineRule="auto"/>
          </w:pPr>
        </w:pPrChange>
      </w:pPr>
      <w:r w:rsidRPr="00524F1B">
        <w:rPr>
          <w:rFonts w:ascii="Times New Roman" w:hAnsi="Times New Roman" w:cs="Times New Roman"/>
          <w:sz w:val="24"/>
          <w:szCs w:val="24"/>
        </w:rPr>
        <w:t xml:space="preserve">The </w:t>
      </w:r>
      <w:commentRangeStart w:id="1829"/>
      <w:r w:rsidRPr="00524F1B">
        <w:rPr>
          <w:rFonts w:ascii="Times New Roman" w:hAnsi="Times New Roman" w:cs="Times New Roman"/>
          <w:sz w:val="24"/>
          <w:szCs w:val="24"/>
        </w:rPr>
        <w:t>authors</w:t>
      </w:r>
      <w:commentRangeEnd w:id="1829"/>
      <w:r w:rsidR="00987E93">
        <w:rPr>
          <w:rStyle w:val="CommentReference"/>
        </w:rPr>
        <w:commentReference w:id="1829"/>
      </w:r>
      <w:r w:rsidRPr="00524F1B">
        <w:rPr>
          <w:rFonts w:ascii="Times New Roman" w:hAnsi="Times New Roman" w:cs="Times New Roman"/>
          <w:sz w:val="24"/>
          <w:szCs w:val="24"/>
        </w:rPr>
        <w:t xml:space="preserve"> would like to acknowledge the assistance provided by various AI tools in the development and analysis of this research:</w:t>
      </w:r>
    </w:p>
    <w:p w14:paraId="1B6E7E8A" w14:textId="77119C39" w:rsidR="00740168" w:rsidRPr="00524F1B" w:rsidRDefault="00740168">
      <w:pPr>
        <w:numPr>
          <w:ilvl w:val="0"/>
          <w:numId w:val="79"/>
        </w:numPr>
        <w:spacing w:line="480" w:lineRule="auto"/>
        <w:ind w:firstLine="720"/>
        <w:rPr>
          <w:rFonts w:ascii="Times New Roman" w:hAnsi="Times New Roman" w:cs="Times New Roman"/>
          <w:sz w:val="24"/>
          <w:szCs w:val="24"/>
        </w:rPr>
        <w:pPrChange w:id="1830" w:author="Art Milch" w:date="2025-04-17T14:48:00Z" w16du:dateUtc="2025-04-17T18:48:00Z">
          <w:pPr>
            <w:numPr>
              <w:numId w:val="79"/>
            </w:numPr>
            <w:spacing w:line="360" w:lineRule="auto"/>
            <w:ind w:left="1080" w:hanging="360"/>
          </w:pPr>
        </w:pPrChange>
      </w:pPr>
      <w:r w:rsidRPr="00524F1B">
        <w:rPr>
          <w:rFonts w:ascii="Times New Roman" w:hAnsi="Times New Roman" w:cs="Times New Roman"/>
          <w:sz w:val="24"/>
          <w:szCs w:val="24"/>
        </w:rPr>
        <w:t>Claude 3.5 Sonnet (Anthropic) assisted in</w:t>
      </w:r>
      <w:del w:id="1831" w:author="Art Milch" w:date="2025-04-19T10:04:00Z" w16du:dateUtc="2025-04-19T14:04:00Z">
        <w:r w:rsidRPr="00524F1B" w:rsidDel="00C36214">
          <w:rPr>
            <w:rFonts w:ascii="Times New Roman" w:hAnsi="Times New Roman" w:cs="Times New Roman"/>
            <w:sz w:val="24"/>
            <w:szCs w:val="24"/>
          </w:rPr>
          <w:delText>:</w:delText>
        </w:r>
      </w:del>
    </w:p>
    <w:p w14:paraId="78F92415" w14:textId="77777777" w:rsidR="00740168" w:rsidRPr="00524F1B" w:rsidRDefault="00740168">
      <w:pPr>
        <w:pStyle w:val="nested"/>
        <w:numPr>
          <w:ilvl w:val="0"/>
          <w:numId w:val="48"/>
        </w:numPr>
        <w:tabs>
          <w:tab w:val="clear" w:pos="720"/>
          <w:tab w:val="num" w:pos="1920"/>
        </w:tabs>
        <w:spacing w:before="0" w:beforeAutospacing="0" w:after="0" w:afterAutospacing="0" w:line="480" w:lineRule="auto"/>
        <w:ind w:left="1800" w:firstLine="720"/>
        <w:pPrChange w:id="1832" w:author="Art Milch" w:date="2025-04-17T14:48:00Z" w16du:dateUtc="2025-04-17T18:48:00Z">
          <w:pPr>
            <w:pStyle w:val="nested"/>
            <w:numPr>
              <w:numId w:val="48"/>
            </w:numPr>
            <w:tabs>
              <w:tab w:val="num" w:pos="720"/>
              <w:tab w:val="num" w:pos="1920"/>
            </w:tabs>
            <w:spacing w:before="0" w:beforeAutospacing="0" w:after="0" w:afterAutospacing="0" w:line="360" w:lineRule="auto"/>
            <w:ind w:left="1800" w:hanging="360"/>
          </w:pPr>
        </w:pPrChange>
      </w:pPr>
      <w:r w:rsidRPr="00524F1B">
        <w:t>Data analysis and interpretation</w:t>
      </w:r>
    </w:p>
    <w:p w14:paraId="08EA436D" w14:textId="77777777" w:rsidR="00740168" w:rsidRPr="00524F1B" w:rsidRDefault="00740168">
      <w:pPr>
        <w:pStyle w:val="nested"/>
        <w:numPr>
          <w:ilvl w:val="0"/>
          <w:numId w:val="49"/>
        </w:numPr>
        <w:tabs>
          <w:tab w:val="clear" w:pos="720"/>
          <w:tab w:val="num" w:pos="1920"/>
        </w:tabs>
        <w:spacing w:before="0" w:beforeAutospacing="0" w:after="0" w:afterAutospacing="0" w:line="480" w:lineRule="auto"/>
        <w:ind w:left="1800" w:firstLine="720"/>
        <w:pPrChange w:id="1833" w:author="Art Milch" w:date="2025-04-17T14:48:00Z" w16du:dateUtc="2025-04-17T18:48:00Z">
          <w:pPr>
            <w:pStyle w:val="nested"/>
            <w:numPr>
              <w:numId w:val="49"/>
            </w:numPr>
            <w:tabs>
              <w:tab w:val="num" w:pos="720"/>
              <w:tab w:val="num" w:pos="1920"/>
            </w:tabs>
            <w:spacing w:before="0" w:beforeAutospacing="0" w:after="0" w:afterAutospacing="0" w:line="360" w:lineRule="auto"/>
            <w:ind w:left="1800" w:hanging="360"/>
          </w:pPr>
        </w:pPrChange>
      </w:pPr>
      <w:r w:rsidRPr="00524F1B">
        <w:t>Visualization development and analysis</w:t>
      </w:r>
    </w:p>
    <w:p w14:paraId="1E296193" w14:textId="77777777" w:rsidR="00740168" w:rsidRPr="00524F1B" w:rsidRDefault="00740168">
      <w:pPr>
        <w:pStyle w:val="nested"/>
        <w:numPr>
          <w:ilvl w:val="0"/>
          <w:numId w:val="50"/>
        </w:numPr>
        <w:tabs>
          <w:tab w:val="clear" w:pos="720"/>
          <w:tab w:val="num" w:pos="1920"/>
        </w:tabs>
        <w:spacing w:before="0" w:beforeAutospacing="0" w:after="0" w:afterAutospacing="0" w:line="480" w:lineRule="auto"/>
        <w:ind w:left="1800" w:firstLine="720"/>
        <w:pPrChange w:id="1834" w:author="Art Milch" w:date="2025-04-17T14:48:00Z" w16du:dateUtc="2025-04-17T18:48:00Z">
          <w:pPr>
            <w:pStyle w:val="nested"/>
            <w:numPr>
              <w:numId w:val="50"/>
            </w:numPr>
            <w:tabs>
              <w:tab w:val="num" w:pos="720"/>
              <w:tab w:val="num" w:pos="1920"/>
            </w:tabs>
            <w:spacing w:before="0" w:beforeAutospacing="0" w:after="0" w:afterAutospacing="0" w:line="360" w:lineRule="auto"/>
            <w:ind w:left="1800" w:hanging="360"/>
          </w:pPr>
        </w:pPrChange>
      </w:pPr>
      <w:r w:rsidRPr="00524F1B">
        <w:t>Writing and structuring of the manuscript</w:t>
      </w:r>
    </w:p>
    <w:p w14:paraId="349107FD" w14:textId="77777777" w:rsidR="00740168" w:rsidRPr="00524F1B" w:rsidRDefault="00740168">
      <w:pPr>
        <w:pStyle w:val="nested"/>
        <w:numPr>
          <w:ilvl w:val="0"/>
          <w:numId w:val="51"/>
        </w:numPr>
        <w:tabs>
          <w:tab w:val="clear" w:pos="720"/>
          <w:tab w:val="num" w:pos="1920"/>
        </w:tabs>
        <w:spacing w:before="0" w:beforeAutospacing="0" w:after="0" w:afterAutospacing="0" w:line="480" w:lineRule="auto"/>
        <w:ind w:left="1800" w:firstLine="720"/>
        <w:pPrChange w:id="1835" w:author="Art Milch" w:date="2025-04-17T14:48:00Z" w16du:dateUtc="2025-04-17T18:48:00Z">
          <w:pPr>
            <w:pStyle w:val="nested"/>
            <w:numPr>
              <w:numId w:val="51"/>
            </w:numPr>
            <w:tabs>
              <w:tab w:val="num" w:pos="720"/>
              <w:tab w:val="num" w:pos="1920"/>
            </w:tabs>
            <w:spacing w:before="0" w:beforeAutospacing="0" w:after="0" w:afterAutospacing="0" w:line="360" w:lineRule="auto"/>
            <w:ind w:left="1800" w:hanging="360"/>
          </w:pPr>
        </w:pPrChange>
      </w:pPr>
      <w:r w:rsidRPr="00524F1B">
        <w:t>Technical review and refinement of methodology</w:t>
      </w:r>
    </w:p>
    <w:p w14:paraId="3AEC489B" w14:textId="77777777" w:rsidR="00740168" w:rsidRPr="00524F1B" w:rsidRDefault="00740168">
      <w:pPr>
        <w:pStyle w:val="nested"/>
        <w:numPr>
          <w:ilvl w:val="0"/>
          <w:numId w:val="52"/>
        </w:numPr>
        <w:tabs>
          <w:tab w:val="clear" w:pos="720"/>
          <w:tab w:val="num" w:pos="1920"/>
        </w:tabs>
        <w:spacing w:before="0" w:beforeAutospacing="0" w:after="0" w:afterAutospacing="0" w:line="480" w:lineRule="auto"/>
        <w:ind w:left="1800" w:firstLine="720"/>
        <w:pPrChange w:id="1836" w:author="Art Milch" w:date="2025-04-17T14:48:00Z" w16du:dateUtc="2025-04-17T18:48:00Z">
          <w:pPr>
            <w:pStyle w:val="nested"/>
            <w:numPr>
              <w:numId w:val="52"/>
            </w:numPr>
            <w:tabs>
              <w:tab w:val="num" w:pos="720"/>
              <w:tab w:val="num" w:pos="1920"/>
            </w:tabs>
            <w:spacing w:before="0" w:beforeAutospacing="0" w:after="0" w:afterAutospacing="0" w:line="360" w:lineRule="auto"/>
            <w:ind w:left="1800" w:hanging="360"/>
          </w:pPr>
        </w:pPrChange>
      </w:pPr>
      <w:r w:rsidRPr="00524F1B">
        <w:t>Performance analysis and insights generation</w:t>
      </w:r>
    </w:p>
    <w:p w14:paraId="15AA3808" w14:textId="4730EDA7" w:rsidR="00740168" w:rsidRPr="00524F1B" w:rsidRDefault="00740168">
      <w:pPr>
        <w:numPr>
          <w:ilvl w:val="0"/>
          <w:numId w:val="80"/>
        </w:numPr>
        <w:spacing w:line="480" w:lineRule="auto"/>
        <w:ind w:firstLine="720"/>
        <w:rPr>
          <w:rFonts w:ascii="Times New Roman" w:hAnsi="Times New Roman" w:cs="Times New Roman"/>
          <w:sz w:val="24"/>
          <w:szCs w:val="24"/>
        </w:rPr>
        <w:pPrChange w:id="1837" w:author="Art Milch" w:date="2025-04-17T14:48:00Z" w16du:dateUtc="2025-04-17T18:48:00Z">
          <w:pPr>
            <w:numPr>
              <w:numId w:val="80"/>
            </w:numPr>
            <w:spacing w:line="360" w:lineRule="auto"/>
            <w:ind w:left="1080" w:hanging="360"/>
          </w:pPr>
        </w:pPrChange>
      </w:pPr>
      <w:r w:rsidRPr="00524F1B">
        <w:rPr>
          <w:rFonts w:ascii="Times New Roman" w:hAnsi="Times New Roman" w:cs="Times New Roman"/>
          <w:sz w:val="24"/>
          <w:szCs w:val="24"/>
        </w:rPr>
        <w:t>GitHub Copilot assisted in</w:t>
      </w:r>
      <w:del w:id="1838" w:author="Art Milch" w:date="2025-04-19T10:04:00Z" w16du:dateUtc="2025-04-19T14:04:00Z">
        <w:r w:rsidRPr="00524F1B" w:rsidDel="00C36214">
          <w:rPr>
            <w:rFonts w:ascii="Times New Roman" w:hAnsi="Times New Roman" w:cs="Times New Roman"/>
            <w:sz w:val="24"/>
            <w:szCs w:val="24"/>
          </w:rPr>
          <w:delText>:</w:delText>
        </w:r>
      </w:del>
    </w:p>
    <w:p w14:paraId="3E343697" w14:textId="77777777" w:rsidR="00740168" w:rsidRPr="00524F1B" w:rsidRDefault="00740168">
      <w:pPr>
        <w:pStyle w:val="nested"/>
        <w:numPr>
          <w:ilvl w:val="0"/>
          <w:numId w:val="53"/>
        </w:numPr>
        <w:tabs>
          <w:tab w:val="clear" w:pos="720"/>
          <w:tab w:val="num" w:pos="1920"/>
        </w:tabs>
        <w:spacing w:before="0" w:beforeAutospacing="0" w:after="0" w:afterAutospacing="0" w:line="480" w:lineRule="auto"/>
        <w:ind w:left="1800" w:firstLine="720"/>
        <w:pPrChange w:id="1839" w:author="Art Milch" w:date="2025-04-17T14:48:00Z" w16du:dateUtc="2025-04-17T18:48:00Z">
          <w:pPr>
            <w:pStyle w:val="nested"/>
            <w:numPr>
              <w:numId w:val="53"/>
            </w:numPr>
            <w:tabs>
              <w:tab w:val="num" w:pos="720"/>
              <w:tab w:val="num" w:pos="1920"/>
            </w:tabs>
            <w:spacing w:before="0" w:beforeAutospacing="0" w:after="0" w:afterAutospacing="0" w:line="360" w:lineRule="auto"/>
            <w:ind w:left="1800" w:hanging="360"/>
          </w:pPr>
        </w:pPrChange>
      </w:pPr>
      <w:r w:rsidRPr="00524F1B">
        <w:t>Code development and implementation</w:t>
      </w:r>
    </w:p>
    <w:p w14:paraId="741F14B8" w14:textId="77777777" w:rsidR="00740168" w:rsidRPr="00524F1B" w:rsidRDefault="00740168">
      <w:pPr>
        <w:pStyle w:val="nested"/>
        <w:numPr>
          <w:ilvl w:val="0"/>
          <w:numId w:val="54"/>
        </w:numPr>
        <w:tabs>
          <w:tab w:val="clear" w:pos="720"/>
          <w:tab w:val="num" w:pos="1920"/>
        </w:tabs>
        <w:spacing w:before="0" w:beforeAutospacing="0" w:after="0" w:afterAutospacing="0" w:line="480" w:lineRule="auto"/>
        <w:ind w:left="1800" w:firstLine="720"/>
        <w:pPrChange w:id="1840" w:author="Art Milch" w:date="2025-04-17T14:48:00Z" w16du:dateUtc="2025-04-17T18:48:00Z">
          <w:pPr>
            <w:pStyle w:val="nested"/>
            <w:numPr>
              <w:numId w:val="54"/>
            </w:numPr>
            <w:tabs>
              <w:tab w:val="num" w:pos="720"/>
              <w:tab w:val="num" w:pos="1920"/>
            </w:tabs>
            <w:spacing w:before="0" w:beforeAutospacing="0" w:after="0" w:afterAutospacing="0" w:line="360" w:lineRule="auto"/>
            <w:ind w:left="1800" w:hanging="360"/>
          </w:pPr>
        </w:pPrChange>
      </w:pPr>
      <w:r w:rsidRPr="00524F1B">
        <w:t>Debugging and code optimization</w:t>
      </w:r>
    </w:p>
    <w:p w14:paraId="676ADD30" w14:textId="77777777" w:rsidR="00740168" w:rsidRPr="00524F1B" w:rsidRDefault="00740168">
      <w:pPr>
        <w:pStyle w:val="nested"/>
        <w:numPr>
          <w:ilvl w:val="0"/>
          <w:numId w:val="55"/>
        </w:numPr>
        <w:tabs>
          <w:tab w:val="clear" w:pos="720"/>
          <w:tab w:val="num" w:pos="1920"/>
        </w:tabs>
        <w:spacing w:before="0" w:beforeAutospacing="0" w:after="0" w:afterAutospacing="0" w:line="480" w:lineRule="auto"/>
        <w:ind w:left="1800" w:firstLine="720"/>
        <w:pPrChange w:id="1841" w:author="Art Milch" w:date="2025-04-17T14:48:00Z" w16du:dateUtc="2025-04-17T18:48:00Z">
          <w:pPr>
            <w:pStyle w:val="nested"/>
            <w:numPr>
              <w:numId w:val="55"/>
            </w:numPr>
            <w:tabs>
              <w:tab w:val="num" w:pos="720"/>
              <w:tab w:val="num" w:pos="1920"/>
            </w:tabs>
            <w:spacing w:before="0" w:beforeAutospacing="0" w:after="0" w:afterAutospacing="0" w:line="360" w:lineRule="auto"/>
            <w:ind w:left="1800" w:hanging="360"/>
          </w:pPr>
        </w:pPrChange>
      </w:pPr>
      <w:r w:rsidRPr="00524F1B">
        <w:t>Technical implementation of the trading strategy</w:t>
      </w:r>
    </w:p>
    <w:p w14:paraId="09B46E81" w14:textId="77777777" w:rsidR="00CA0F24" w:rsidRPr="00524F1B" w:rsidRDefault="00740168">
      <w:pPr>
        <w:pStyle w:val="nested"/>
        <w:numPr>
          <w:ilvl w:val="0"/>
          <w:numId w:val="56"/>
        </w:numPr>
        <w:tabs>
          <w:tab w:val="clear" w:pos="720"/>
          <w:tab w:val="num" w:pos="1920"/>
        </w:tabs>
        <w:spacing w:before="0" w:beforeAutospacing="0" w:after="0" w:afterAutospacing="0" w:line="480" w:lineRule="auto"/>
        <w:ind w:left="1800" w:firstLine="720"/>
        <w:pPrChange w:id="1842" w:author="Art Milch" w:date="2025-04-17T14:48:00Z" w16du:dateUtc="2025-04-17T18:48:00Z">
          <w:pPr>
            <w:pStyle w:val="nested"/>
            <w:numPr>
              <w:numId w:val="56"/>
            </w:numPr>
            <w:tabs>
              <w:tab w:val="num" w:pos="720"/>
              <w:tab w:val="num" w:pos="1920"/>
            </w:tabs>
            <w:spacing w:before="0" w:beforeAutospacing="0" w:after="0" w:afterAutospacing="0" w:line="360" w:lineRule="auto"/>
            <w:ind w:left="1800" w:hanging="360"/>
          </w:pPr>
        </w:pPrChange>
      </w:pPr>
      <w:r w:rsidRPr="00524F1B">
        <w:t>Development of visualization scripts</w:t>
      </w:r>
    </w:p>
    <w:p w14:paraId="6A000C33" w14:textId="77777777" w:rsidR="00CA0F24" w:rsidRPr="00524F1B" w:rsidRDefault="00740168">
      <w:pPr>
        <w:pStyle w:val="nested"/>
        <w:numPr>
          <w:ilvl w:val="0"/>
          <w:numId w:val="56"/>
        </w:numPr>
        <w:tabs>
          <w:tab w:val="clear" w:pos="720"/>
          <w:tab w:val="num" w:pos="1920"/>
        </w:tabs>
        <w:spacing w:before="0" w:beforeAutospacing="0" w:after="0" w:afterAutospacing="0" w:line="480" w:lineRule="auto"/>
        <w:ind w:left="1800" w:firstLine="720"/>
        <w:pPrChange w:id="1843" w:author="Art Milch" w:date="2025-04-17T14:48:00Z" w16du:dateUtc="2025-04-17T18:48:00Z">
          <w:pPr>
            <w:pStyle w:val="nested"/>
            <w:numPr>
              <w:numId w:val="56"/>
            </w:numPr>
            <w:tabs>
              <w:tab w:val="num" w:pos="720"/>
              <w:tab w:val="num" w:pos="1920"/>
            </w:tabs>
            <w:spacing w:before="0" w:beforeAutospacing="0" w:after="0" w:afterAutospacing="0" w:line="360" w:lineRule="auto"/>
            <w:ind w:left="1800" w:hanging="360"/>
          </w:pPr>
        </w:pPrChange>
      </w:pPr>
      <w:r w:rsidRPr="00524F1B">
        <w:t>Code structure and organization</w:t>
      </w:r>
      <w:r w:rsidR="00CA0F24" w:rsidRPr="00524F1B">
        <w:t xml:space="preserve"> </w:t>
      </w:r>
    </w:p>
    <w:p w14:paraId="1EE0E95B" w14:textId="031BA126" w:rsidR="00CA0F24" w:rsidRPr="00524F1B" w:rsidRDefault="00CA0F24">
      <w:pPr>
        <w:pStyle w:val="ListParagraph"/>
        <w:spacing w:line="480" w:lineRule="auto"/>
        <w:ind w:left="0" w:firstLine="720"/>
        <w:contextualSpacing w:val="0"/>
        <w:rPr>
          <w:rFonts w:ascii="Times New Roman" w:eastAsia="Times New Roman" w:hAnsi="Times New Roman" w:cs="Times New Roman"/>
          <w:sz w:val="24"/>
          <w:szCs w:val="24"/>
        </w:rPr>
        <w:pPrChange w:id="1844" w:author="Art Milch" w:date="2025-04-17T14:48:00Z" w16du:dateUtc="2025-04-17T18:48:00Z">
          <w:pPr>
            <w:pStyle w:val="ListParagraph"/>
            <w:spacing w:line="360" w:lineRule="auto"/>
            <w:ind w:left="0"/>
          </w:pPr>
        </w:pPrChange>
      </w:pPr>
      <w:r w:rsidRPr="00524F1B">
        <w:rPr>
          <w:rFonts w:ascii="Times New Roman" w:eastAsia="Times New Roman" w:hAnsi="Times New Roman" w:cs="Times New Roman"/>
          <w:sz w:val="24"/>
          <w:szCs w:val="24"/>
        </w:rPr>
        <w:t xml:space="preserve">Note: These AI tools served as research assistants and development tools, while the core research, methodology, and final interpretations remain the responsibility of the </w:t>
      </w:r>
      <w:commentRangeStart w:id="1845"/>
      <w:r w:rsidRPr="00524F1B">
        <w:rPr>
          <w:rFonts w:ascii="Times New Roman" w:eastAsia="Times New Roman" w:hAnsi="Times New Roman" w:cs="Times New Roman"/>
          <w:sz w:val="24"/>
          <w:szCs w:val="24"/>
        </w:rPr>
        <w:t>human authors</w:t>
      </w:r>
      <w:commentRangeEnd w:id="1845"/>
      <w:r w:rsidR="0019734C">
        <w:rPr>
          <w:rStyle w:val="CommentReference"/>
        </w:rPr>
        <w:commentReference w:id="1845"/>
      </w:r>
      <w:r w:rsidRPr="00524F1B">
        <w:rPr>
          <w:rFonts w:ascii="Times New Roman" w:eastAsia="Times New Roman" w:hAnsi="Times New Roman" w:cs="Times New Roman"/>
          <w:sz w:val="24"/>
          <w:szCs w:val="24"/>
        </w:rPr>
        <w:t xml:space="preserve">. The AI assistance was used to enhance productivity and provide technical support, with all final decisions and interpretations made by </w:t>
      </w:r>
      <w:commentRangeStart w:id="1846"/>
      <w:r w:rsidR="00394E58" w:rsidRPr="00524F1B">
        <w:rPr>
          <w:rFonts w:ascii="Times New Roman" w:eastAsia="Times New Roman" w:hAnsi="Times New Roman" w:cs="Times New Roman"/>
          <w:sz w:val="24"/>
          <w:szCs w:val="24"/>
        </w:rPr>
        <w:t xml:space="preserve">the </w:t>
      </w:r>
      <w:r w:rsidRPr="00524F1B">
        <w:rPr>
          <w:rFonts w:ascii="Times New Roman" w:eastAsia="Times New Roman" w:hAnsi="Times New Roman" w:cs="Times New Roman"/>
          <w:sz w:val="24"/>
          <w:szCs w:val="24"/>
        </w:rPr>
        <w:t>researche</w:t>
      </w:r>
      <w:commentRangeEnd w:id="1846"/>
      <w:r w:rsidR="00D2640A">
        <w:rPr>
          <w:rStyle w:val="CommentReference"/>
        </w:rPr>
        <w:commentReference w:id="1846"/>
      </w:r>
      <w:r w:rsidRPr="00524F1B">
        <w:rPr>
          <w:rFonts w:ascii="Times New Roman" w:eastAsia="Times New Roman" w:hAnsi="Times New Roman" w:cs="Times New Roman"/>
          <w:sz w:val="24"/>
          <w:szCs w:val="24"/>
        </w:rPr>
        <w:t>r.</w:t>
      </w:r>
    </w:p>
    <w:p w14:paraId="3A77BFDB" w14:textId="77777777" w:rsidR="00D2640A" w:rsidRDefault="00D2640A">
      <w:pPr>
        <w:pStyle w:val="Heading1"/>
        <w:spacing w:before="0" w:line="480" w:lineRule="auto"/>
        <w:ind w:firstLine="720"/>
        <w:jc w:val="center"/>
        <w:rPr>
          <w:ins w:id="1847" w:author="Art Milch" w:date="2025-04-19T10:06:00Z" w16du:dateUtc="2025-04-19T14:06:00Z"/>
          <w:rFonts w:ascii="Times New Roman" w:eastAsia="Times New Roman" w:hAnsi="Times New Roman" w:cs="Times New Roman"/>
          <w:b/>
          <w:color w:val="auto"/>
          <w:sz w:val="24"/>
          <w:szCs w:val="24"/>
        </w:rPr>
      </w:pPr>
      <w:bookmarkStart w:id="1848" w:name="_Toc194829073"/>
      <w:bookmarkStart w:id="1849" w:name="_Toc194830291"/>
    </w:p>
    <w:p w14:paraId="74B322A7" w14:textId="77777777" w:rsidR="00D2640A" w:rsidRDefault="00D2640A">
      <w:pPr>
        <w:pStyle w:val="Heading1"/>
        <w:spacing w:before="0" w:line="480" w:lineRule="auto"/>
        <w:ind w:firstLine="720"/>
        <w:jc w:val="center"/>
        <w:rPr>
          <w:ins w:id="1850" w:author="Art Milch" w:date="2025-04-19T10:06:00Z" w16du:dateUtc="2025-04-19T14:06:00Z"/>
          <w:rFonts w:ascii="Times New Roman" w:eastAsia="Times New Roman" w:hAnsi="Times New Roman" w:cs="Times New Roman"/>
          <w:b/>
          <w:color w:val="auto"/>
          <w:sz w:val="24"/>
          <w:szCs w:val="24"/>
        </w:rPr>
      </w:pPr>
    </w:p>
    <w:p w14:paraId="07016BD3" w14:textId="74762D42" w:rsidR="00504C18" w:rsidRPr="00524F1B" w:rsidRDefault="00E827C0">
      <w:pPr>
        <w:pStyle w:val="Heading1"/>
        <w:spacing w:before="0" w:line="480" w:lineRule="auto"/>
        <w:ind w:firstLine="720"/>
        <w:jc w:val="center"/>
        <w:rPr>
          <w:rFonts w:ascii="Times New Roman" w:eastAsia="Times New Roman" w:hAnsi="Times New Roman" w:cs="Times New Roman"/>
          <w:b/>
          <w:color w:val="auto"/>
          <w:sz w:val="24"/>
          <w:szCs w:val="24"/>
        </w:rPr>
        <w:pPrChange w:id="1851" w:author="Art Milch" w:date="2025-04-17T15:01:00Z" w16du:dateUtc="2025-04-17T19:01:00Z">
          <w:pPr>
            <w:pStyle w:val="Heading1"/>
            <w:spacing w:before="0"/>
            <w:jc w:val="both"/>
          </w:pPr>
        </w:pPrChange>
      </w:pPr>
      <w:commentRangeStart w:id="1852"/>
      <w:ins w:id="1853" w:author="Art Milch" w:date="2025-04-17T15:01:00Z" w16du:dateUtc="2025-04-17T19:01:00Z">
        <w:r w:rsidRPr="00524F1B">
          <w:rPr>
            <w:rFonts w:ascii="Times New Roman" w:eastAsia="Times New Roman" w:hAnsi="Times New Roman" w:cs="Times New Roman"/>
            <w:b/>
            <w:color w:val="auto"/>
            <w:sz w:val="24"/>
            <w:szCs w:val="24"/>
          </w:rPr>
          <w:t>R</w:t>
        </w:r>
      </w:ins>
      <w:del w:id="1854" w:author="Art Milch" w:date="2025-04-17T15:01:00Z" w16du:dateUtc="2025-04-17T19:01:00Z">
        <w:r w:rsidRPr="00524F1B" w:rsidDel="00E827C0">
          <w:rPr>
            <w:rFonts w:ascii="Times New Roman" w:eastAsia="Times New Roman" w:hAnsi="Times New Roman" w:cs="Times New Roman"/>
            <w:b/>
            <w:color w:val="auto"/>
            <w:sz w:val="24"/>
            <w:szCs w:val="24"/>
          </w:rPr>
          <w:delText>r</w:delText>
        </w:r>
      </w:del>
      <w:r w:rsidRPr="00524F1B">
        <w:rPr>
          <w:rFonts w:ascii="Times New Roman" w:eastAsia="Times New Roman" w:hAnsi="Times New Roman" w:cs="Times New Roman"/>
          <w:b/>
          <w:color w:val="auto"/>
          <w:sz w:val="24"/>
          <w:szCs w:val="24"/>
        </w:rPr>
        <w:t>eferences</w:t>
      </w:r>
      <w:bookmarkEnd w:id="1848"/>
      <w:bookmarkEnd w:id="1849"/>
      <w:commentRangeEnd w:id="1852"/>
      <w:r w:rsidR="00592A9B" w:rsidRPr="00524F1B">
        <w:rPr>
          <w:rStyle w:val="CommentReference"/>
          <w:rFonts w:asciiTheme="minorHAnsi" w:eastAsiaTheme="minorHAnsi" w:hAnsiTheme="minorHAnsi" w:cstheme="minorBidi"/>
          <w:color w:val="auto"/>
        </w:rPr>
        <w:commentReference w:id="1852"/>
      </w:r>
    </w:p>
    <w:p w14:paraId="5C923AA4" w14:textId="3A8AD50F" w:rsidR="00504C18" w:rsidRPr="00524F1B" w:rsidDel="00DC5597" w:rsidRDefault="00504C18">
      <w:pPr>
        <w:spacing w:line="480" w:lineRule="auto"/>
        <w:ind w:hanging="720"/>
        <w:rPr>
          <w:del w:id="1855" w:author="Art Milch" w:date="2025-04-17T15:03:00Z" w16du:dateUtc="2025-04-17T19:03:00Z"/>
          <w:rFonts w:ascii="Times New Roman" w:eastAsia="Times New Roman" w:hAnsi="Times New Roman" w:cs="Times New Roman"/>
          <w:sz w:val="24"/>
          <w:szCs w:val="24"/>
        </w:rPr>
        <w:pPrChange w:id="1856" w:author="Art Milch" w:date="2025-04-17T15:11:00Z" w16du:dateUtc="2025-04-17T19:11:00Z">
          <w:pPr>
            <w:jc w:val="both"/>
          </w:pPr>
        </w:pPrChange>
      </w:pPr>
    </w:p>
    <w:p w14:paraId="70E0A03C" w14:textId="77777777" w:rsidR="00504C18" w:rsidRPr="00524F1B" w:rsidRDefault="00504C18">
      <w:pPr>
        <w:spacing w:line="480" w:lineRule="auto"/>
        <w:ind w:hanging="720"/>
        <w:rPr>
          <w:rFonts w:ascii="Times New Roman" w:eastAsia="Times New Roman" w:hAnsi="Times New Roman" w:cs="Times New Roman"/>
          <w:sz w:val="24"/>
          <w:szCs w:val="24"/>
        </w:rPr>
        <w:pPrChange w:id="1857" w:author="Art Milch" w:date="2025-04-17T15:11:00Z" w16du:dateUtc="2025-04-17T19:11: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 xml:space="preserve">Huang, J., Chai, J., &amp; Cho, S. (2020). Deep learning in finance and banking: A literature review and classification. </w:t>
      </w:r>
      <w:r w:rsidRPr="002027CA">
        <w:rPr>
          <w:rFonts w:ascii="Times New Roman" w:eastAsia="Times New Roman" w:hAnsi="Times New Roman" w:cs="Times New Roman"/>
          <w:i/>
          <w:iCs/>
          <w:sz w:val="24"/>
          <w:szCs w:val="24"/>
          <w:rPrChange w:id="1858" w:author="Art Milch" w:date="2025-04-19T10:13:00Z" w16du:dateUtc="2025-04-19T14:13:00Z">
            <w:rPr>
              <w:rFonts w:ascii="Times New Roman" w:eastAsia="Times New Roman" w:hAnsi="Times New Roman" w:cs="Times New Roman"/>
              <w:sz w:val="24"/>
              <w:szCs w:val="24"/>
            </w:rPr>
          </w:rPrChange>
        </w:rPr>
        <w:t>Frontiers of Business Research in China</w:t>
      </w:r>
      <w:r w:rsidRPr="00524F1B">
        <w:rPr>
          <w:rFonts w:ascii="Times New Roman" w:eastAsia="Times New Roman" w:hAnsi="Times New Roman" w:cs="Times New Roman"/>
          <w:sz w:val="24"/>
          <w:szCs w:val="24"/>
        </w:rPr>
        <w:t xml:space="preserve">, </w:t>
      </w:r>
      <w:commentRangeStart w:id="1859"/>
      <w:r w:rsidRPr="00524F1B">
        <w:rPr>
          <w:rFonts w:ascii="Times New Roman" w:eastAsia="Times New Roman" w:hAnsi="Times New Roman" w:cs="Times New Roman"/>
          <w:sz w:val="24"/>
          <w:szCs w:val="24"/>
        </w:rPr>
        <w:t>14, 13.</w:t>
      </w:r>
      <w:commentRangeEnd w:id="1859"/>
      <w:r w:rsidR="00240FB9">
        <w:rPr>
          <w:rStyle w:val="CommentReference"/>
        </w:rPr>
        <w:commentReference w:id="1859"/>
      </w:r>
    </w:p>
    <w:p w14:paraId="747004E5" w14:textId="572D3C71" w:rsidR="00504C18" w:rsidRPr="00524F1B" w:rsidDel="00437121" w:rsidRDefault="00504C18">
      <w:pPr>
        <w:spacing w:line="480" w:lineRule="auto"/>
        <w:ind w:left="1440" w:hanging="720"/>
        <w:rPr>
          <w:del w:id="1860" w:author="Art Milch" w:date="2025-04-19T10:06:00Z" w16du:dateUtc="2025-04-19T14:06:00Z"/>
          <w:rFonts w:ascii="Times New Roman" w:eastAsia="Times New Roman" w:hAnsi="Times New Roman" w:cs="Times New Roman"/>
          <w:sz w:val="24"/>
          <w:szCs w:val="24"/>
        </w:rPr>
        <w:pPrChange w:id="1861" w:author="Art Milch" w:date="2025-04-17T15:11:00Z" w16du:dateUtc="2025-04-17T19:11:00Z">
          <w:pPr>
            <w:ind w:left="720"/>
            <w:jc w:val="both"/>
          </w:pPr>
        </w:pPrChange>
      </w:pPr>
    </w:p>
    <w:p w14:paraId="0878C300" w14:textId="77777777" w:rsidR="00504C18" w:rsidRPr="00524F1B" w:rsidRDefault="00504C18">
      <w:pPr>
        <w:spacing w:line="480" w:lineRule="auto"/>
        <w:ind w:hanging="720"/>
        <w:rPr>
          <w:rFonts w:ascii="Times New Roman" w:eastAsia="Times New Roman" w:hAnsi="Times New Roman" w:cs="Times New Roman"/>
          <w:sz w:val="24"/>
          <w:szCs w:val="24"/>
        </w:rPr>
        <w:pPrChange w:id="1862" w:author="Art Milch" w:date="2025-04-17T15:11:00Z" w16du:dateUtc="2025-04-17T19:11: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 xml:space="preserve">Kamalov, F., Gurrib, I., &amp; Rajab, K. (2021). Forecasting with deep learning: S&amp;P 500 index. </w:t>
      </w:r>
      <w:commentRangeStart w:id="1863"/>
      <w:r w:rsidRPr="00524F1B">
        <w:rPr>
          <w:rFonts w:ascii="Times New Roman" w:eastAsia="Times New Roman" w:hAnsi="Times New Roman" w:cs="Times New Roman"/>
          <w:sz w:val="24"/>
          <w:szCs w:val="24"/>
        </w:rPr>
        <w:t>arXiv.</w:t>
      </w:r>
      <w:commentRangeEnd w:id="1863"/>
      <w:r w:rsidR="00F60302">
        <w:rPr>
          <w:rStyle w:val="CommentReference"/>
        </w:rPr>
        <w:commentReference w:id="1863"/>
      </w:r>
    </w:p>
    <w:p w14:paraId="1BDD8994" w14:textId="5FF1B58F" w:rsidR="00504C18" w:rsidRPr="00524F1B" w:rsidDel="00210543" w:rsidRDefault="00504C18">
      <w:pPr>
        <w:spacing w:line="480" w:lineRule="auto"/>
        <w:ind w:left="1440" w:hanging="720"/>
        <w:rPr>
          <w:del w:id="1864" w:author="Art Milch" w:date="2025-04-19T10:08:00Z" w16du:dateUtc="2025-04-19T14:08:00Z"/>
          <w:rFonts w:ascii="Times New Roman" w:eastAsia="Times New Roman" w:hAnsi="Times New Roman" w:cs="Times New Roman"/>
          <w:sz w:val="24"/>
          <w:szCs w:val="24"/>
        </w:rPr>
        <w:pPrChange w:id="1865" w:author="Art Milch" w:date="2025-04-17T15:11:00Z" w16du:dateUtc="2025-04-17T19:11:00Z">
          <w:pPr>
            <w:ind w:left="720"/>
            <w:jc w:val="both"/>
          </w:pPr>
        </w:pPrChange>
      </w:pPr>
    </w:p>
    <w:p w14:paraId="1CF3BD8C" w14:textId="77777777" w:rsidR="00504C18" w:rsidRPr="00524F1B" w:rsidRDefault="00504C18">
      <w:pPr>
        <w:spacing w:line="480" w:lineRule="auto"/>
        <w:ind w:hanging="720"/>
        <w:rPr>
          <w:rFonts w:ascii="Times New Roman" w:eastAsia="Times New Roman" w:hAnsi="Times New Roman" w:cs="Times New Roman"/>
          <w:sz w:val="24"/>
          <w:szCs w:val="24"/>
        </w:rPr>
        <w:pPrChange w:id="1866" w:author="Art Milch" w:date="2025-04-17T15:11:00Z" w16du:dateUtc="2025-04-17T19:11: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 xml:space="preserve">Lee, J., &amp; Kang, J. (2020). Effectively training neural networks for stock index prediction: Predicting the S&amp;P 500 index without using its index data. </w:t>
      </w:r>
      <w:r w:rsidRPr="00240FB9">
        <w:rPr>
          <w:rFonts w:ascii="Times New Roman" w:eastAsia="Times New Roman" w:hAnsi="Times New Roman" w:cs="Times New Roman"/>
          <w:i/>
          <w:iCs/>
          <w:sz w:val="24"/>
          <w:szCs w:val="24"/>
          <w:rPrChange w:id="1867" w:author="Art Milch" w:date="2025-04-19T10:18:00Z" w16du:dateUtc="2025-04-19T14:18:00Z">
            <w:rPr>
              <w:rFonts w:ascii="Times New Roman" w:eastAsia="Times New Roman" w:hAnsi="Times New Roman" w:cs="Times New Roman"/>
              <w:sz w:val="24"/>
              <w:szCs w:val="24"/>
            </w:rPr>
          </w:rPrChange>
        </w:rPr>
        <w:t>PLoS ONE</w:t>
      </w:r>
      <w:r w:rsidRPr="00524F1B">
        <w:rPr>
          <w:rFonts w:ascii="Times New Roman" w:eastAsia="Times New Roman" w:hAnsi="Times New Roman" w:cs="Times New Roman"/>
          <w:sz w:val="24"/>
          <w:szCs w:val="24"/>
        </w:rPr>
        <w:t xml:space="preserve">, </w:t>
      </w:r>
      <w:r w:rsidRPr="00240FB9">
        <w:rPr>
          <w:rFonts w:ascii="Times New Roman" w:eastAsia="Times New Roman" w:hAnsi="Times New Roman" w:cs="Times New Roman"/>
          <w:i/>
          <w:iCs/>
          <w:sz w:val="24"/>
          <w:szCs w:val="24"/>
          <w:rPrChange w:id="1868" w:author="Art Milch" w:date="2025-04-19T10:18:00Z" w16du:dateUtc="2025-04-19T14:18:00Z">
            <w:rPr>
              <w:rFonts w:ascii="Times New Roman" w:eastAsia="Times New Roman" w:hAnsi="Times New Roman" w:cs="Times New Roman"/>
              <w:sz w:val="24"/>
              <w:szCs w:val="24"/>
            </w:rPr>
          </w:rPrChange>
        </w:rPr>
        <w:t>15</w:t>
      </w:r>
      <w:r w:rsidRPr="00524F1B">
        <w:rPr>
          <w:rFonts w:ascii="Times New Roman" w:eastAsia="Times New Roman" w:hAnsi="Times New Roman" w:cs="Times New Roman"/>
          <w:sz w:val="24"/>
          <w:szCs w:val="24"/>
        </w:rPr>
        <w:t>(4), Article e0230635.</w:t>
      </w:r>
    </w:p>
    <w:p w14:paraId="4DBB61F9" w14:textId="6BA9C43D" w:rsidR="00504C18" w:rsidRPr="00524F1B" w:rsidDel="004A7EA8" w:rsidRDefault="00504C18">
      <w:pPr>
        <w:spacing w:line="480" w:lineRule="auto"/>
        <w:ind w:left="1440" w:hanging="720"/>
        <w:rPr>
          <w:del w:id="1869" w:author="Art Milch" w:date="2025-04-17T15:16:00Z" w16du:dateUtc="2025-04-17T19:16:00Z"/>
          <w:rFonts w:ascii="Times New Roman" w:eastAsia="Times New Roman" w:hAnsi="Times New Roman" w:cs="Times New Roman"/>
          <w:sz w:val="24"/>
          <w:szCs w:val="24"/>
        </w:rPr>
        <w:pPrChange w:id="1870" w:author="Art Milch" w:date="2025-04-17T15:11:00Z" w16du:dateUtc="2025-04-17T19:11:00Z">
          <w:pPr>
            <w:ind w:left="720"/>
            <w:jc w:val="both"/>
          </w:pPr>
        </w:pPrChange>
      </w:pPr>
    </w:p>
    <w:p w14:paraId="28AA7D8D" w14:textId="38C15B91" w:rsidR="00504C18" w:rsidRPr="00524F1B" w:rsidRDefault="00504C18">
      <w:pPr>
        <w:spacing w:line="480" w:lineRule="auto"/>
        <w:ind w:hanging="720"/>
        <w:rPr>
          <w:rFonts w:ascii="Times New Roman" w:eastAsia="Times New Roman" w:hAnsi="Times New Roman" w:cs="Times New Roman"/>
          <w:sz w:val="24"/>
          <w:szCs w:val="24"/>
        </w:rPr>
        <w:pPrChange w:id="1871" w:author="Art Milch" w:date="2025-04-17T15:11:00Z" w16du:dateUtc="2025-04-17T19:11: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 xml:space="preserve">Livieris, I. E., Pintelas, E., &amp; Pintelas, P. (2021). A CNN-LSTM model for gold price time-series forecasting. </w:t>
      </w:r>
      <w:r w:rsidRPr="00240FB9">
        <w:rPr>
          <w:rFonts w:ascii="Times New Roman" w:eastAsia="Times New Roman" w:hAnsi="Times New Roman" w:cs="Times New Roman"/>
          <w:i/>
          <w:iCs/>
          <w:sz w:val="24"/>
          <w:szCs w:val="24"/>
          <w:rPrChange w:id="1872" w:author="Art Milch" w:date="2025-04-19T10:18:00Z" w16du:dateUtc="2025-04-19T14:18:00Z">
            <w:rPr>
              <w:rFonts w:ascii="Times New Roman" w:eastAsia="Times New Roman" w:hAnsi="Times New Roman" w:cs="Times New Roman"/>
              <w:sz w:val="24"/>
              <w:szCs w:val="24"/>
            </w:rPr>
          </w:rPrChange>
        </w:rPr>
        <w:t>Neural Computing and Applications</w:t>
      </w:r>
      <w:r w:rsidRPr="00524F1B">
        <w:rPr>
          <w:rFonts w:ascii="Times New Roman" w:eastAsia="Times New Roman" w:hAnsi="Times New Roman" w:cs="Times New Roman"/>
          <w:sz w:val="24"/>
          <w:szCs w:val="24"/>
        </w:rPr>
        <w:t xml:space="preserve">, </w:t>
      </w:r>
      <w:r w:rsidRPr="00240FB9">
        <w:rPr>
          <w:rFonts w:ascii="Times New Roman" w:eastAsia="Times New Roman" w:hAnsi="Times New Roman" w:cs="Times New Roman"/>
          <w:i/>
          <w:iCs/>
          <w:sz w:val="24"/>
          <w:szCs w:val="24"/>
          <w:rPrChange w:id="1873" w:author="Art Milch" w:date="2025-04-19T10:18:00Z" w16du:dateUtc="2025-04-19T14:18:00Z">
            <w:rPr>
              <w:rFonts w:ascii="Times New Roman" w:eastAsia="Times New Roman" w:hAnsi="Times New Roman" w:cs="Times New Roman"/>
              <w:sz w:val="24"/>
              <w:szCs w:val="24"/>
            </w:rPr>
          </w:rPrChange>
        </w:rPr>
        <w:t>33</w:t>
      </w:r>
      <w:r w:rsidRPr="00524F1B">
        <w:rPr>
          <w:rFonts w:ascii="Times New Roman" w:eastAsia="Times New Roman" w:hAnsi="Times New Roman" w:cs="Times New Roman"/>
          <w:sz w:val="24"/>
          <w:szCs w:val="24"/>
        </w:rPr>
        <w:t>(7), 2445</w:t>
      </w:r>
      <w:ins w:id="1874" w:author="Art Milch" w:date="2025-04-19T10:18:00Z" w16du:dateUtc="2025-04-19T14:18:00Z">
        <w:r w:rsidR="00240FB9">
          <w:rPr>
            <w:rFonts w:ascii="Times New Roman" w:eastAsia="Times New Roman" w:hAnsi="Times New Roman" w:cs="Times New Roman"/>
            <w:sz w:val="24"/>
            <w:szCs w:val="24"/>
          </w:rPr>
          <w:t>–</w:t>
        </w:r>
      </w:ins>
      <w:del w:id="1875" w:author="Art Milch" w:date="2025-04-19T10:18:00Z" w16du:dateUtc="2025-04-19T14:18:00Z">
        <w:r w:rsidRPr="00524F1B" w:rsidDel="00240FB9">
          <w:rPr>
            <w:rFonts w:ascii="Times New Roman" w:eastAsia="Times New Roman" w:hAnsi="Times New Roman" w:cs="Times New Roman"/>
            <w:sz w:val="24"/>
            <w:szCs w:val="24"/>
          </w:rPr>
          <w:delText>-</w:delText>
        </w:r>
      </w:del>
      <w:r w:rsidRPr="00524F1B">
        <w:rPr>
          <w:rFonts w:ascii="Times New Roman" w:eastAsia="Times New Roman" w:hAnsi="Times New Roman" w:cs="Times New Roman"/>
          <w:sz w:val="24"/>
          <w:szCs w:val="24"/>
        </w:rPr>
        <w:t>2459.</w:t>
      </w:r>
    </w:p>
    <w:p w14:paraId="2F9F59DF" w14:textId="18A1705D" w:rsidR="00504C18" w:rsidRPr="00524F1B" w:rsidDel="004A7EA8" w:rsidRDefault="00504C18">
      <w:pPr>
        <w:spacing w:line="480" w:lineRule="auto"/>
        <w:ind w:left="1440" w:hanging="720"/>
        <w:rPr>
          <w:del w:id="1876" w:author="Art Milch" w:date="2025-04-17T15:15:00Z" w16du:dateUtc="2025-04-17T19:15:00Z"/>
          <w:rFonts w:ascii="Times New Roman" w:eastAsia="Times New Roman" w:hAnsi="Times New Roman" w:cs="Times New Roman"/>
          <w:sz w:val="24"/>
          <w:szCs w:val="24"/>
        </w:rPr>
        <w:pPrChange w:id="1877" w:author="Art Milch" w:date="2025-04-17T15:11:00Z" w16du:dateUtc="2025-04-17T19:11:00Z">
          <w:pPr>
            <w:ind w:left="720"/>
            <w:jc w:val="both"/>
          </w:pPr>
        </w:pPrChange>
      </w:pPr>
    </w:p>
    <w:p w14:paraId="0F479D13" w14:textId="19434B2E" w:rsidR="00504C18" w:rsidRPr="00524F1B" w:rsidRDefault="00504C18">
      <w:pPr>
        <w:spacing w:line="480" w:lineRule="auto"/>
        <w:ind w:hanging="720"/>
        <w:rPr>
          <w:rFonts w:ascii="Times New Roman" w:eastAsia="Times New Roman" w:hAnsi="Times New Roman" w:cs="Times New Roman"/>
          <w:sz w:val="24"/>
          <w:szCs w:val="24"/>
        </w:rPr>
        <w:pPrChange w:id="1878" w:author="Art Milch" w:date="2025-04-17T15:11:00Z" w16du:dateUtc="2025-04-17T19:11: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 xml:space="preserve">Murphy, J. J. (2022). </w:t>
      </w:r>
      <w:commentRangeStart w:id="1879"/>
      <w:r w:rsidRPr="006A36F7">
        <w:rPr>
          <w:rFonts w:ascii="Times New Roman" w:eastAsia="Times New Roman" w:hAnsi="Times New Roman" w:cs="Times New Roman"/>
          <w:i/>
          <w:iCs/>
          <w:sz w:val="24"/>
          <w:szCs w:val="24"/>
          <w:rPrChange w:id="1880" w:author="Art Milch" w:date="2025-04-19T10:19:00Z" w16du:dateUtc="2025-04-19T14:19:00Z">
            <w:rPr>
              <w:rFonts w:ascii="Times New Roman" w:eastAsia="Times New Roman" w:hAnsi="Times New Roman" w:cs="Times New Roman"/>
              <w:sz w:val="24"/>
              <w:szCs w:val="24"/>
            </w:rPr>
          </w:rPrChange>
        </w:rPr>
        <w:t xml:space="preserve">Technical </w:t>
      </w:r>
      <w:ins w:id="1881" w:author="Art Milch" w:date="2025-04-19T10:19:00Z" w16du:dateUtc="2025-04-19T14:19:00Z">
        <w:r w:rsidR="006A36F7">
          <w:rPr>
            <w:rFonts w:ascii="Times New Roman" w:eastAsia="Times New Roman" w:hAnsi="Times New Roman" w:cs="Times New Roman"/>
            <w:i/>
            <w:iCs/>
            <w:sz w:val="24"/>
            <w:szCs w:val="24"/>
          </w:rPr>
          <w:t>a</w:t>
        </w:r>
      </w:ins>
      <w:del w:id="1882" w:author="Art Milch" w:date="2025-04-19T10:19:00Z" w16du:dateUtc="2025-04-19T14:19:00Z">
        <w:r w:rsidRPr="006A36F7" w:rsidDel="006A36F7">
          <w:rPr>
            <w:rFonts w:ascii="Times New Roman" w:eastAsia="Times New Roman" w:hAnsi="Times New Roman" w:cs="Times New Roman"/>
            <w:i/>
            <w:iCs/>
            <w:sz w:val="24"/>
            <w:szCs w:val="24"/>
            <w:rPrChange w:id="1883" w:author="Art Milch" w:date="2025-04-19T10:19:00Z" w16du:dateUtc="2025-04-19T14:19:00Z">
              <w:rPr>
                <w:rFonts w:ascii="Times New Roman" w:eastAsia="Times New Roman" w:hAnsi="Times New Roman" w:cs="Times New Roman"/>
                <w:sz w:val="24"/>
                <w:szCs w:val="24"/>
              </w:rPr>
            </w:rPrChange>
          </w:rPr>
          <w:delText>A</w:delText>
        </w:r>
      </w:del>
      <w:r w:rsidRPr="006A36F7">
        <w:rPr>
          <w:rFonts w:ascii="Times New Roman" w:eastAsia="Times New Roman" w:hAnsi="Times New Roman" w:cs="Times New Roman"/>
          <w:i/>
          <w:iCs/>
          <w:sz w:val="24"/>
          <w:szCs w:val="24"/>
          <w:rPrChange w:id="1884" w:author="Art Milch" w:date="2025-04-19T10:19:00Z" w16du:dateUtc="2025-04-19T14:19:00Z">
            <w:rPr>
              <w:rFonts w:ascii="Times New Roman" w:eastAsia="Times New Roman" w:hAnsi="Times New Roman" w:cs="Times New Roman"/>
              <w:sz w:val="24"/>
              <w:szCs w:val="24"/>
            </w:rPr>
          </w:rPrChange>
        </w:rPr>
        <w:t xml:space="preserve">nalysis of the </w:t>
      </w:r>
      <w:ins w:id="1885" w:author="Art Milch" w:date="2025-04-19T10:19:00Z" w16du:dateUtc="2025-04-19T14:19:00Z">
        <w:r w:rsidR="006A36F7">
          <w:rPr>
            <w:rFonts w:ascii="Times New Roman" w:eastAsia="Times New Roman" w:hAnsi="Times New Roman" w:cs="Times New Roman"/>
            <w:i/>
            <w:iCs/>
            <w:sz w:val="24"/>
            <w:szCs w:val="24"/>
          </w:rPr>
          <w:t>f</w:t>
        </w:r>
      </w:ins>
      <w:del w:id="1886" w:author="Art Milch" w:date="2025-04-19T10:19:00Z" w16du:dateUtc="2025-04-19T14:19:00Z">
        <w:r w:rsidRPr="006A36F7" w:rsidDel="006A36F7">
          <w:rPr>
            <w:rFonts w:ascii="Times New Roman" w:eastAsia="Times New Roman" w:hAnsi="Times New Roman" w:cs="Times New Roman"/>
            <w:i/>
            <w:iCs/>
            <w:sz w:val="24"/>
            <w:szCs w:val="24"/>
            <w:rPrChange w:id="1887" w:author="Art Milch" w:date="2025-04-19T10:19:00Z" w16du:dateUtc="2025-04-19T14:19:00Z">
              <w:rPr>
                <w:rFonts w:ascii="Times New Roman" w:eastAsia="Times New Roman" w:hAnsi="Times New Roman" w:cs="Times New Roman"/>
                <w:sz w:val="24"/>
                <w:szCs w:val="24"/>
              </w:rPr>
            </w:rPrChange>
          </w:rPr>
          <w:delText>F</w:delText>
        </w:r>
      </w:del>
      <w:r w:rsidRPr="006A36F7">
        <w:rPr>
          <w:rFonts w:ascii="Times New Roman" w:eastAsia="Times New Roman" w:hAnsi="Times New Roman" w:cs="Times New Roman"/>
          <w:i/>
          <w:iCs/>
          <w:sz w:val="24"/>
          <w:szCs w:val="24"/>
          <w:rPrChange w:id="1888" w:author="Art Milch" w:date="2025-04-19T10:19:00Z" w16du:dateUtc="2025-04-19T14:19:00Z">
            <w:rPr>
              <w:rFonts w:ascii="Times New Roman" w:eastAsia="Times New Roman" w:hAnsi="Times New Roman" w:cs="Times New Roman"/>
              <w:sz w:val="24"/>
              <w:szCs w:val="24"/>
            </w:rPr>
          </w:rPrChange>
        </w:rPr>
        <w:t xml:space="preserve">inancial </w:t>
      </w:r>
      <w:ins w:id="1889" w:author="Art Milch" w:date="2025-04-19T10:19:00Z" w16du:dateUtc="2025-04-19T14:19:00Z">
        <w:r w:rsidR="006A36F7">
          <w:rPr>
            <w:rFonts w:ascii="Times New Roman" w:eastAsia="Times New Roman" w:hAnsi="Times New Roman" w:cs="Times New Roman"/>
            <w:i/>
            <w:iCs/>
            <w:sz w:val="24"/>
            <w:szCs w:val="24"/>
          </w:rPr>
          <w:t>m</w:t>
        </w:r>
      </w:ins>
      <w:del w:id="1890" w:author="Art Milch" w:date="2025-04-19T10:19:00Z" w16du:dateUtc="2025-04-19T14:19:00Z">
        <w:r w:rsidRPr="006A36F7" w:rsidDel="006A36F7">
          <w:rPr>
            <w:rFonts w:ascii="Times New Roman" w:eastAsia="Times New Roman" w:hAnsi="Times New Roman" w:cs="Times New Roman"/>
            <w:i/>
            <w:iCs/>
            <w:sz w:val="24"/>
            <w:szCs w:val="24"/>
            <w:rPrChange w:id="1891" w:author="Art Milch" w:date="2025-04-19T10:19:00Z" w16du:dateUtc="2025-04-19T14:19:00Z">
              <w:rPr>
                <w:rFonts w:ascii="Times New Roman" w:eastAsia="Times New Roman" w:hAnsi="Times New Roman" w:cs="Times New Roman"/>
                <w:sz w:val="24"/>
                <w:szCs w:val="24"/>
              </w:rPr>
            </w:rPrChange>
          </w:rPr>
          <w:delText>M</w:delText>
        </w:r>
      </w:del>
      <w:r w:rsidRPr="006A36F7">
        <w:rPr>
          <w:rFonts w:ascii="Times New Roman" w:eastAsia="Times New Roman" w:hAnsi="Times New Roman" w:cs="Times New Roman"/>
          <w:i/>
          <w:iCs/>
          <w:sz w:val="24"/>
          <w:szCs w:val="24"/>
          <w:rPrChange w:id="1892" w:author="Art Milch" w:date="2025-04-19T10:19:00Z" w16du:dateUtc="2025-04-19T14:19:00Z">
            <w:rPr>
              <w:rFonts w:ascii="Times New Roman" w:eastAsia="Times New Roman" w:hAnsi="Times New Roman" w:cs="Times New Roman"/>
              <w:sz w:val="24"/>
              <w:szCs w:val="24"/>
            </w:rPr>
          </w:rPrChange>
        </w:rPr>
        <w:t>arkets</w:t>
      </w:r>
      <w:commentRangeEnd w:id="1879"/>
      <w:r w:rsidR="00B706B2">
        <w:rPr>
          <w:rStyle w:val="CommentReference"/>
        </w:rPr>
        <w:commentReference w:id="1879"/>
      </w:r>
      <w:r w:rsidRPr="00524F1B">
        <w:rPr>
          <w:rFonts w:ascii="Times New Roman" w:eastAsia="Times New Roman" w:hAnsi="Times New Roman" w:cs="Times New Roman"/>
          <w:sz w:val="24"/>
          <w:szCs w:val="24"/>
        </w:rPr>
        <w:t>. New York Institute of Finance.</w:t>
      </w:r>
    </w:p>
    <w:p w14:paraId="4961AC4E" w14:textId="7199107A" w:rsidR="00504C18" w:rsidRPr="00524F1B" w:rsidDel="004A7EA8" w:rsidRDefault="00504C18">
      <w:pPr>
        <w:spacing w:line="480" w:lineRule="auto"/>
        <w:ind w:left="1440" w:hanging="720"/>
        <w:rPr>
          <w:del w:id="1893" w:author="Art Milch" w:date="2025-04-17T15:15:00Z" w16du:dateUtc="2025-04-17T19:15:00Z"/>
          <w:rFonts w:ascii="Times New Roman" w:eastAsia="Times New Roman" w:hAnsi="Times New Roman" w:cs="Times New Roman"/>
          <w:sz w:val="24"/>
          <w:szCs w:val="24"/>
        </w:rPr>
        <w:pPrChange w:id="1894" w:author="Art Milch" w:date="2025-04-17T15:11:00Z" w16du:dateUtc="2025-04-17T19:11:00Z">
          <w:pPr>
            <w:ind w:left="720"/>
            <w:jc w:val="both"/>
          </w:pPr>
        </w:pPrChange>
      </w:pPr>
    </w:p>
    <w:p w14:paraId="431C1456" w14:textId="77777777" w:rsidR="00504C18" w:rsidRPr="00524F1B" w:rsidRDefault="00504C18">
      <w:pPr>
        <w:spacing w:line="480" w:lineRule="auto"/>
        <w:ind w:hanging="720"/>
        <w:rPr>
          <w:rFonts w:ascii="Times New Roman" w:eastAsia="Times New Roman" w:hAnsi="Times New Roman" w:cs="Times New Roman"/>
          <w:sz w:val="24"/>
          <w:szCs w:val="24"/>
        </w:rPr>
        <w:pPrChange w:id="1895" w:author="Art Milch" w:date="2025-04-17T15:11:00Z" w16du:dateUtc="2025-04-17T19:11: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 xml:space="preserve">Ozbayoglu, A. M., Gudelek, M. U., &amp; Sezer, O. B. (2020). Deep learning for financial applications: A survey. </w:t>
      </w:r>
      <w:r w:rsidRPr="00B706B2">
        <w:rPr>
          <w:rFonts w:ascii="Times New Roman" w:eastAsia="Times New Roman" w:hAnsi="Times New Roman" w:cs="Times New Roman"/>
          <w:i/>
          <w:iCs/>
          <w:sz w:val="24"/>
          <w:szCs w:val="24"/>
          <w:rPrChange w:id="1896" w:author="Art Milch" w:date="2025-04-19T10:20:00Z" w16du:dateUtc="2025-04-19T14:20:00Z">
            <w:rPr>
              <w:rFonts w:ascii="Times New Roman" w:eastAsia="Times New Roman" w:hAnsi="Times New Roman" w:cs="Times New Roman"/>
              <w:sz w:val="24"/>
              <w:szCs w:val="24"/>
            </w:rPr>
          </w:rPrChange>
        </w:rPr>
        <w:t>Applied Soft Computing</w:t>
      </w:r>
      <w:r w:rsidRPr="00524F1B">
        <w:rPr>
          <w:rFonts w:ascii="Times New Roman" w:eastAsia="Times New Roman" w:hAnsi="Times New Roman" w:cs="Times New Roman"/>
          <w:sz w:val="24"/>
          <w:szCs w:val="24"/>
        </w:rPr>
        <w:t xml:space="preserve">, </w:t>
      </w:r>
      <w:r w:rsidRPr="00B706B2">
        <w:rPr>
          <w:rFonts w:ascii="Times New Roman" w:eastAsia="Times New Roman" w:hAnsi="Times New Roman" w:cs="Times New Roman"/>
          <w:i/>
          <w:iCs/>
          <w:sz w:val="24"/>
          <w:szCs w:val="24"/>
          <w:rPrChange w:id="1897" w:author="Art Milch" w:date="2025-04-19T10:20:00Z" w16du:dateUtc="2025-04-19T14:20:00Z">
            <w:rPr>
              <w:rFonts w:ascii="Times New Roman" w:eastAsia="Times New Roman" w:hAnsi="Times New Roman" w:cs="Times New Roman"/>
              <w:sz w:val="24"/>
              <w:szCs w:val="24"/>
            </w:rPr>
          </w:rPrChange>
        </w:rPr>
        <w:t>93</w:t>
      </w:r>
      <w:r w:rsidRPr="00524F1B">
        <w:rPr>
          <w:rFonts w:ascii="Times New Roman" w:eastAsia="Times New Roman" w:hAnsi="Times New Roman" w:cs="Times New Roman"/>
          <w:sz w:val="24"/>
          <w:szCs w:val="24"/>
        </w:rPr>
        <w:t>, Article 106384.</w:t>
      </w:r>
    </w:p>
    <w:p w14:paraId="27450594" w14:textId="4D60D392" w:rsidR="00504C18" w:rsidRPr="00524F1B" w:rsidDel="004A7EA8" w:rsidRDefault="00504C18">
      <w:pPr>
        <w:spacing w:line="480" w:lineRule="auto"/>
        <w:ind w:left="1440" w:hanging="720"/>
        <w:rPr>
          <w:del w:id="1898" w:author="Art Milch" w:date="2025-04-17T15:15:00Z" w16du:dateUtc="2025-04-17T19:15:00Z"/>
          <w:rFonts w:ascii="Times New Roman" w:eastAsia="Times New Roman" w:hAnsi="Times New Roman" w:cs="Times New Roman"/>
          <w:sz w:val="24"/>
          <w:szCs w:val="24"/>
        </w:rPr>
        <w:pPrChange w:id="1899" w:author="Art Milch" w:date="2025-04-17T15:11:00Z" w16du:dateUtc="2025-04-17T19:11:00Z">
          <w:pPr>
            <w:ind w:left="720"/>
            <w:jc w:val="both"/>
          </w:pPr>
        </w:pPrChange>
      </w:pPr>
    </w:p>
    <w:p w14:paraId="1DF3CC8B" w14:textId="6C1B7819" w:rsidR="00504C18" w:rsidRPr="00524F1B" w:rsidRDefault="00504C18">
      <w:pPr>
        <w:spacing w:line="480" w:lineRule="auto"/>
        <w:ind w:hanging="720"/>
        <w:rPr>
          <w:rFonts w:ascii="Times New Roman" w:eastAsia="Times New Roman" w:hAnsi="Times New Roman" w:cs="Times New Roman"/>
          <w:sz w:val="24"/>
          <w:szCs w:val="24"/>
        </w:rPr>
        <w:pPrChange w:id="1900" w:author="Art Milch" w:date="2025-04-17T15:11:00Z" w16du:dateUtc="2025-04-17T19:11: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 xml:space="preserve">Patel, J., Shah, S., Thakkar, P., &amp; Kotecha, K. (2015). Stock prediction based on technical indicators using a deep learning model. </w:t>
      </w:r>
      <w:r w:rsidRPr="00B706B2">
        <w:rPr>
          <w:rFonts w:ascii="Times New Roman" w:eastAsia="Times New Roman" w:hAnsi="Times New Roman" w:cs="Times New Roman"/>
          <w:i/>
          <w:iCs/>
          <w:sz w:val="24"/>
          <w:szCs w:val="24"/>
          <w:rPrChange w:id="1901" w:author="Art Milch" w:date="2025-04-19T10:20:00Z" w16du:dateUtc="2025-04-19T14:20:00Z">
            <w:rPr>
              <w:rFonts w:ascii="Times New Roman" w:eastAsia="Times New Roman" w:hAnsi="Times New Roman" w:cs="Times New Roman"/>
              <w:sz w:val="24"/>
              <w:szCs w:val="24"/>
            </w:rPr>
          </w:rPrChange>
        </w:rPr>
        <w:t>Computers, Materials &amp; Continua</w:t>
      </w:r>
      <w:r w:rsidRPr="00524F1B">
        <w:rPr>
          <w:rFonts w:ascii="Times New Roman" w:eastAsia="Times New Roman" w:hAnsi="Times New Roman" w:cs="Times New Roman"/>
          <w:sz w:val="24"/>
          <w:szCs w:val="24"/>
        </w:rPr>
        <w:t xml:space="preserve">, </w:t>
      </w:r>
      <w:r w:rsidRPr="00B706B2">
        <w:rPr>
          <w:rFonts w:ascii="Times New Roman" w:eastAsia="Times New Roman" w:hAnsi="Times New Roman" w:cs="Times New Roman"/>
          <w:i/>
          <w:iCs/>
          <w:sz w:val="24"/>
          <w:szCs w:val="24"/>
          <w:rPrChange w:id="1902" w:author="Art Milch" w:date="2025-04-19T10:21:00Z" w16du:dateUtc="2025-04-19T14:21:00Z">
            <w:rPr>
              <w:rFonts w:ascii="Times New Roman" w:eastAsia="Times New Roman" w:hAnsi="Times New Roman" w:cs="Times New Roman"/>
              <w:sz w:val="24"/>
              <w:szCs w:val="24"/>
            </w:rPr>
          </w:rPrChange>
        </w:rPr>
        <w:t>70</w:t>
      </w:r>
      <w:r w:rsidRPr="00524F1B">
        <w:rPr>
          <w:rFonts w:ascii="Times New Roman" w:eastAsia="Times New Roman" w:hAnsi="Times New Roman" w:cs="Times New Roman"/>
          <w:sz w:val="24"/>
          <w:szCs w:val="24"/>
        </w:rPr>
        <w:t>(1), 287</w:t>
      </w:r>
      <w:del w:id="1903" w:author="Art Milch" w:date="2025-04-19T10:21:00Z" w16du:dateUtc="2025-04-19T14:21:00Z">
        <w:r w:rsidRPr="00524F1B" w:rsidDel="00B706B2">
          <w:rPr>
            <w:rFonts w:ascii="Times New Roman" w:eastAsia="Times New Roman" w:hAnsi="Times New Roman" w:cs="Times New Roman"/>
            <w:sz w:val="24"/>
            <w:szCs w:val="24"/>
          </w:rPr>
          <w:delText>-</w:delText>
        </w:r>
      </w:del>
      <w:ins w:id="1904" w:author="Art Milch" w:date="2025-04-19T10:21:00Z" w16du:dateUtc="2025-04-19T14:21:00Z">
        <w:r w:rsidR="00B706B2">
          <w:rPr>
            <w:rFonts w:ascii="Times New Roman" w:eastAsia="Times New Roman" w:hAnsi="Times New Roman" w:cs="Times New Roman"/>
            <w:sz w:val="24"/>
            <w:szCs w:val="24"/>
          </w:rPr>
          <w:t>–</w:t>
        </w:r>
      </w:ins>
      <w:r w:rsidRPr="00524F1B">
        <w:rPr>
          <w:rFonts w:ascii="Times New Roman" w:eastAsia="Times New Roman" w:hAnsi="Times New Roman" w:cs="Times New Roman"/>
          <w:sz w:val="24"/>
          <w:szCs w:val="24"/>
        </w:rPr>
        <w:t>303.</w:t>
      </w:r>
    </w:p>
    <w:p w14:paraId="2CFAB8CE" w14:textId="46AF0273" w:rsidR="00504C18" w:rsidRPr="00524F1B" w:rsidDel="004A7EA8" w:rsidRDefault="00504C18">
      <w:pPr>
        <w:spacing w:line="480" w:lineRule="auto"/>
        <w:ind w:left="1440" w:hanging="720"/>
        <w:rPr>
          <w:del w:id="1905" w:author="Art Milch" w:date="2025-04-17T15:15:00Z" w16du:dateUtc="2025-04-17T19:15:00Z"/>
          <w:rFonts w:ascii="Times New Roman" w:eastAsia="Times New Roman" w:hAnsi="Times New Roman" w:cs="Times New Roman"/>
          <w:sz w:val="24"/>
          <w:szCs w:val="24"/>
        </w:rPr>
        <w:pPrChange w:id="1906" w:author="Art Milch" w:date="2025-04-17T15:11:00Z" w16du:dateUtc="2025-04-17T19:11:00Z">
          <w:pPr>
            <w:ind w:left="720"/>
            <w:jc w:val="both"/>
          </w:pPr>
        </w:pPrChange>
      </w:pPr>
    </w:p>
    <w:p w14:paraId="2990752E" w14:textId="77777777" w:rsidR="00504C18" w:rsidRPr="00524F1B" w:rsidRDefault="00504C18">
      <w:pPr>
        <w:spacing w:line="480" w:lineRule="auto"/>
        <w:ind w:hanging="720"/>
        <w:rPr>
          <w:rFonts w:ascii="Times New Roman" w:eastAsia="Times New Roman" w:hAnsi="Times New Roman" w:cs="Times New Roman"/>
          <w:sz w:val="24"/>
          <w:szCs w:val="24"/>
        </w:rPr>
        <w:pPrChange w:id="1907" w:author="Art Milch" w:date="2025-04-17T15:11:00Z" w16du:dateUtc="2025-04-17T19:11: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 xml:space="preserve">S&amp;P Global. (2024). S&amp;P 500 Index Methodology. Retrieved from </w:t>
      </w:r>
      <w:r w:rsidRPr="00524F1B">
        <w:rPr>
          <w:rFonts w:ascii="Times New Roman" w:hAnsi="Times New Roman" w:cs="Times New Roman"/>
          <w:sz w:val="24"/>
          <w:szCs w:val="24"/>
          <w:rPrChange w:id="1908" w:author="Art Milch" w:date="2025-04-19T08:50:00Z" w16du:dateUtc="2025-04-19T12:50:00Z">
            <w:rPr/>
          </w:rPrChange>
        </w:rPr>
        <w:fldChar w:fldCharType="begin"/>
      </w:r>
      <w:r w:rsidRPr="00524F1B">
        <w:rPr>
          <w:rFonts w:ascii="Times New Roman" w:hAnsi="Times New Roman" w:cs="Times New Roman"/>
          <w:sz w:val="24"/>
          <w:szCs w:val="24"/>
          <w:rPrChange w:id="1909" w:author="Art Milch" w:date="2025-04-19T08:50:00Z" w16du:dateUtc="2025-04-19T12:50:00Z">
            <w:rPr/>
          </w:rPrChange>
        </w:rPr>
        <w:instrText>HYPERLINK "https://www.spglobal.com/spdji/en/documents/methodologies/methodology-sp-us-indices.pdf" \t "_blank"</w:instrText>
      </w:r>
      <w:r w:rsidRPr="00524F1B">
        <w:rPr>
          <w:rFonts w:ascii="Times New Roman" w:hAnsi="Times New Roman" w:cs="Times New Roman"/>
          <w:sz w:val="24"/>
          <w:szCs w:val="24"/>
        </w:rPr>
      </w:r>
      <w:r w:rsidRPr="00524F1B">
        <w:rPr>
          <w:rFonts w:ascii="Times New Roman" w:hAnsi="Times New Roman" w:cs="Times New Roman"/>
          <w:sz w:val="24"/>
          <w:szCs w:val="24"/>
          <w:rPrChange w:id="1910" w:author="Art Milch" w:date="2025-04-19T08:50:00Z" w16du:dateUtc="2025-04-19T12:50:00Z">
            <w:rPr/>
          </w:rPrChange>
        </w:rPr>
        <w:fldChar w:fldCharType="separate"/>
      </w:r>
      <w:r w:rsidRPr="00524F1B">
        <w:rPr>
          <w:rFonts w:ascii="Times New Roman" w:eastAsia="Times New Roman" w:hAnsi="Times New Roman" w:cs="Times New Roman"/>
          <w:sz w:val="24"/>
          <w:szCs w:val="24"/>
          <w:u w:val="single"/>
        </w:rPr>
        <w:t>https://www.spglobal.com/spdji/en/documents/methodologies/methodology-sp-us-indices.pdf</w:t>
      </w:r>
      <w:r w:rsidRPr="00524F1B">
        <w:rPr>
          <w:rFonts w:ascii="Times New Roman" w:hAnsi="Times New Roman" w:cs="Times New Roman"/>
          <w:sz w:val="24"/>
          <w:szCs w:val="24"/>
          <w:rPrChange w:id="1911" w:author="Art Milch" w:date="2025-04-19T08:50:00Z" w16du:dateUtc="2025-04-19T12:50:00Z">
            <w:rPr/>
          </w:rPrChange>
        </w:rPr>
        <w:fldChar w:fldCharType="end"/>
      </w:r>
    </w:p>
    <w:p w14:paraId="25EC1DFC" w14:textId="0D6CA7FA" w:rsidR="00504C18" w:rsidRPr="00524F1B" w:rsidDel="004A7EA8" w:rsidRDefault="00504C18">
      <w:pPr>
        <w:spacing w:line="480" w:lineRule="auto"/>
        <w:ind w:left="1440" w:hanging="720"/>
        <w:rPr>
          <w:del w:id="1912" w:author="Art Milch" w:date="2025-04-17T15:15:00Z" w16du:dateUtc="2025-04-17T19:15:00Z"/>
          <w:rFonts w:ascii="Times New Roman" w:eastAsia="Times New Roman" w:hAnsi="Times New Roman" w:cs="Times New Roman"/>
          <w:sz w:val="24"/>
          <w:szCs w:val="24"/>
        </w:rPr>
        <w:pPrChange w:id="1913" w:author="Art Milch" w:date="2025-04-17T15:11:00Z" w16du:dateUtc="2025-04-17T19:11:00Z">
          <w:pPr>
            <w:ind w:left="720"/>
            <w:jc w:val="both"/>
          </w:pPr>
        </w:pPrChange>
      </w:pPr>
    </w:p>
    <w:p w14:paraId="6E470FD4" w14:textId="77777777" w:rsidR="00504C18" w:rsidRPr="00524F1B" w:rsidRDefault="00504C18">
      <w:pPr>
        <w:spacing w:line="480" w:lineRule="auto"/>
        <w:ind w:hanging="720"/>
        <w:rPr>
          <w:rFonts w:ascii="Times New Roman" w:eastAsia="Times New Roman" w:hAnsi="Times New Roman" w:cs="Times New Roman"/>
          <w:sz w:val="24"/>
          <w:szCs w:val="24"/>
        </w:rPr>
        <w:pPrChange w:id="1914" w:author="Art Milch" w:date="2025-04-17T15:11:00Z" w16du:dateUtc="2025-04-17T19:11: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 xml:space="preserve">Sezer, O. B., Gudelek, M. U., &amp; Ozbayoglu, A. M. (2020). Financial time series forecasting with deep learning: A systematic literature review: 2005–2019. </w:t>
      </w:r>
      <w:r w:rsidRPr="00D85C91">
        <w:rPr>
          <w:rFonts w:ascii="Times New Roman" w:eastAsia="Times New Roman" w:hAnsi="Times New Roman" w:cs="Times New Roman"/>
          <w:i/>
          <w:iCs/>
          <w:sz w:val="24"/>
          <w:szCs w:val="24"/>
          <w:rPrChange w:id="1915" w:author="Art Milch" w:date="2025-04-19T10:21:00Z" w16du:dateUtc="2025-04-19T14:21:00Z">
            <w:rPr>
              <w:rFonts w:ascii="Times New Roman" w:eastAsia="Times New Roman" w:hAnsi="Times New Roman" w:cs="Times New Roman"/>
              <w:sz w:val="24"/>
              <w:szCs w:val="24"/>
            </w:rPr>
          </w:rPrChange>
        </w:rPr>
        <w:t>Applied Soft Computing, 90</w:t>
      </w:r>
      <w:r w:rsidRPr="00524F1B">
        <w:rPr>
          <w:rFonts w:ascii="Times New Roman" w:eastAsia="Times New Roman" w:hAnsi="Times New Roman" w:cs="Times New Roman"/>
          <w:sz w:val="24"/>
          <w:szCs w:val="24"/>
        </w:rPr>
        <w:t>, 106181.</w:t>
      </w:r>
    </w:p>
    <w:p w14:paraId="37373C91" w14:textId="182938FC" w:rsidR="00504C18" w:rsidRPr="00524F1B" w:rsidDel="00A95488" w:rsidRDefault="00504C18">
      <w:pPr>
        <w:spacing w:line="480" w:lineRule="auto"/>
        <w:ind w:left="1440" w:hanging="720"/>
        <w:rPr>
          <w:del w:id="1916" w:author="Art Milch" w:date="2025-04-17T15:15:00Z" w16du:dateUtc="2025-04-17T19:15:00Z"/>
          <w:rFonts w:ascii="Times New Roman" w:eastAsia="Times New Roman" w:hAnsi="Times New Roman" w:cs="Times New Roman"/>
          <w:sz w:val="24"/>
          <w:szCs w:val="24"/>
        </w:rPr>
        <w:pPrChange w:id="1917" w:author="Art Milch" w:date="2025-04-17T15:11:00Z" w16du:dateUtc="2025-04-17T19:11:00Z">
          <w:pPr>
            <w:ind w:left="720"/>
            <w:jc w:val="both"/>
          </w:pPr>
        </w:pPrChange>
      </w:pPr>
    </w:p>
    <w:p w14:paraId="5D1B4697" w14:textId="77777777" w:rsidR="00504C18" w:rsidRPr="00524F1B" w:rsidRDefault="00504C18">
      <w:pPr>
        <w:spacing w:line="480" w:lineRule="auto"/>
        <w:ind w:hanging="720"/>
        <w:rPr>
          <w:rFonts w:ascii="Times New Roman" w:eastAsia="Times New Roman" w:hAnsi="Times New Roman" w:cs="Times New Roman"/>
          <w:sz w:val="24"/>
          <w:szCs w:val="24"/>
        </w:rPr>
        <w:pPrChange w:id="1918" w:author="Art Milch" w:date="2025-04-17T15:11:00Z" w16du:dateUtc="2025-04-17T19:11: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 xml:space="preserve">Shah, J., Vaidya, D., &amp; Shah, M. (2022). A comprehensive review of multiple hybrid deep learning approaches for stock prediction. </w:t>
      </w:r>
      <w:r w:rsidRPr="00D85C91">
        <w:rPr>
          <w:rFonts w:ascii="Times New Roman" w:eastAsia="Times New Roman" w:hAnsi="Times New Roman" w:cs="Times New Roman"/>
          <w:i/>
          <w:iCs/>
          <w:sz w:val="24"/>
          <w:szCs w:val="24"/>
          <w:rPrChange w:id="1919" w:author="Art Milch" w:date="2025-04-19T10:21:00Z" w16du:dateUtc="2025-04-19T14:21:00Z">
            <w:rPr>
              <w:rFonts w:ascii="Times New Roman" w:eastAsia="Times New Roman" w:hAnsi="Times New Roman" w:cs="Times New Roman"/>
              <w:sz w:val="24"/>
              <w:szCs w:val="24"/>
            </w:rPr>
          </w:rPrChange>
        </w:rPr>
        <w:t>Intelligent Systems with Applications, 16,</w:t>
      </w:r>
      <w:r w:rsidRPr="00524F1B">
        <w:rPr>
          <w:rFonts w:ascii="Times New Roman" w:eastAsia="Times New Roman" w:hAnsi="Times New Roman" w:cs="Times New Roman"/>
          <w:sz w:val="24"/>
          <w:szCs w:val="24"/>
        </w:rPr>
        <w:t xml:space="preserve"> Article 200111.</w:t>
      </w:r>
    </w:p>
    <w:p w14:paraId="7A6FE65E" w14:textId="29787D77" w:rsidR="00504C18" w:rsidRPr="00524F1B" w:rsidDel="00A95488" w:rsidRDefault="00504C18">
      <w:pPr>
        <w:spacing w:line="480" w:lineRule="auto"/>
        <w:ind w:left="1440" w:hanging="720"/>
        <w:rPr>
          <w:del w:id="1920" w:author="Art Milch" w:date="2025-04-17T15:15:00Z" w16du:dateUtc="2025-04-17T19:15:00Z"/>
          <w:rFonts w:ascii="Times New Roman" w:eastAsia="Times New Roman" w:hAnsi="Times New Roman" w:cs="Times New Roman"/>
          <w:sz w:val="24"/>
          <w:szCs w:val="24"/>
        </w:rPr>
        <w:pPrChange w:id="1921" w:author="Art Milch" w:date="2025-04-17T15:11:00Z" w16du:dateUtc="2025-04-17T19:11:00Z">
          <w:pPr>
            <w:ind w:left="720"/>
            <w:jc w:val="both"/>
          </w:pPr>
        </w:pPrChange>
      </w:pPr>
    </w:p>
    <w:p w14:paraId="31E5AA59" w14:textId="36DA96B5" w:rsidR="00504C18" w:rsidRPr="00524F1B" w:rsidRDefault="00504C18">
      <w:pPr>
        <w:spacing w:line="480" w:lineRule="auto"/>
        <w:ind w:hanging="720"/>
        <w:rPr>
          <w:rFonts w:ascii="Times New Roman" w:eastAsia="Times New Roman" w:hAnsi="Times New Roman" w:cs="Times New Roman"/>
          <w:sz w:val="24"/>
          <w:szCs w:val="24"/>
        </w:rPr>
        <w:pPrChange w:id="1922" w:author="Art Milch" w:date="2025-04-17T15:11:00Z" w16du:dateUtc="2025-04-17T19:11: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 xml:space="preserve">Sharpe, W. F. (1994). The Sharpe ratio. </w:t>
      </w:r>
      <w:r w:rsidRPr="00D85C91">
        <w:rPr>
          <w:rFonts w:ascii="Times New Roman" w:eastAsia="Times New Roman" w:hAnsi="Times New Roman" w:cs="Times New Roman"/>
          <w:i/>
          <w:iCs/>
          <w:sz w:val="24"/>
          <w:szCs w:val="24"/>
          <w:rPrChange w:id="1923" w:author="Art Milch" w:date="2025-04-19T10:22:00Z" w16du:dateUtc="2025-04-19T14:22:00Z">
            <w:rPr>
              <w:rFonts w:ascii="Times New Roman" w:eastAsia="Times New Roman" w:hAnsi="Times New Roman" w:cs="Times New Roman"/>
              <w:sz w:val="24"/>
              <w:szCs w:val="24"/>
            </w:rPr>
          </w:rPrChange>
        </w:rPr>
        <w:t>Journal of Portfolio Management, 21</w:t>
      </w:r>
      <w:r w:rsidRPr="00524F1B">
        <w:rPr>
          <w:rFonts w:ascii="Times New Roman" w:eastAsia="Times New Roman" w:hAnsi="Times New Roman" w:cs="Times New Roman"/>
          <w:sz w:val="24"/>
          <w:szCs w:val="24"/>
        </w:rPr>
        <w:t>(1), 49</w:t>
      </w:r>
      <w:ins w:id="1924" w:author="Art Milch" w:date="2025-04-19T10:22:00Z" w16du:dateUtc="2025-04-19T14:22:00Z">
        <w:r w:rsidR="00D85C91">
          <w:rPr>
            <w:rFonts w:ascii="Times New Roman" w:eastAsia="Times New Roman" w:hAnsi="Times New Roman" w:cs="Times New Roman"/>
            <w:sz w:val="24"/>
            <w:szCs w:val="24"/>
          </w:rPr>
          <w:t>–</w:t>
        </w:r>
      </w:ins>
      <w:del w:id="1925" w:author="Art Milch" w:date="2025-04-19T10:22:00Z" w16du:dateUtc="2025-04-19T14:22:00Z">
        <w:r w:rsidRPr="00524F1B" w:rsidDel="00D85C91">
          <w:rPr>
            <w:rFonts w:ascii="Times New Roman" w:eastAsia="Times New Roman" w:hAnsi="Times New Roman" w:cs="Times New Roman"/>
            <w:sz w:val="24"/>
            <w:szCs w:val="24"/>
          </w:rPr>
          <w:delText>-</w:delText>
        </w:r>
      </w:del>
      <w:r w:rsidRPr="00524F1B">
        <w:rPr>
          <w:rFonts w:ascii="Times New Roman" w:eastAsia="Times New Roman" w:hAnsi="Times New Roman" w:cs="Times New Roman"/>
          <w:sz w:val="24"/>
          <w:szCs w:val="24"/>
        </w:rPr>
        <w:t>58.</w:t>
      </w:r>
    </w:p>
    <w:p w14:paraId="52C4D818" w14:textId="094C1A8E" w:rsidR="00504C18" w:rsidRPr="00524F1B" w:rsidDel="00A95488" w:rsidRDefault="00504C18">
      <w:pPr>
        <w:spacing w:line="480" w:lineRule="auto"/>
        <w:ind w:left="1440" w:hanging="720"/>
        <w:rPr>
          <w:del w:id="1926" w:author="Art Milch" w:date="2025-04-17T15:15:00Z" w16du:dateUtc="2025-04-17T19:15:00Z"/>
          <w:rFonts w:ascii="Times New Roman" w:eastAsia="Times New Roman" w:hAnsi="Times New Roman" w:cs="Times New Roman"/>
          <w:sz w:val="24"/>
          <w:szCs w:val="24"/>
        </w:rPr>
        <w:pPrChange w:id="1927" w:author="Art Milch" w:date="2025-04-17T15:11:00Z" w16du:dateUtc="2025-04-17T19:11:00Z">
          <w:pPr>
            <w:ind w:left="720"/>
            <w:jc w:val="both"/>
          </w:pPr>
        </w:pPrChange>
      </w:pPr>
    </w:p>
    <w:p w14:paraId="64A300A9" w14:textId="77777777" w:rsidR="00504C18" w:rsidRPr="00524F1B" w:rsidRDefault="00504C18">
      <w:pPr>
        <w:spacing w:line="480" w:lineRule="auto"/>
        <w:ind w:hanging="720"/>
        <w:rPr>
          <w:rFonts w:ascii="Times New Roman" w:eastAsia="Times New Roman" w:hAnsi="Times New Roman" w:cs="Times New Roman"/>
          <w:sz w:val="24"/>
          <w:szCs w:val="24"/>
        </w:rPr>
        <w:pPrChange w:id="1928" w:author="Art Milch" w:date="2025-04-17T15:11:00Z" w16du:dateUtc="2025-04-17T19:11: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Wu, J. M.-T., Li, Z., Herencsar, N., Vo, B., &amp; Lin, J. C.-W. (2023). A graph-based CNN-LSTM stock price prediction algorithm with leading indicators. Multimedia Systems, 29(3), 1751–1770.</w:t>
      </w:r>
    </w:p>
    <w:p w14:paraId="5C5D3B78" w14:textId="0C49F777" w:rsidR="00504C18" w:rsidRPr="00524F1B" w:rsidDel="00A95488" w:rsidRDefault="00504C18">
      <w:pPr>
        <w:spacing w:line="480" w:lineRule="auto"/>
        <w:ind w:left="1440" w:hanging="720"/>
        <w:rPr>
          <w:del w:id="1929" w:author="Art Milch" w:date="2025-04-17T15:14:00Z" w16du:dateUtc="2025-04-17T19:14:00Z"/>
          <w:rFonts w:ascii="Times New Roman" w:eastAsia="Times New Roman" w:hAnsi="Times New Roman" w:cs="Times New Roman"/>
          <w:sz w:val="24"/>
          <w:szCs w:val="24"/>
        </w:rPr>
        <w:pPrChange w:id="1930" w:author="Art Milch" w:date="2025-04-17T15:11:00Z" w16du:dateUtc="2025-04-17T19:11:00Z">
          <w:pPr>
            <w:ind w:left="720"/>
            <w:jc w:val="both"/>
          </w:pPr>
        </w:pPrChange>
      </w:pPr>
    </w:p>
    <w:p w14:paraId="7FBF4FE5" w14:textId="3E93AD9C" w:rsidR="00504C18" w:rsidRPr="00524F1B" w:rsidDel="00A95488" w:rsidRDefault="00504C18">
      <w:pPr>
        <w:spacing w:line="480" w:lineRule="auto"/>
        <w:ind w:hanging="720"/>
        <w:rPr>
          <w:del w:id="1931" w:author="Art Milch" w:date="2025-04-17T15:14:00Z" w16du:dateUtc="2025-04-17T19:14:00Z"/>
          <w:rFonts w:ascii="Times New Roman" w:eastAsia="Times New Roman" w:hAnsi="Times New Roman" w:cs="Times New Roman"/>
          <w:sz w:val="24"/>
          <w:szCs w:val="24"/>
        </w:rPr>
        <w:pPrChange w:id="1932" w:author="Art Milch" w:date="2025-04-17T15:11:00Z" w16du:dateUtc="2025-04-17T19:11: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 xml:space="preserve">Yahoo Finance. (2024). Yahoo Finance API Documentation. Retrieved from </w:t>
      </w:r>
      <w:r w:rsidRPr="00524F1B">
        <w:rPr>
          <w:rFonts w:ascii="Times New Roman" w:hAnsi="Times New Roman" w:cs="Times New Roman"/>
          <w:sz w:val="24"/>
          <w:szCs w:val="24"/>
          <w:rPrChange w:id="1933" w:author="Art Milch" w:date="2025-04-19T08:50:00Z" w16du:dateUtc="2025-04-19T12:50:00Z">
            <w:rPr/>
          </w:rPrChange>
        </w:rPr>
        <w:fldChar w:fldCharType="begin"/>
      </w:r>
      <w:r w:rsidRPr="00524F1B">
        <w:rPr>
          <w:rFonts w:ascii="Times New Roman" w:hAnsi="Times New Roman" w:cs="Times New Roman"/>
          <w:sz w:val="24"/>
          <w:szCs w:val="24"/>
          <w:rPrChange w:id="1934" w:author="Art Milch" w:date="2025-04-19T08:50:00Z" w16du:dateUtc="2025-04-19T12:50:00Z">
            <w:rPr/>
          </w:rPrChange>
        </w:rPr>
        <w:instrText>HYPERLINK "https://pypi.org/project/yfinance/" \t "_blank"</w:instrText>
      </w:r>
      <w:r w:rsidRPr="00524F1B">
        <w:rPr>
          <w:rFonts w:ascii="Times New Roman" w:hAnsi="Times New Roman" w:cs="Times New Roman"/>
          <w:sz w:val="24"/>
          <w:szCs w:val="24"/>
        </w:rPr>
      </w:r>
      <w:r w:rsidRPr="00524F1B">
        <w:rPr>
          <w:rFonts w:ascii="Times New Roman" w:hAnsi="Times New Roman" w:cs="Times New Roman"/>
          <w:sz w:val="24"/>
          <w:szCs w:val="24"/>
          <w:rPrChange w:id="1935" w:author="Art Milch" w:date="2025-04-19T08:50:00Z" w16du:dateUtc="2025-04-19T12:50:00Z">
            <w:rPr/>
          </w:rPrChange>
        </w:rPr>
        <w:fldChar w:fldCharType="separate"/>
      </w:r>
      <w:r w:rsidRPr="00524F1B">
        <w:rPr>
          <w:rFonts w:ascii="Times New Roman" w:eastAsia="Times New Roman" w:hAnsi="Times New Roman" w:cs="Times New Roman"/>
          <w:sz w:val="24"/>
          <w:szCs w:val="24"/>
          <w:u w:val="single"/>
        </w:rPr>
        <w:t>https://pypi.org/project/yfinance/</w:t>
      </w:r>
      <w:r w:rsidRPr="00524F1B">
        <w:rPr>
          <w:rFonts w:ascii="Times New Roman" w:hAnsi="Times New Roman" w:cs="Times New Roman"/>
          <w:sz w:val="24"/>
          <w:szCs w:val="24"/>
          <w:rPrChange w:id="1936" w:author="Art Milch" w:date="2025-04-19T08:50:00Z" w16du:dateUtc="2025-04-19T12:50:00Z">
            <w:rPr/>
          </w:rPrChange>
        </w:rPr>
        <w:fldChar w:fldCharType="end"/>
      </w:r>
    </w:p>
    <w:p w14:paraId="6968F435" w14:textId="77777777" w:rsidR="00504C18" w:rsidRPr="00524F1B" w:rsidRDefault="00504C18">
      <w:pPr>
        <w:spacing w:line="480" w:lineRule="auto"/>
        <w:ind w:hanging="720"/>
        <w:rPr>
          <w:rFonts w:ascii="Times New Roman" w:eastAsia="Times New Roman" w:hAnsi="Times New Roman" w:cs="Times New Roman"/>
          <w:sz w:val="24"/>
          <w:szCs w:val="24"/>
        </w:rPr>
        <w:pPrChange w:id="1937" w:author="Art Milch" w:date="2025-04-17T15:14:00Z" w16du:dateUtc="2025-04-17T19:14:00Z">
          <w:pPr>
            <w:pStyle w:val="ListParagraph"/>
            <w:spacing w:line="240" w:lineRule="auto"/>
          </w:pPr>
        </w:pPrChange>
      </w:pPr>
    </w:p>
    <w:p w14:paraId="7A6D845F" w14:textId="77777777" w:rsidR="00504C18" w:rsidDel="00C11B0C" w:rsidRDefault="00504C18" w:rsidP="00CC2CF7">
      <w:pPr>
        <w:spacing w:line="480" w:lineRule="auto"/>
        <w:ind w:hanging="720"/>
        <w:rPr>
          <w:del w:id="1938" w:author="Art Milch" w:date="2025-04-19T10:09:00Z" w16du:dateUtc="2025-04-19T14:09:00Z"/>
          <w:rFonts w:ascii="Times New Roman" w:eastAsia="Times New Roman" w:hAnsi="Times New Roman" w:cs="Times New Roman"/>
          <w:sz w:val="24"/>
          <w:szCs w:val="24"/>
        </w:rPr>
      </w:pPr>
      <w:commentRangeStart w:id="1939"/>
      <w:r w:rsidRPr="00524F1B">
        <w:rPr>
          <w:rFonts w:ascii="Times New Roman" w:eastAsia="Times New Roman" w:hAnsi="Times New Roman" w:cs="Times New Roman"/>
          <w:sz w:val="24"/>
          <w:szCs w:val="24"/>
        </w:rPr>
        <w:t>Anthropic</w:t>
      </w:r>
      <w:commentRangeEnd w:id="1939"/>
      <w:r w:rsidR="00CC2CF7">
        <w:rPr>
          <w:rStyle w:val="CommentReference"/>
        </w:rPr>
        <w:commentReference w:id="1939"/>
      </w:r>
      <w:r w:rsidRPr="00524F1B">
        <w:rPr>
          <w:rFonts w:ascii="Times New Roman" w:eastAsia="Times New Roman" w:hAnsi="Times New Roman" w:cs="Times New Roman"/>
          <w:sz w:val="24"/>
          <w:szCs w:val="24"/>
        </w:rPr>
        <w:t xml:space="preserve">. (2024). Claude 3.5 Sonnet [Computer software]. </w:t>
      </w:r>
      <w:r w:rsidRPr="00524F1B">
        <w:rPr>
          <w:rFonts w:ascii="Times New Roman" w:hAnsi="Times New Roman" w:cs="Times New Roman"/>
          <w:sz w:val="24"/>
          <w:szCs w:val="24"/>
          <w:rPrChange w:id="1940" w:author="Art Milch" w:date="2025-04-19T08:50:00Z" w16du:dateUtc="2025-04-19T12:50:00Z">
            <w:rPr/>
          </w:rPrChange>
        </w:rPr>
        <w:fldChar w:fldCharType="begin"/>
      </w:r>
      <w:r w:rsidRPr="00524F1B">
        <w:rPr>
          <w:rFonts w:ascii="Times New Roman" w:hAnsi="Times New Roman" w:cs="Times New Roman"/>
          <w:sz w:val="24"/>
          <w:szCs w:val="24"/>
          <w:rPrChange w:id="1941" w:author="Art Milch" w:date="2025-04-19T08:50:00Z" w16du:dateUtc="2025-04-19T12:50:00Z">
            <w:rPr/>
          </w:rPrChange>
        </w:rPr>
        <w:instrText>HYPERLINK "https://www.anthropic.com/claude"</w:instrText>
      </w:r>
      <w:r w:rsidRPr="00524F1B">
        <w:rPr>
          <w:rFonts w:ascii="Times New Roman" w:hAnsi="Times New Roman" w:cs="Times New Roman"/>
          <w:sz w:val="24"/>
          <w:szCs w:val="24"/>
        </w:rPr>
      </w:r>
      <w:r w:rsidRPr="00524F1B">
        <w:rPr>
          <w:rFonts w:ascii="Times New Roman" w:hAnsi="Times New Roman" w:cs="Times New Roman"/>
          <w:sz w:val="24"/>
          <w:szCs w:val="24"/>
          <w:rPrChange w:id="1942" w:author="Art Milch" w:date="2025-04-19T08:50:00Z" w16du:dateUtc="2025-04-19T12:50:00Z">
            <w:rPr/>
          </w:rPrChange>
        </w:rPr>
        <w:fldChar w:fldCharType="separate"/>
      </w:r>
      <w:r w:rsidRPr="00524F1B">
        <w:rPr>
          <w:rStyle w:val="Hyperlink"/>
          <w:rFonts w:ascii="Times New Roman" w:eastAsia="Times New Roman" w:hAnsi="Times New Roman" w:cs="Times New Roman"/>
          <w:sz w:val="24"/>
          <w:szCs w:val="24"/>
        </w:rPr>
        <w:t>https://www.anthropic.com/claude</w:t>
      </w:r>
      <w:r w:rsidRPr="00524F1B">
        <w:rPr>
          <w:rFonts w:ascii="Times New Roman" w:hAnsi="Times New Roman" w:cs="Times New Roman"/>
          <w:sz w:val="24"/>
          <w:szCs w:val="24"/>
          <w:rPrChange w:id="1943" w:author="Art Milch" w:date="2025-04-19T08:50:00Z" w16du:dateUtc="2025-04-19T12:50:00Z">
            <w:rPr/>
          </w:rPrChange>
        </w:rPr>
        <w:fldChar w:fldCharType="end"/>
      </w:r>
    </w:p>
    <w:p w14:paraId="321BFB80" w14:textId="77777777" w:rsidR="00C11B0C" w:rsidRPr="00524F1B" w:rsidRDefault="00C11B0C">
      <w:pPr>
        <w:spacing w:line="480" w:lineRule="auto"/>
        <w:ind w:hanging="720"/>
        <w:rPr>
          <w:ins w:id="1944" w:author="Art Milch" w:date="2025-04-19T10:09:00Z" w16du:dateUtc="2025-04-19T14:09:00Z"/>
          <w:rFonts w:ascii="Times New Roman" w:eastAsia="Times New Roman" w:hAnsi="Times New Roman" w:cs="Times New Roman"/>
          <w:sz w:val="24"/>
          <w:szCs w:val="24"/>
        </w:rPr>
        <w:pPrChange w:id="1945" w:author="Art Milch" w:date="2025-04-17T15:11:00Z" w16du:dateUtc="2025-04-17T19:11:00Z">
          <w:pPr>
            <w:numPr>
              <w:numId w:val="1"/>
            </w:numPr>
            <w:tabs>
              <w:tab w:val="num" w:pos="720"/>
            </w:tabs>
            <w:ind w:left="720" w:hanging="360"/>
            <w:jc w:val="both"/>
          </w:pPr>
        </w:pPrChange>
      </w:pPr>
    </w:p>
    <w:p w14:paraId="567C18A9" w14:textId="12C9D42C" w:rsidR="00504C18" w:rsidRPr="00524F1B" w:rsidDel="00795042" w:rsidRDefault="00504C18" w:rsidP="00CC2CF7">
      <w:pPr>
        <w:pStyle w:val="ListParagraph"/>
        <w:spacing w:line="480" w:lineRule="auto"/>
        <w:ind w:left="0"/>
        <w:contextualSpacing w:val="0"/>
        <w:rPr>
          <w:del w:id="1946" w:author="Art Milch" w:date="2025-04-17T15:14:00Z" w16du:dateUtc="2025-04-17T19:14:00Z"/>
          <w:rFonts w:ascii="Times New Roman" w:eastAsia="Times New Roman" w:hAnsi="Times New Roman" w:cs="Times New Roman"/>
          <w:sz w:val="24"/>
          <w:szCs w:val="24"/>
        </w:rPr>
        <w:pPrChange w:id="1947" w:author="Art Milch" w:date="2025-04-19T10:09:00Z" w16du:dateUtc="2025-04-19T14:09:00Z">
          <w:pPr>
            <w:pStyle w:val="ListParagraph"/>
            <w:spacing w:line="240" w:lineRule="auto"/>
          </w:pPr>
        </w:pPrChange>
      </w:pPr>
    </w:p>
    <w:p w14:paraId="71CAF7D0" w14:textId="3AF85252" w:rsidR="00504C18" w:rsidRPr="00524F1B" w:rsidDel="00E31C88" w:rsidRDefault="00504C18" w:rsidP="00CC2CF7">
      <w:pPr>
        <w:spacing w:line="480" w:lineRule="auto"/>
        <w:ind w:hanging="720"/>
        <w:rPr>
          <w:del w:id="1948" w:author="Art Milch" w:date="2025-04-19T10:23:00Z" w16du:dateUtc="2025-04-19T14:23:00Z"/>
          <w:rFonts w:ascii="Times New Roman" w:eastAsia="Times New Roman" w:hAnsi="Times New Roman" w:cs="Times New Roman"/>
          <w:sz w:val="24"/>
          <w:szCs w:val="24"/>
        </w:rPr>
        <w:pPrChange w:id="1949" w:author="Art Milch" w:date="2025-04-19T10:09:00Z" w16du:dateUtc="2025-04-19T14:09:00Z">
          <w:pPr>
            <w:numPr>
              <w:numId w:val="1"/>
            </w:numPr>
            <w:tabs>
              <w:tab w:val="num" w:pos="720"/>
            </w:tabs>
            <w:ind w:left="720" w:hanging="360"/>
            <w:jc w:val="both"/>
          </w:pPr>
        </w:pPrChange>
      </w:pPr>
      <w:r w:rsidRPr="00524F1B">
        <w:rPr>
          <w:rFonts w:ascii="Times New Roman" w:eastAsia="Times New Roman" w:hAnsi="Times New Roman" w:cs="Times New Roman"/>
          <w:sz w:val="24"/>
          <w:szCs w:val="24"/>
        </w:rPr>
        <w:t xml:space="preserve">GitHub. (2024). GitHub Copilot [Computer software]. </w:t>
      </w:r>
      <w:r w:rsidRPr="00524F1B">
        <w:rPr>
          <w:rFonts w:ascii="Times New Roman" w:hAnsi="Times New Roman" w:cs="Times New Roman"/>
          <w:sz w:val="24"/>
          <w:szCs w:val="24"/>
          <w:rPrChange w:id="1950" w:author="Art Milch" w:date="2025-04-19T08:50:00Z" w16du:dateUtc="2025-04-19T12:50:00Z">
            <w:rPr/>
          </w:rPrChange>
        </w:rPr>
        <w:fldChar w:fldCharType="begin"/>
      </w:r>
      <w:r w:rsidRPr="00524F1B">
        <w:rPr>
          <w:rFonts w:ascii="Times New Roman" w:hAnsi="Times New Roman" w:cs="Times New Roman"/>
          <w:sz w:val="24"/>
          <w:szCs w:val="24"/>
          <w:rPrChange w:id="1951" w:author="Art Milch" w:date="2025-04-19T08:50:00Z" w16du:dateUtc="2025-04-19T12:50:00Z">
            <w:rPr/>
          </w:rPrChange>
        </w:rPr>
        <w:instrText>HYPERLINK "https://github.com/features/copilot"</w:instrText>
      </w:r>
      <w:r w:rsidRPr="00524F1B">
        <w:rPr>
          <w:rFonts w:ascii="Times New Roman" w:hAnsi="Times New Roman" w:cs="Times New Roman"/>
          <w:sz w:val="24"/>
          <w:szCs w:val="24"/>
        </w:rPr>
      </w:r>
      <w:r w:rsidRPr="00524F1B">
        <w:rPr>
          <w:rFonts w:ascii="Times New Roman" w:hAnsi="Times New Roman" w:cs="Times New Roman"/>
          <w:sz w:val="24"/>
          <w:szCs w:val="24"/>
          <w:rPrChange w:id="1952" w:author="Art Milch" w:date="2025-04-19T08:50:00Z" w16du:dateUtc="2025-04-19T12:50:00Z">
            <w:rPr/>
          </w:rPrChange>
        </w:rPr>
        <w:fldChar w:fldCharType="separate"/>
      </w:r>
      <w:r w:rsidRPr="00524F1B">
        <w:rPr>
          <w:rStyle w:val="Hyperlink"/>
          <w:rFonts w:ascii="Times New Roman" w:eastAsia="Times New Roman" w:hAnsi="Times New Roman" w:cs="Times New Roman"/>
          <w:sz w:val="24"/>
          <w:szCs w:val="24"/>
        </w:rPr>
        <w:t>https://github.com/features/copilot</w:t>
      </w:r>
      <w:r w:rsidRPr="00524F1B">
        <w:rPr>
          <w:rFonts w:ascii="Times New Roman" w:hAnsi="Times New Roman" w:cs="Times New Roman"/>
          <w:sz w:val="24"/>
          <w:szCs w:val="24"/>
          <w:rPrChange w:id="1953" w:author="Art Milch" w:date="2025-04-19T08:50:00Z" w16du:dateUtc="2025-04-19T12:50:00Z">
            <w:rPr/>
          </w:rPrChange>
        </w:rPr>
        <w:fldChar w:fldCharType="end"/>
      </w:r>
      <w:ins w:id="1954" w:author="Art Milch" w:date="2025-04-19T10:23:00Z" w16du:dateUtc="2025-04-19T14:23:00Z">
        <w:r w:rsidR="005365CA">
          <w:rPr>
            <w:rFonts w:ascii="Times New Roman" w:hAnsi="Times New Roman" w:cs="Times New Roman"/>
            <w:sz w:val="24"/>
            <w:szCs w:val="24"/>
          </w:rPr>
          <w:t xml:space="preserve"> </w:t>
        </w:r>
      </w:ins>
    </w:p>
    <w:p w14:paraId="4E769F87" w14:textId="77777777" w:rsidR="00E31C88" w:rsidRDefault="00E31C88" w:rsidP="00E31C88">
      <w:pPr>
        <w:spacing w:line="480" w:lineRule="auto"/>
        <w:ind w:hanging="720"/>
        <w:rPr>
          <w:ins w:id="1955" w:author="Art Milch" w:date="2025-04-19T10:23:00Z" w16du:dateUtc="2025-04-19T14:23:00Z"/>
          <w:rFonts w:ascii="Times New Roman" w:eastAsia="Times New Roman" w:hAnsi="Times New Roman" w:cs="Times New Roman"/>
          <w:sz w:val="24"/>
          <w:szCs w:val="24"/>
        </w:rPr>
      </w:pPr>
    </w:p>
    <w:p w14:paraId="1291E066" w14:textId="0BC34B76" w:rsidR="00504C18" w:rsidRPr="00524F1B" w:rsidRDefault="00504C18" w:rsidP="00E31C88">
      <w:pPr>
        <w:spacing w:line="480" w:lineRule="auto"/>
        <w:ind w:hanging="720"/>
        <w:rPr>
          <w:rFonts w:ascii="Times New Roman" w:eastAsia="Times New Roman" w:hAnsi="Times New Roman" w:cs="Times New Roman"/>
          <w:sz w:val="24"/>
          <w:szCs w:val="24"/>
          <w:rPrChange w:id="1956" w:author="Art Milch" w:date="2025-04-19T08:50:00Z" w16du:dateUtc="2025-04-19T12:50:00Z">
            <w:rPr/>
          </w:rPrChange>
        </w:rPr>
        <w:pPrChange w:id="1957" w:author="Art Milch" w:date="2025-04-19T10:23:00Z" w16du:dateUtc="2025-04-19T14:23:00Z">
          <w:pPr>
            <w:pStyle w:val="ListParagraph"/>
            <w:numPr>
              <w:numId w:val="1"/>
            </w:numPr>
            <w:tabs>
              <w:tab w:val="num" w:pos="720"/>
            </w:tabs>
            <w:spacing w:before="240" w:line="240" w:lineRule="auto"/>
            <w:ind w:hanging="360"/>
          </w:pPr>
        </w:pPrChange>
      </w:pPr>
      <w:r w:rsidRPr="00524F1B">
        <w:rPr>
          <w:rFonts w:ascii="Times New Roman" w:eastAsia="Times New Roman" w:hAnsi="Times New Roman" w:cs="Times New Roman"/>
          <w:sz w:val="24"/>
          <w:szCs w:val="24"/>
          <w:rPrChange w:id="1958" w:author="Art Milch" w:date="2025-04-19T08:50:00Z" w16du:dateUtc="2025-04-19T12:50:00Z">
            <w:rPr/>
          </w:rPrChange>
        </w:rPr>
        <w:t xml:space="preserve">Appel, G. (1979). </w:t>
      </w:r>
      <w:r w:rsidRPr="00E31C88">
        <w:rPr>
          <w:rFonts w:ascii="Times New Roman" w:eastAsia="Times New Roman" w:hAnsi="Times New Roman" w:cs="Times New Roman"/>
          <w:i/>
          <w:iCs/>
          <w:sz w:val="24"/>
          <w:szCs w:val="24"/>
          <w:rPrChange w:id="1959" w:author="Art Milch" w:date="2025-04-19T10:23:00Z" w16du:dateUtc="2025-04-19T14:23:00Z">
            <w:rPr/>
          </w:rPrChange>
        </w:rPr>
        <w:t xml:space="preserve">The </w:t>
      </w:r>
      <w:r w:rsidR="00E31C88" w:rsidRPr="00E31C88">
        <w:rPr>
          <w:rFonts w:ascii="Times New Roman" w:eastAsia="Times New Roman" w:hAnsi="Times New Roman" w:cs="Times New Roman"/>
          <w:i/>
          <w:iCs/>
          <w:sz w:val="24"/>
          <w:szCs w:val="24"/>
        </w:rPr>
        <w:t>moving average convergence-divergence trading method</w:t>
      </w:r>
      <w:r w:rsidRPr="00524F1B">
        <w:rPr>
          <w:rFonts w:ascii="Times New Roman" w:eastAsia="Times New Roman" w:hAnsi="Times New Roman" w:cs="Times New Roman"/>
          <w:sz w:val="24"/>
          <w:szCs w:val="24"/>
          <w:rPrChange w:id="1960" w:author="Art Milch" w:date="2025-04-19T08:50:00Z" w16du:dateUtc="2025-04-19T12:50:00Z">
            <w:rPr/>
          </w:rPrChange>
        </w:rPr>
        <w:t xml:space="preserve">. Scientific Investment Systems. </w:t>
      </w:r>
    </w:p>
    <w:p w14:paraId="015A6A06" w14:textId="4B6496A6" w:rsidR="00504C18" w:rsidRPr="00524F1B" w:rsidDel="00795042" w:rsidRDefault="00504C18">
      <w:pPr>
        <w:pStyle w:val="ListParagraph"/>
        <w:spacing w:line="480" w:lineRule="auto"/>
        <w:ind w:left="1440" w:hanging="720"/>
        <w:contextualSpacing w:val="0"/>
        <w:rPr>
          <w:del w:id="1961" w:author="Art Milch" w:date="2025-04-17T15:14:00Z" w16du:dateUtc="2025-04-17T19:14:00Z"/>
          <w:rFonts w:ascii="Times New Roman" w:eastAsia="Times New Roman" w:hAnsi="Times New Roman" w:cs="Times New Roman"/>
          <w:sz w:val="24"/>
          <w:szCs w:val="24"/>
        </w:rPr>
        <w:pPrChange w:id="1962" w:author="Art Milch" w:date="2025-04-17T15:11:00Z" w16du:dateUtc="2025-04-17T19:11:00Z">
          <w:pPr>
            <w:pStyle w:val="ListParagraph"/>
            <w:spacing w:line="240" w:lineRule="auto"/>
          </w:pPr>
        </w:pPrChange>
      </w:pPr>
    </w:p>
    <w:p w14:paraId="04A207CE" w14:textId="5E2659CA" w:rsidR="00504C18" w:rsidRPr="00524F1B" w:rsidRDefault="00504C18">
      <w:pPr>
        <w:spacing w:line="480" w:lineRule="auto"/>
        <w:ind w:hanging="720"/>
        <w:rPr>
          <w:rFonts w:ascii="Times New Roman" w:eastAsia="Times New Roman" w:hAnsi="Times New Roman" w:cs="Times New Roman"/>
          <w:sz w:val="24"/>
          <w:szCs w:val="24"/>
          <w:rPrChange w:id="1963" w:author="Art Milch" w:date="2025-04-19T08:50:00Z" w16du:dateUtc="2025-04-19T12:50:00Z">
            <w:rPr/>
          </w:rPrChange>
        </w:rPr>
        <w:pPrChange w:id="1964" w:author="Art Milch" w:date="2025-04-17T15:11:00Z" w16du:dateUtc="2025-04-17T19:11:00Z">
          <w:pPr>
            <w:pStyle w:val="ListParagraph"/>
            <w:numPr>
              <w:numId w:val="1"/>
            </w:numPr>
            <w:tabs>
              <w:tab w:val="num" w:pos="720"/>
            </w:tabs>
            <w:spacing w:line="240" w:lineRule="auto"/>
            <w:ind w:hanging="360"/>
          </w:pPr>
        </w:pPrChange>
      </w:pPr>
      <w:r w:rsidRPr="00524F1B">
        <w:rPr>
          <w:rFonts w:ascii="Times New Roman" w:eastAsia="Times New Roman" w:hAnsi="Times New Roman" w:cs="Times New Roman"/>
          <w:sz w:val="24"/>
          <w:szCs w:val="24"/>
          <w:rPrChange w:id="1965" w:author="Art Milch" w:date="2025-04-19T08:50:00Z" w16du:dateUtc="2025-04-19T12:50:00Z">
            <w:rPr/>
          </w:rPrChange>
        </w:rPr>
        <w:t xml:space="preserve">Bahdanau, D., Cho, K., &amp; Bengio, Y. (2015). Neural machine translation by jointly learning to align and translate. In Proceedings of the International Conference on Learning Representations (ICLR). </w:t>
      </w:r>
      <w:ins w:id="1966" w:author="Art Milch" w:date="2025-04-19T10:24:00Z" w16du:dateUtc="2025-04-19T14:24:00Z">
        <w:r w:rsidR="00830569">
          <w:rPr>
            <w:rFonts w:ascii="Times New Roman" w:eastAsia="Times New Roman" w:hAnsi="Times New Roman" w:cs="Times New Roman"/>
            <w:sz w:val="24"/>
            <w:szCs w:val="24"/>
          </w:rPr>
          <w:fldChar w:fldCharType="begin"/>
        </w:r>
        <w:r w:rsidR="00830569">
          <w:rPr>
            <w:rFonts w:ascii="Times New Roman" w:eastAsia="Times New Roman" w:hAnsi="Times New Roman" w:cs="Times New Roman"/>
            <w:sz w:val="24"/>
            <w:szCs w:val="24"/>
          </w:rPr>
          <w:instrText>HYPERLINK "</w:instrText>
        </w:r>
      </w:ins>
      <w:r w:rsidR="00830569" w:rsidRPr="00524F1B">
        <w:rPr>
          <w:rFonts w:ascii="Times New Roman" w:eastAsia="Times New Roman" w:hAnsi="Times New Roman" w:cs="Times New Roman"/>
          <w:sz w:val="24"/>
          <w:szCs w:val="24"/>
          <w:rPrChange w:id="1967" w:author="Art Milch" w:date="2025-04-19T08:50:00Z" w16du:dateUtc="2025-04-19T12:50:00Z">
            <w:rPr/>
          </w:rPrChange>
        </w:rPr>
        <w:instrText>https://arxiv.org/abs/1409.0473</w:instrText>
      </w:r>
      <w:ins w:id="1968" w:author="Art Milch" w:date="2025-04-19T10:24:00Z" w16du:dateUtc="2025-04-19T14:24:00Z">
        <w:r w:rsidR="00830569">
          <w:rPr>
            <w:rFonts w:ascii="Times New Roman" w:eastAsia="Times New Roman" w:hAnsi="Times New Roman" w:cs="Times New Roman"/>
            <w:sz w:val="24"/>
            <w:szCs w:val="24"/>
          </w:rPr>
          <w:instrText>"</w:instrText>
        </w:r>
        <w:r w:rsidR="00830569">
          <w:rPr>
            <w:rFonts w:ascii="Times New Roman" w:eastAsia="Times New Roman" w:hAnsi="Times New Roman" w:cs="Times New Roman"/>
            <w:sz w:val="24"/>
            <w:szCs w:val="24"/>
          </w:rPr>
          <w:fldChar w:fldCharType="separate"/>
        </w:r>
      </w:ins>
      <w:r w:rsidR="00830569" w:rsidRPr="00130AC4">
        <w:rPr>
          <w:rStyle w:val="Hyperlink"/>
          <w:rFonts w:ascii="Times New Roman" w:eastAsia="Times New Roman" w:hAnsi="Times New Roman" w:cs="Times New Roman"/>
          <w:sz w:val="24"/>
          <w:szCs w:val="24"/>
          <w:rPrChange w:id="1969" w:author="Art Milch" w:date="2025-04-19T08:50:00Z" w16du:dateUtc="2025-04-19T12:50:00Z">
            <w:rPr/>
          </w:rPrChange>
        </w:rPr>
        <w:t>https://arxiv.org/abs/1409.0473</w:t>
      </w:r>
      <w:ins w:id="1970" w:author="Art Milch" w:date="2025-04-19T10:24:00Z" w16du:dateUtc="2025-04-19T14:24:00Z">
        <w:r w:rsidR="00830569">
          <w:rPr>
            <w:rFonts w:ascii="Times New Roman" w:eastAsia="Times New Roman" w:hAnsi="Times New Roman" w:cs="Times New Roman"/>
            <w:sz w:val="24"/>
            <w:szCs w:val="24"/>
          </w:rPr>
          <w:fldChar w:fldCharType="end"/>
        </w:r>
        <w:r w:rsidR="00830569">
          <w:rPr>
            <w:rFonts w:ascii="Times New Roman" w:eastAsia="Times New Roman" w:hAnsi="Times New Roman" w:cs="Times New Roman"/>
            <w:sz w:val="24"/>
            <w:szCs w:val="24"/>
          </w:rPr>
          <w:t xml:space="preserve"> </w:t>
        </w:r>
      </w:ins>
      <w:r w:rsidRPr="00524F1B">
        <w:rPr>
          <w:rFonts w:ascii="Times New Roman" w:eastAsia="Times New Roman" w:hAnsi="Times New Roman" w:cs="Times New Roman"/>
          <w:sz w:val="24"/>
          <w:szCs w:val="24"/>
          <w:rPrChange w:id="1971" w:author="Art Milch" w:date="2025-04-19T08:50:00Z" w16du:dateUtc="2025-04-19T12:50:00Z">
            <w:rPr/>
          </w:rPrChange>
        </w:rPr>
        <w:t xml:space="preserve"> </w:t>
      </w:r>
    </w:p>
    <w:p w14:paraId="57120FF9" w14:textId="4DF6243B" w:rsidR="00504C18" w:rsidRPr="00524F1B" w:rsidDel="00830569" w:rsidRDefault="00504C18">
      <w:pPr>
        <w:pStyle w:val="ListParagraph"/>
        <w:spacing w:line="480" w:lineRule="auto"/>
        <w:ind w:left="1440" w:hanging="720"/>
        <w:contextualSpacing w:val="0"/>
        <w:rPr>
          <w:del w:id="1972" w:author="Art Milch" w:date="2025-04-19T10:24:00Z" w16du:dateUtc="2025-04-19T14:24:00Z"/>
          <w:rFonts w:ascii="Times New Roman" w:eastAsia="Times New Roman" w:hAnsi="Times New Roman" w:cs="Times New Roman"/>
          <w:sz w:val="24"/>
          <w:szCs w:val="24"/>
        </w:rPr>
        <w:pPrChange w:id="1973" w:author="Art Milch" w:date="2025-04-17T15:11:00Z" w16du:dateUtc="2025-04-17T19:11:00Z">
          <w:pPr>
            <w:pStyle w:val="ListParagraph"/>
          </w:pPr>
        </w:pPrChange>
      </w:pPr>
    </w:p>
    <w:p w14:paraId="6AFBBA40" w14:textId="6C12A350" w:rsidR="00504C18" w:rsidRPr="00524F1B" w:rsidRDefault="00504C18" w:rsidP="00F156ED">
      <w:pPr>
        <w:spacing w:line="480" w:lineRule="auto"/>
        <w:ind w:hanging="720"/>
        <w:rPr>
          <w:rFonts w:ascii="Times New Roman" w:eastAsia="Times New Roman" w:hAnsi="Times New Roman" w:cs="Times New Roman"/>
          <w:sz w:val="24"/>
          <w:szCs w:val="24"/>
          <w:rPrChange w:id="1974" w:author="Art Milch" w:date="2025-04-19T08:50:00Z" w16du:dateUtc="2025-04-19T12:50:00Z">
            <w:rPr/>
          </w:rPrChange>
        </w:rPr>
        <w:pPrChange w:id="1975" w:author="Art Milch" w:date="2025-04-19T10:26:00Z" w16du:dateUtc="2025-04-19T14:26:00Z">
          <w:pPr>
            <w:pStyle w:val="ListParagraph"/>
            <w:numPr>
              <w:numId w:val="1"/>
            </w:numPr>
            <w:tabs>
              <w:tab w:val="num" w:pos="720"/>
            </w:tabs>
            <w:spacing w:line="240" w:lineRule="auto"/>
            <w:ind w:hanging="360"/>
          </w:pPr>
        </w:pPrChange>
      </w:pPr>
      <w:r w:rsidRPr="00524F1B">
        <w:rPr>
          <w:rFonts w:ascii="Times New Roman" w:eastAsia="Times New Roman" w:hAnsi="Times New Roman" w:cs="Times New Roman"/>
          <w:sz w:val="24"/>
          <w:szCs w:val="24"/>
          <w:rPrChange w:id="1976" w:author="Art Milch" w:date="2025-04-19T08:50:00Z" w16du:dateUtc="2025-04-19T12:50:00Z">
            <w:rPr/>
          </w:rPrChange>
        </w:rPr>
        <w:t xml:space="preserve">Bollinger, J. (2002). </w:t>
      </w:r>
      <w:r w:rsidRPr="00830569">
        <w:rPr>
          <w:rFonts w:ascii="Times New Roman" w:eastAsia="Times New Roman" w:hAnsi="Times New Roman" w:cs="Times New Roman"/>
          <w:i/>
          <w:iCs/>
          <w:sz w:val="24"/>
          <w:szCs w:val="24"/>
          <w:rPrChange w:id="1977" w:author="Art Milch" w:date="2025-04-19T10:24:00Z" w16du:dateUtc="2025-04-19T14:24:00Z">
            <w:rPr/>
          </w:rPrChange>
        </w:rPr>
        <w:t>Bollinger on Bollinger Bands</w:t>
      </w:r>
      <w:r w:rsidRPr="00524F1B">
        <w:rPr>
          <w:rFonts w:ascii="Times New Roman" w:eastAsia="Times New Roman" w:hAnsi="Times New Roman" w:cs="Times New Roman"/>
          <w:sz w:val="24"/>
          <w:szCs w:val="24"/>
          <w:rPrChange w:id="1978" w:author="Art Milch" w:date="2025-04-19T08:50:00Z" w16du:dateUtc="2025-04-19T12:50:00Z">
            <w:rPr/>
          </w:rPrChange>
        </w:rPr>
        <w:t>. McGraw-Hill.</w:t>
      </w:r>
      <w:del w:id="1979" w:author="Art Milch" w:date="2025-04-17T15:13:00Z" w16du:dateUtc="2025-04-17T19:13:00Z">
        <w:r w:rsidRPr="00524F1B" w:rsidDel="0090673F">
          <w:rPr>
            <w:rFonts w:ascii="Times New Roman" w:eastAsia="Times New Roman" w:hAnsi="Times New Roman" w:cs="Times New Roman"/>
            <w:sz w:val="24"/>
            <w:szCs w:val="24"/>
            <w:rPrChange w:id="1980" w:author="Art Milch" w:date="2025-04-19T08:50:00Z" w16du:dateUtc="2025-04-19T12:50:00Z">
              <w:rPr/>
            </w:rPrChange>
          </w:rPr>
          <w:br/>
        </w:r>
      </w:del>
    </w:p>
    <w:p w14:paraId="56250E54" w14:textId="25E039B1" w:rsidR="00504C18" w:rsidRPr="00524F1B" w:rsidDel="0090673F" w:rsidRDefault="00504C18" w:rsidP="004D246E">
      <w:pPr>
        <w:spacing w:line="480" w:lineRule="auto"/>
        <w:ind w:hanging="720"/>
        <w:rPr>
          <w:del w:id="1981" w:author="Art Milch" w:date="2025-04-17T15:12:00Z" w16du:dateUtc="2025-04-17T19:12:00Z"/>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Change w:id="1982" w:author="Art Milch" w:date="2025-04-19T08:50:00Z" w16du:dateUtc="2025-04-19T12:50:00Z">
            <w:rPr/>
          </w:rPrChange>
        </w:rPr>
        <w:t xml:space="preserve">Chan, E. P. (2009). </w:t>
      </w:r>
      <w:r w:rsidRPr="008D7634">
        <w:rPr>
          <w:rFonts w:ascii="Times New Roman" w:eastAsia="Times New Roman" w:hAnsi="Times New Roman" w:cs="Times New Roman"/>
          <w:i/>
          <w:iCs/>
          <w:sz w:val="24"/>
          <w:szCs w:val="24"/>
          <w:rPrChange w:id="1983" w:author="Art Milch" w:date="2025-04-19T10:26:00Z" w16du:dateUtc="2025-04-19T14:26:00Z">
            <w:rPr/>
          </w:rPrChange>
        </w:rPr>
        <w:t xml:space="preserve">Quantitative </w:t>
      </w:r>
      <w:ins w:id="1984" w:author="Art Milch" w:date="2025-04-19T10:24:00Z" w16du:dateUtc="2025-04-19T14:24:00Z">
        <w:r w:rsidR="002D2469" w:rsidRPr="008D7634">
          <w:rPr>
            <w:rFonts w:ascii="Times New Roman" w:eastAsia="Times New Roman" w:hAnsi="Times New Roman" w:cs="Times New Roman"/>
            <w:i/>
            <w:iCs/>
            <w:sz w:val="24"/>
            <w:szCs w:val="24"/>
            <w:rPrChange w:id="1985" w:author="Art Milch" w:date="2025-04-19T10:26:00Z" w16du:dateUtc="2025-04-19T14:26:00Z">
              <w:rPr>
                <w:rFonts w:ascii="Times New Roman" w:eastAsia="Times New Roman" w:hAnsi="Times New Roman" w:cs="Times New Roman"/>
                <w:sz w:val="24"/>
                <w:szCs w:val="24"/>
              </w:rPr>
            </w:rPrChange>
          </w:rPr>
          <w:t>t</w:t>
        </w:r>
      </w:ins>
      <w:del w:id="1986" w:author="Art Milch" w:date="2025-04-19T10:24:00Z" w16du:dateUtc="2025-04-19T14:24:00Z">
        <w:r w:rsidRPr="008D7634" w:rsidDel="002D2469">
          <w:rPr>
            <w:rFonts w:ascii="Times New Roman" w:eastAsia="Times New Roman" w:hAnsi="Times New Roman" w:cs="Times New Roman"/>
            <w:i/>
            <w:iCs/>
            <w:sz w:val="24"/>
            <w:szCs w:val="24"/>
            <w:rPrChange w:id="1987" w:author="Art Milch" w:date="2025-04-19T10:26:00Z" w16du:dateUtc="2025-04-19T14:26:00Z">
              <w:rPr/>
            </w:rPrChange>
          </w:rPr>
          <w:delText>T</w:delText>
        </w:r>
      </w:del>
      <w:r w:rsidRPr="008D7634">
        <w:rPr>
          <w:rFonts w:ascii="Times New Roman" w:eastAsia="Times New Roman" w:hAnsi="Times New Roman" w:cs="Times New Roman"/>
          <w:i/>
          <w:iCs/>
          <w:sz w:val="24"/>
          <w:szCs w:val="24"/>
          <w:rPrChange w:id="1988" w:author="Art Milch" w:date="2025-04-19T10:26:00Z" w16du:dateUtc="2025-04-19T14:26:00Z">
            <w:rPr/>
          </w:rPrChange>
        </w:rPr>
        <w:t xml:space="preserve">rading: How to </w:t>
      </w:r>
      <w:r w:rsidR="002D2469" w:rsidRPr="008D7634">
        <w:rPr>
          <w:rFonts w:ascii="Times New Roman" w:eastAsia="Times New Roman" w:hAnsi="Times New Roman" w:cs="Times New Roman"/>
          <w:i/>
          <w:iCs/>
          <w:sz w:val="24"/>
          <w:szCs w:val="24"/>
          <w:rPrChange w:id="1989" w:author="Art Milch" w:date="2025-04-19T10:26:00Z" w16du:dateUtc="2025-04-19T14:26:00Z">
            <w:rPr>
              <w:rFonts w:ascii="Times New Roman" w:eastAsia="Times New Roman" w:hAnsi="Times New Roman" w:cs="Times New Roman"/>
              <w:sz w:val="24"/>
              <w:szCs w:val="24"/>
            </w:rPr>
          </w:rPrChange>
        </w:rPr>
        <w:t>build your own algorithmic trading business</w:t>
      </w:r>
      <w:r w:rsidRPr="00524F1B">
        <w:rPr>
          <w:rFonts w:ascii="Times New Roman" w:eastAsia="Times New Roman" w:hAnsi="Times New Roman" w:cs="Times New Roman"/>
          <w:sz w:val="24"/>
          <w:szCs w:val="24"/>
          <w:rPrChange w:id="1990" w:author="Art Milch" w:date="2025-04-19T08:50:00Z" w16du:dateUtc="2025-04-19T12:50:00Z">
            <w:rPr/>
          </w:rPrChange>
        </w:rPr>
        <w:t>. Wiley.</w:t>
      </w:r>
      <w:del w:id="1991" w:author="Art Milch" w:date="2025-04-17T15:13:00Z" w16du:dateUtc="2025-04-17T19:13:00Z">
        <w:r w:rsidRPr="00524F1B" w:rsidDel="0090673F">
          <w:rPr>
            <w:rFonts w:ascii="Times New Roman" w:eastAsia="Times New Roman" w:hAnsi="Times New Roman" w:cs="Times New Roman"/>
            <w:sz w:val="24"/>
            <w:szCs w:val="24"/>
            <w:rPrChange w:id="1992" w:author="Art Milch" w:date="2025-04-19T08:50:00Z" w16du:dateUtc="2025-04-19T12:50:00Z">
              <w:rPr/>
            </w:rPrChange>
          </w:rPr>
          <w:br/>
        </w:r>
      </w:del>
    </w:p>
    <w:p w14:paraId="2C17978E" w14:textId="77777777" w:rsidR="00710350" w:rsidRDefault="00710350" w:rsidP="00F156ED">
      <w:pPr>
        <w:spacing w:before="240" w:line="480" w:lineRule="auto"/>
        <w:ind w:hanging="720"/>
        <w:rPr>
          <w:ins w:id="1993" w:author="Art Milch" w:date="2025-04-19T10:26:00Z" w16du:dateUtc="2025-04-19T14:26:00Z"/>
          <w:rFonts w:ascii="Times New Roman" w:eastAsia="Times New Roman" w:hAnsi="Times New Roman" w:cs="Times New Roman"/>
          <w:sz w:val="24"/>
          <w:szCs w:val="24"/>
        </w:rPr>
      </w:pPr>
    </w:p>
    <w:p w14:paraId="66A387B4" w14:textId="7D852BCD" w:rsidR="00504C18" w:rsidRPr="00524F1B" w:rsidRDefault="00504C18" w:rsidP="00F156ED">
      <w:pPr>
        <w:spacing w:before="240" w:line="480" w:lineRule="auto"/>
        <w:ind w:hanging="720"/>
        <w:rPr>
          <w:rFonts w:ascii="Times New Roman" w:eastAsia="Times New Roman" w:hAnsi="Times New Roman" w:cs="Times New Roman"/>
          <w:sz w:val="24"/>
          <w:szCs w:val="24"/>
          <w:rPrChange w:id="1994" w:author="Art Milch" w:date="2025-04-19T08:50:00Z" w16du:dateUtc="2025-04-19T12:50:00Z">
            <w:rPr/>
          </w:rPrChange>
        </w:rPr>
        <w:pPrChange w:id="1995" w:author="Art Milch" w:date="2025-04-19T10:26:00Z" w16du:dateUtc="2025-04-19T14:26:00Z">
          <w:pPr>
            <w:pStyle w:val="ListParagraph"/>
            <w:numPr>
              <w:numId w:val="1"/>
            </w:numPr>
            <w:tabs>
              <w:tab w:val="num" w:pos="720"/>
            </w:tabs>
            <w:spacing w:line="240" w:lineRule="auto"/>
            <w:ind w:hanging="360"/>
          </w:pPr>
        </w:pPrChange>
      </w:pPr>
      <w:r w:rsidRPr="00524F1B">
        <w:rPr>
          <w:rFonts w:ascii="Times New Roman" w:eastAsia="Times New Roman" w:hAnsi="Times New Roman" w:cs="Times New Roman"/>
          <w:sz w:val="24"/>
          <w:szCs w:val="24"/>
          <w:rPrChange w:id="1996" w:author="Art Milch" w:date="2025-04-19T08:50:00Z" w16du:dateUtc="2025-04-19T12:50:00Z">
            <w:rPr/>
          </w:rPrChange>
        </w:rPr>
        <w:t xml:space="preserve">De Prado, M. L. (2018). </w:t>
      </w:r>
      <w:r w:rsidRPr="00710350">
        <w:rPr>
          <w:rFonts w:ascii="Times New Roman" w:eastAsia="Times New Roman" w:hAnsi="Times New Roman" w:cs="Times New Roman"/>
          <w:i/>
          <w:iCs/>
          <w:sz w:val="24"/>
          <w:szCs w:val="24"/>
          <w:rPrChange w:id="1997" w:author="Art Milch" w:date="2025-04-19T10:27:00Z" w16du:dateUtc="2025-04-19T14:27:00Z">
            <w:rPr/>
          </w:rPrChange>
        </w:rPr>
        <w:t xml:space="preserve">Advances in </w:t>
      </w:r>
      <w:ins w:id="1998" w:author="Art Milch" w:date="2025-04-19T10:27:00Z" w16du:dateUtc="2025-04-19T14:27:00Z">
        <w:r w:rsidR="00710350">
          <w:rPr>
            <w:rFonts w:ascii="Times New Roman" w:eastAsia="Times New Roman" w:hAnsi="Times New Roman" w:cs="Times New Roman"/>
            <w:i/>
            <w:iCs/>
            <w:sz w:val="24"/>
            <w:szCs w:val="24"/>
          </w:rPr>
          <w:t>fi</w:t>
        </w:r>
      </w:ins>
      <w:del w:id="1999" w:author="Art Milch" w:date="2025-04-19T10:27:00Z" w16du:dateUtc="2025-04-19T14:27:00Z">
        <w:r w:rsidRPr="00710350" w:rsidDel="00710350">
          <w:rPr>
            <w:rFonts w:ascii="Times New Roman" w:eastAsia="Times New Roman" w:hAnsi="Times New Roman" w:cs="Times New Roman"/>
            <w:i/>
            <w:iCs/>
            <w:sz w:val="24"/>
            <w:szCs w:val="24"/>
            <w:rPrChange w:id="2000" w:author="Art Milch" w:date="2025-04-19T10:27:00Z" w16du:dateUtc="2025-04-19T14:27:00Z">
              <w:rPr/>
            </w:rPrChange>
          </w:rPr>
          <w:delText>Fi</w:delText>
        </w:r>
      </w:del>
      <w:r w:rsidRPr="00710350">
        <w:rPr>
          <w:rFonts w:ascii="Times New Roman" w:eastAsia="Times New Roman" w:hAnsi="Times New Roman" w:cs="Times New Roman"/>
          <w:i/>
          <w:iCs/>
          <w:sz w:val="24"/>
          <w:szCs w:val="24"/>
          <w:rPrChange w:id="2001" w:author="Art Milch" w:date="2025-04-19T10:27:00Z" w16du:dateUtc="2025-04-19T14:27:00Z">
            <w:rPr/>
          </w:rPrChange>
        </w:rPr>
        <w:t xml:space="preserve">nancial </w:t>
      </w:r>
      <w:ins w:id="2002" w:author="Art Milch" w:date="2025-04-19T10:27:00Z" w16du:dateUtc="2025-04-19T14:27:00Z">
        <w:r w:rsidR="00710350">
          <w:rPr>
            <w:rFonts w:ascii="Times New Roman" w:eastAsia="Times New Roman" w:hAnsi="Times New Roman" w:cs="Times New Roman"/>
            <w:i/>
            <w:iCs/>
            <w:sz w:val="24"/>
            <w:szCs w:val="24"/>
          </w:rPr>
          <w:t>m</w:t>
        </w:r>
      </w:ins>
      <w:del w:id="2003" w:author="Art Milch" w:date="2025-04-19T10:27:00Z" w16du:dateUtc="2025-04-19T14:27:00Z">
        <w:r w:rsidRPr="00710350" w:rsidDel="00710350">
          <w:rPr>
            <w:rFonts w:ascii="Times New Roman" w:eastAsia="Times New Roman" w:hAnsi="Times New Roman" w:cs="Times New Roman"/>
            <w:i/>
            <w:iCs/>
            <w:sz w:val="24"/>
            <w:szCs w:val="24"/>
            <w:rPrChange w:id="2004" w:author="Art Milch" w:date="2025-04-19T10:27:00Z" w16du:dateUtc="2025-04-19T14:27:00Z">
              <w:rPr/>
            </w:rPrChange>
          </w:rPr>
          <w:delText>M</w:delText>
        </w:r>
      </w:del>
      <w:r w:rsidRPr="00710350">
        <w:rPr>
          <w:rFonts w:ascii="Times New Roman" w:eastAsia="Times New Roman" w:hAnsi="Times New Roman" w:cs="Times New Roman"/>
          <w:i/>
          <w:iCs/>
          <w:sz w:val="24"/>
          <w:szCs w:val="24"/>
          <w:rPrChange w:id="2005" w:author="Art Milch" w:date="2025-04-19T10:27:00Z" w16du:dateUtc="2025-04-19T14:27:00Z">
            <w:rPr/>
          </w:rPrChange>
        </w:rPr>
        <w:t xml:space="preserve">achine </w:t>
      </w:r>
      <w:ins w:id="2006" w:author="Art Milch" w:date="2025-04-19T10:27:00Z" w16du:dateUtc="2025-04-19T14:27:00Z">
        <w:r w:rsidR="00710350">
          <w:rPr>
            <w:rFonts w:ascii="Times New Roman" w:eastAsia="Times New Roman" w:hAnsi="Times New Roman" w:cs="Times New Roman"/>
            <w:i/>
            <w:iCs/>
            <w:sz w:val="24"/>
            <w:szCs w:val="24"/>
          </w:rPr>
          <w:t>l</w:t>
        </w:r>
      </w:ins>
      <w:del w:id="2007" w:author="Art Milch" w:date="2025-04-19T10:27:00Z" w16du:dateUtc="2025-04-19T14:27:00Z">
        <w:r w:rsidRPr="00710350" w:rsidDel="00710350">
          <w:rPr>
            <w:rFonts w:ascii="Times New Roman" w:eastAsia="Times New Roman" w:hAnsi="Times New Roman" w:cs="Times New Roman"/>
            <w:i/>
            <w:iCs/>
            <w:sz w:val="24"/>
            <w:szCs w:val="24"/>
            <w:rPrChange w:id="2008" w:author="Art Milch" w:date="2025-04-19T10:27:00Z" w16du:dateUtc="2025-04-19T14:27:00Z">
              <w:rPr/>
            </w:rPrChange>
          </w:rPr>
          <w:delText>L</w:delText>
        </w:r>
      </w:del>
      <w:r w:rsidRPr="00710350">
        <w:rPr>
          <w:rFonts w:ascii="Times New Roman" w:eastAsia="Times New Roman" w:hAnsi="Times New Roman" w:cs="Times New Roman"/>
          <w:i/>
          <w:iCs/>
          <w:sz w:val="24"/>
          <w:szCs w:val="24"/>
          <w:rPrChange w:id="2009" w:author="Art Milch" w:date="2025-04-19T10:27:00Z" w16du:dateUtc="2025-04-19T14:27:00Z">
            <w:rPr/>
          </w:rPrChange>
        </w:rPr>
        <w:t>earning</w:t>
      </w:r>
      <w:r w:rsidRPr="00524F1B">
        <w:rPr>
          <w:rFonts w:ascii="Times New Roman" w:eastAsia="Times New Roman" w:hAnsi="Times New Roman" w:cs="Times New Roman"/>
          <w:sz w:val="24"/>
          <w:szCs w:val="24"/>
          <w:rPrChange w:id="2010" w:author="Art Milch" w:date="2025-04-19T08:50:00Z" w16du:dateUtc="2025-04-19T12:50:00Z">
            <w:rPr/>
          </w:rPrChange>
        </w:rPr>
        <w:t>. Wiley.</w:t>
      </w:r>
    </w:p>
    <w:p w14:paraId="2A99E067" w14:textId="4144CA06" w:rsidR="00504C18" w:rsidRPr="00524F1B" w:rsidDel="00180ADD" w:rsidRDefault="00504C18">
      <w:pPr>
        <w:pStyle w:val="ListParagraph"/>
        <w:spacing w:line="480" w:lineRule="auto"/>
        <w:ind w:left="1440" w:hanging="720"/>
        <w:contextualSpacing w:val="0"/>
        <w:rPr>
          <w:del w:id="2011" w:author="Art Milch" w:date="2025-04-17T15:12:00Z" w16du:dateUtc="2025-04-17T19:12:00Z"/>
          <w:rFonts w:ascii="Times New Roman" w:eastAsia="Times New Roman" w:hAnsi="Times New Roman" w:cs="Times New Roman"/>
          <w:sz w:val="24"/>
          <w:szCs w:val="24"/>
        </w:rPr>
        <w:pPrChange w:id="2012" w:author="Art Milch" w:date="2025-04-17T15:11:00Z" w16du:dateUtc="2025-04-17T19:11:00Z">
          <w:pPr>
            <w:pStyle w:val="ListParagraph"/>
          </w:pPr>
        </w:pPrChange>
      </w:pPr>
    </w:p>
    <w:p w14:paraId="6C42AB5A" w14:textId="77777777" w:rsidR="00504C18" w:rsidRPr="00524F1B" w:rsidRDefault="00504C18">
      <w:pPr>
        <w:spacing w:line="480" w:lineRule="auto"/>
        <w:ind w:hanging="720"/>
        <w:rPr>
          <w:rFonts w:ascii="Times New Roman" w:eastAsia="Times New Roman" w:hAnsi="Times New Roman" w:cs="Times New Roman"/>
          <w:sz w:val="24"/>
          <w:szCs w:val="24"/>
          <w:rPrChange w:id="2013" w:author="Art Milch" w:date="2025-04-19T08:50:00Z" w16du:dateUtc="2025-04-19T12:50:00Z">
            <w:rPr/>
          </w:rPrChange>
        </w:rPr>
        <w:pPrChange w:id="2014" w:author="Art Milch" w:date="2025-04-17T15:11:00Z" w16du:dateUtc="2025-04-17T19:11:00Z">
          <w:pPr>
            <w:pStyle w:val="ListParagraph"/>
            <w:numPr>
              <w:numId w:val="1"/>
            </w:numPr>
            <w:tabs>
              <w:tab w:val="num" w:pos="720"/>
            </w:tabs>
            <w:spacing w:line="240" w:lineRule="auto"/>
            <w:ind w:hanging="360"/>
          </w:pPr>
        </w:pPrChange>
      </w:pPr>
      <w:r w:rsidRPr="00524F1B">
        <w:rPr>
          <w:rFonts w:ascii="Times New Roman" w:eastAsia="Times New Roman" w:hAnsi="Times New Roman" w:cs="Times New Roman"/>
          <w:sz w:val="24"/>
          <w:szCs w:val="24"/>
          <w:rPrChange w:id="2015" w:author="Art Milch" w:date="2025-04-19T08:50:00Z" w16du:dateUtc="2025-04-19T12:50:00Z">
            <w:rPr/>
          </w:rPrChange>
        </w:rPr>
        <w:t xml:space="preserve">Graves, A., &amp; Schmidhuber, J. (2005). Framewise phoneme classification with bidirectional LSTM networks. In Neural Networks, 18(5), 602-610. </w:t>
      </w:r>
      <w:r w:rsidRPr="00524F1B">
        <w:rPr>
          <w:rFonts w:ascii="Times New Roman" w:hAnsi="Times New Roman" w:cs="Times New Roman"/>
          <w:sz w:val="24"/>
          <w:szCs w:val="24"/>
          <w:rPrChange w:id="2016" w:author="Art Milch" w:date="2025-04-19T08:50:00Z" w16du:dateUtc="2025-04-19T12:50:00Z">
            <w:rPr/>
          </w:rPrChange>
        </w:rPr>
        <w:fldChar w:fldCharType="begin"/>
      </w:r>
      <w:r w:rsidRPr="00524F1B">
        <w:rPr>
          <w:rFonts w:ascii="Times New Roman" w:hAnsi="Times New Roman" w:cs="Times New Roman"/>
          <w:sz w:val="24"/>
          <w:szCs w:val="24"/>
          <w:rPrChange w:id="2017" w:author="Art Milch" w:date="2025-04-19T08:50:00Z" w16du:dateUtc="2025-04-19T12:50:00Z">
            <w:rPr/>
          </w:rPrChange>
        </w:rPr>
        <w:instrText>HYPERLINK "https://doi.org/10.1016/j.neunet.2005.06.022"</w:instrText>
      </w:r>
      <w:r w:rsidRPr="00524F1B">
        <w:rPr>
          <w:rFonts w:ascii="Times New Roman" w:hAnsi="Times New Roman" w:cs="Times New Roman"/>
          <w:sz w:val="24"/>
          <w:szCs w:val="24"/>
        </w:rPr>
      </w:r>
      <w:r w:rsidRPr="00524F1B">
        <w:rPr>
          <w:rFonts w:ascii="Times New Roman" w:hAnsi="Times New Roman" w:cs="Times New Roman"/>
          <w:sz w:val="24"/>
          <w:szCs w:val="24"/>
          <w:rPrChange w:id="2018" w:author="Art Milch" w:date="2025-04-19T08:50:00Z" w16du:dateUtc="2025-04-19T12:50:00Z">
            <w:rPr/>
          </w:rPrChange>
        </w:rPr>
        <w:fldChar w:fldCharType="separate"/>
      </w:r>
      <w:r w:rsidRPr="00524F1B">
        <w:rPr>
          <w:rStyle w:val="Hyperlink"/>
          <w:rFonts w:ascii="Times New Roman" w:eastAsia="Times New Roman" w:hAnsi="Times New Roman" w:cs="Times New Roman"/>
          <w:sz w:val="24"/>
          <w:szCs w:val="24"/>
        </w:rPr>
        <w:t>https://doi.org/10.1016/j.neunet.2005.06.022</w:t>
      </w:r>
      <w:r w:rsidRPr="00524F1B">
        <w:rPr>
          <w:rFonts w:ascii="Times New Roman" w:hAnsi="Times New Roman" w:cs="Times New Roman"/>
          <w:sz w:val="24"/>
          <w:szCs w:val="24"/>
          <w:rPrChange w:id="2019" w:author="Art Milch" w:date="2025-04-19T08:50:00Z" w16du:dateUtc="2025-04-19T12:50:00Z">
            <w:rPr/>
          </w:rPrChange>
        </w:rPr>
        <w:fldChar w:fldCharType="end"/>
      </w:r>
    </w:p>
    <w:p w14:paraId="54B49707" w14:textId="539E09BB" w:rsidR="00504C18" w:rsidRPr="00524F1B" w:rsidDel="00180ADD" w:rsidRDefault="00504C18">
      <w:pPr>
        <w:pStyle w:val="ListParagraph"/>
        <w:spacing w:line="480" w:lineRule="auto"/>
        <w:ind w:left="1440" w:hanging="720"/>
        <w:contextualSpacing w:val="0"/>
        <w:rPr>
          <w:del w:id="2020" w:author="Art Milch" w:date="2025-04-17T15:12:00Z" w16du:dateUtc="2025-04-17T19:12:00Z"/>
          <w:rFonts w:ascii="Times New Roman" w:eastAsia="Times New Roman" w:hAnsi="Times New Roman" w:cs="Times New Roman"/>
          <w:sz w:val="24"/>
          <w:szCs w:val="24"/>
        </w:rPr>
        <w:pPrChange w:id="2021" w:author="Art Milch" w:date="2025-04-17T15:11:00Z" w16du:dateUtc="2025-04-17T19:11:00Z">
          <w:pPr>
            <w:pStyle w:val="ListParagraph"/>
          </w:pPr>
        </w:pPrChange>
      </w:pPr>
    </w:p>
    <w:p w14:paraId="2F12C0C9" w14:textId="77777777" w:rsidR="00504C18" w:rsidRPr="00524F1B" w:rsidRDefault="00504C18">
      <w:pPr>
        <w:spacing w:line="480" w:lineRule="auto"/>
        <w:ind w:hanging="720"/>
        <w:rPr>
          <w:rFonts w:ascii="Times New Roman" w:eastAsia="Times New Roman" w:hAnsi="Times New Roman" w:cs="Times New Roman"/>
          <w:sz w:val="24"/>
          <w:szCs w:val="24"/>
          <w:rPrChange w:id="2022" w:author="Art Milch" w:date="2025-04-19T08:50:00Z" w16du:dateUtc="2025-04-19T12:50:00Z">
            <w:rPr/>
          </w:rPrChange>
        </w:rPr>
        <w:pPrChange w:id="2023" w:author="Art Milch" w:date="2025-04-17T15:11:00Z" w16du:dateUtc="2025-04-17T19:11:00Z">
          <w:pPr>
            <w:pStyle w:val="ListParagraph"/>
            <w:numPr>
              <w:numId w:val="1"/>
            </w:numPr>
            <w:tabs>
              <w:tab w:val="num" w:pos="720"/>
            </w:tabs>
            <w:spacing w:line="240" w:lineRule="auto"/>
            <w:ind w:hanging="360"/>
          </w:pPr>
        </w:pPrChange>
      </w:pPr>
      <w:r w:rsidRPr="00524F1B">
        <w:rPr>
          <w:rFonts w:ascii="Times New Roman" w:eastAsia="Times New Roman" w:hAnsi="Times New Roman" w:cs="Times New Roman"/>
          <w:sz w:val="24"/>
          <w:szCs w:val="24"/>
          <w:rPrChange w:id="2024" w:author="Art Milch" w:date="2025-04-19T08:50:00Z" w16du:dateUtc="2025-04-19T12:50:00Z">
            <w:rPr/>
          </w:rPrChange>
        </w:rPr>
        <w:t xml:space="preserve">Kim, Y. (2014). Convolutional neural networks for sentence classification. In Proceedings of the 2014 Conference on Empirical Methods in Natural Language Processing (EMNLP) (pp. 1746-1751). https://aclanthology.org/D14-1181/   </w:t>
      </w:r>
    </w:p>
    <w:p w14:paraId="7D7A9F4E" w14:textId="7D063512" w:rsidR="00504C18" w:rsidRPr="00524F1B" w:rsidDel="00180ADD" w:rsidRDefault="00504C18">
      <w:pPr>
        <w:pStyle w:val="ListParagraph"/>
        <w:spacing w:line="480" w:lineRule="auto"/>
        <w:ind w:left="1440" w:hanging="720"/>
        <w:contextualSpacing w:val="0"/>
        <w:rPr>
          <w:del w:id="2025" w:author="Art Milch" w:date="2025-04-17T15:12:00Z" w16du:dateUtc="2025-04-17T19:12:00Z"/>
          <w:rFonts w:ascii="Times New Roman" w:eastAsia="Times New Roman" w:hAnsi="Times New Roman" w:cs="Times New Roman"/>
          <w:sz w:val="24"/>
          <w:szCs w:val="24"/>
        </w:rPr>
        <w:pPrChange w:id="2026" w:author="Art Milch" w:date="2025-04-17T15:11:00Z" w16du:dateUtc="2025-04-17T19:11:00Z">
          <w:pPr>
            <w:pStyle w:val="ListParagraph"/>
          </w:pPr>
        </w:pPrChange>
      </w:pPr>
    </w:p>
    <w:p w14:paraId="643E6DB1" w14:textId="77777777" w:rsidR="00504C18" w:rsidRPr="00524F1B" w:rsidRDefault="00504C18">
      <w:pPr>
        <w:spacing w:line="480" w:lineRule="auto"/>
        <w:ind w:hanging="720"/>
        <w:rPr>
          <w:rFonts w:ascii="Times New Roman" w:eastAsia="Times New Roman" w:hAnsi="Times New Roman" w:cs="Times New Roman"/>
          <w:sz w:val="24"/>
          <w:szCs w:val="24"/>
          <w:rPrChange w:id="2027" w:author="Art Milch" w:date="2025-04-19T08:50:00Z" w16du:dateUtc="2025-04-19T12:50:00Z">
            <w:rPr/>
          </w:rPrChange>
        </w:rPr>
        <w:pPrChange w:id="2028" w:author="Art Milch" w:date="2025-04-17T15:11:00Z" w16du:dateUtc="2025-04-17T19:11:00Z">
          <w:pPr>
            <w:pStyle w:val="ListParagraph"/>
            <w:numPr>
              <w:numId w:val="1"/>
            </w:numPr>
            <w:tabs>
              <w:tab w:val="num" w:pos="720"/>
            </w:tabs>
            <w:spacing w:line="240" w:lineRule="auto"/>
            <w:ind w:hanging="360"/>
          </w:pPr>
        </w:pPrChange>
      </w:pPr>
      <w:r w:rsidRPr="00524F1B">
        <w:rPr>
          <w:rFonts w:ascii="Times New Roman" w:eastAsia="Times New Roman" w:hAnsi="Times New Roman" w:cs="Times New Roman"/>
          <w:sz w:val="24"/>
          <w:szCs w:val="24"/>
          <w:rPrChange w:id="2029" w:author="Art Milch" w:date="2025-04-19T08:50:00Z" w16du:dateUtc="2025-04-19T12:50:00Z">
            <w:rPr/>
          </w:rPrChange>
        </w:rPr>
        <w:t xml:space="preserve">Kingma, D. P., &amp; Ba, J. (2014). Adam: A method for stochastic optimization. arXiv preprint arXiv:1412.6980. </w:t>
      </w:r>
      <w:r w:rsidRPr="00524F1B">
        <w:rPr>
          <w:rFonts w:ascii="Times New Roman" w:hAnsi="Times New Roman" w:cs="Times New Roman"/>
          <w:sz w:val="24"/>
          <w:szCs w:val="24"/>
          <w:rPrChange w:id="2030" w:author="Art Milch" w:date="2025-04-19T08:50:00Z" w16du:dateUtc="2025-04-19T12:50:00Z">
            <w:rPr/>
          </w:rPrChange>
        </w:rPr>
        <w:fldChar w:fldCharType="begin"/>
      </w:r>
      <w:r w:rsidRPr="00524F1B">
        <w:rPr>
          <w:rFonts w:ascii="Times New Roman" w:hAnsi="Times New Roman" w:cs="Times New Roman"/>
          <w:sz w:val="24"/>
          <w:szCs w:val="24"/>
          <w:rPrChange w:id="2031" w:author="Art Milch" w:date="2025-04-19T08:50:00Z" w16du:dateUtc="2025-04-19T12:50:00Z">
            <w:rPr/>
          </w:rPrChange>
        </w:rPr>
        <w:instrText>HYPERLINK "https://arxiv.org/abs/1412.6980"</w:instrText>
      </w:r>
      <w:r w:rsidRPr="00524F1B">
        <w:rPr>
          <w:rFonts w:ascii="Times New Roman" w:hAnsi="Times New Roman" w:cs="Times New Roman"/>
          <w:sz w:val="24"/>
          <w:szCs w:val="24"/>
        </w:rPr>
      </w:r>
      <w:r w:rsidRPr="00524F1B">
        <w:rPr>
          <w:rFonts w:ascii="Times New Roman" w:hAnsi="Times New Roman" w:cs="Times New Roman"/>
          <w:sz w:val="24"/>
          <w:szCs w:val="24"/>
          <w:rPrChange w:id="2032" w:author="Art Milch" w:date="2025-04-19T08:50:00Z" w16du:dateUtc="2025-04-19T12:50:00Z">
            <w:rPr/>
          </w:rPrChange>
        </w:rPr>
        <w:fldChar w:fldCharType="separate"/>
      </w:r>
      <w:r w:rsidRPr="00524F1B">
        <w:rPr>
          <w:rStyle w:val="Hyperlink"/>
          <w:rFonts w:ascii="Times New Roman" w:eastAsia="Times New Roman" w:hAnsi="Times New Roman" w:cs="Times New Roman"/>
          <w:sz w:val="24"/>
          <w:szCs w:val="24"/>
        </w:rPr>
        <w:t>https://arxiv.org/abs/1412.6980</w:t>
      </w:r>
      <w:r w:rsidRPr="00524F1B">
        <w:rPr>
          <w:rFonts w:ascii="Times New Roman" w:hAnsi="Times New Roman" w:cs="Times New Roman"/>
          <w:sz w:val="24"/>
          <w:szCs w:val="24"/>
          <w:rPrChange w:id="2033" w:author="Art Milch" w:date="2025-04-19T08:50:00Z" w16du:dateUtc="2025-04-19T12:50:00Z">
            <w:rPr/>
          </w:rPrChange>
        </w:rPr>
        <w:fldChar w:fldCharType="end"/>
      </w:r>
    </w:p>
    <w:p w14:paraId="4A0310F7" w14:textId="3401D7BD" w:rsidR="00504C18" w:rsidRPr="00524F1B" w:rsidDel="00BA4DC3" w:rsidRDefault="00504C18">
      <w:pPr>
        <w:pStyle w:val="ListParagraph"/>
        <w:spacing w:line="480" w:lineRule="auto"/>
        <w:ind w:left="1440" w:hanging="720"/>
        <w:contextualSpacing w:val="0"/>
        <w:rPr>
          <w:del w:id="2034" w:author="Art Milch" w:date="2025-04-17T15:12:00Z" w16du:dateUtc="2025-04-17T19:12:00Z"/>
          <w:rFonts w:ascii="Times New Roman" w:eastAsia="Times New Roman" w:hAnsi="Times New Roman" w:cs="Times New Roman"/>
          <w:sz w:val="24"/>
          <w:szCs w:val="24"/>
        </w:rPr>
        <w:pPrChange w:id="2035" w:author="Art Milch" w:date="2025-04-17T15:11:00Z" w16du:dateUtc="2025-04-17T19:11:00Z">
          <w:pPr>
            <w:pStyle w:val="ListParagraph"/>
          </w:pPr>
        </w:pPrChange>
      </w:pPr>
    </w:p>
    <w:p w14:paraId="72AEC29F" w14:textId="566C85C7" w:rsidR="00504C18" w:rsidRPr="00524F1B" w:rsidDel="00BA4DC3" w:rsidRDefault="00504C18">
      <w:pPr>
        <w:pStyle w:val="ListParagraph"/>
        <w:spacing w:line="480" w:lineRule="auto"/>
        <w:ind w:left="1440" w:hanging="720"/>
        <w:contextualSpacing w:val="0"/>
        <w:rPr>
          <w:del w:id="2036" w:author="Art Milch" w:date="2025-04-17T15:12:00Z" w16du:dateUtc="2025-04-17T19:12:00Z"/>
          <w:rFonts w:ascii="Times New Roman" w:eastAsia="Times New Roman" w:hAnsi="Times New Roman" w:cs="Times New Roman"/>
          <w:sz w:val="24"/>
          <w:szCs w:val="24"/>
        </w:rPr>
        <w:pPrChange w:id="2037" w:author="Art Milch" w:date="2025-04-17T15:11:00Z" w16du:dateUtc="2025-04-17T19:11:00Z">
          <w:pPr>
            <w:pStyle w:val="ListParagraph"/>
          </w:pPr>
        </w:pPrChange>
      </w:pPr>
    </w:p>
    <w:p w14:paraId="356D475F" w14:textId="021ACAD1" w:rsidR="00504C18" w:rsidRPr="00524F1B" w:rsidRDefault="00504C18">
      <w:pPr>
        <w:spacing w:line="480" w:lineRule="auto"/>
        <w:ind w:hanging="720"/>
        <w:rPr>
          <w:rFonts w:ascii="Times New Roman" w:eastAsia="Times New Roman" w:hAnsi="Times New Roman" w:cs="Times New Roman"/>
          <w:sz w:val="24"/>
          <w:szCs w:val="24"/>
          <w:rPrChange w:id="2038" w:author="Art Milch" w:date="2025-04-19T08:50:00Z" w16du:dateUtc="2025-04-19T12:50:00Z">
            <w:rPr/>
          </w:rPrChange>
        </w:rPr>
        <w:pPrChange w:id="2039" w:author="Art Milch" w:date="2025-04-17T15:11:00Z" w16du:dateUtc="2025-04-17T19:11:00Z">
          <w:pPr>
            <w:pStyle w:val="ListParagraph"/>
            <w:numPr>
              <w:numId w:val="1"/>
            </w:numPr>
            <w:tabs>
              <w:tab w:val="num" w:pos="720"/>
            </w:tabs>
            <w:spacing w:line="240" w:lineRule="auto"/>
            <w:ind w:hanging="360"/>
          </w:pPr>
        </w:pPrChange>
      </w:pPr>
      <w:r w:rsidRPr="00524F1B">
        <w:rPr>
          <w:rFonts w:ascii="Times New Roman" w:eastAsia="Times New Roman" w:hAnsi="Times New Roman" w:cs="Times New Roman"/>
          <w:sz w:val="24"/>
          <w:szCs w:val="24"/>
          <w:rPrChange w:id="2040" w:author="Art Milch" w:date="2025-04-19T08:50:00Z" w16du:dateUtc="2025-04-19T12:50:00Z">
            <w:rPr/>
          </w:rPrChange>
        </w:rPr>
        <w:t xml:space="preserve">Selvin, S., et al. (2017). Stock price prediction using LSTM, RNN, and CNN-sliding window model. In 2017 International Conference on Advances in Computing, Communications and Informatics (ICACCI) (pp. 1200-1204). IEEE. </w:t>
      </w:r>
      <w:r w:rsidRPr="00524F1B">
        <w:rPr>
          <w:rFonts w:ascii="Times New Roman" w:hAnsi="Times New Roman" w:cs="Times New Roman"/>
          <w:sz w:val="24"/>
          <w:szCs w:val="24"/>
          <w:rPrChange w:id="2041" w:author="Art Milch" w:date="2025-04-19T08:50:00Z" w16du:dateUtc="2025-04-19T12:50:00Z">
            <w:rPr/>
          </w:rPrChange>
        </w:rPr>
        <w:fldChar w:fldCharType="begin"/>
      </w:r>
      <w:r w:rsidRPr="00524F1B">
        <w:rPr>
          <w:rFonts w:ascii="Times New Roman" w:hAnsi="Times New Roman" w:cs="Times New Roman"/>
          <w:sz w:val="24"/>
          <w:szCs w:val="24"/>
          <w:rPrChange w:id="2042" w:author="Art Milch" w:date="2025-04-19T08:50:00Z" w16du:dateUtc="2025-04-19T12:50:00Z">
            <w:rPr/>
          </w:rPrChange>
        </w:rPr>
        <w:instrText>HYPERLINK "https://doi.org/10.1109/ICACCI.2017.8126067"</w:instrText>
      </w:r>
      <w:r w:rsidRPr="00524F1B">
        <w:rPr>
          <w:rFonts w:ascii="Times New Roman" w:hAnsi="Times New Roman" w:cs="Times New Roman"/>
          <w:sz w:val="24"/>
          <w:szCs w:val="24"/>
        </w:rPr>
      </w:r>
      <w:r w:rsidRPr="00524F1B">
        <w:rPr>
          <w:rFonts w:ascii="Times New Roman" w:hAnsi="Times New Roman" w:cs="Times New Roman"/>
          <w:sz w:val="24"/>
          <w:szCs w:val="24"/>
          <w:rPrChange w:id="2043" w:author="Art Milch" w:date="2025-04-19T08:50:00Z" w16du:dateUtc="2025-04-19T12:50:00Z">
            <w:rPr/>
          </w:rPrChange>
        </w:rPr>
        <w:fldChar w:fldCharType="separate"/>
      </w:r>
      <w:r w:rsidRPr="00524F1B">
        <w:rPr>
          <w:rStyle w:val="Hyperlink"/>
          <w:rFonts w:ascii="Times New Roman" w:eastAsia="Times New Roman" w:hAnsi="Times New Roman" w:cs="Times New Roman"/>
          <w:sz w:val="24"/>
          <w:szCs w:val="24"/>
        </w:rPr>
        <w:t>https://doi.org/10.1109/ICACCI.2017.8126067</w:t>
      </w:r>
      <w:r w:rsidRPr="00524F1B">
        <w:rPr>
          <w:rFonts w:ascii="Times New Roman" w:hAnsi="Times New Roman" w:cs="Times New Roman"/>
          <w:sz w:val="24"/>
          <w:szCs w:val="24"/>
          <w:rPrChange w:id="2044" w:author="Art Milch" w:date="2025-04-19T08:50:00Z" w16du:dateUtc="2025-04-19T12:50:00Z">
            <w:rPr/>
          </w:rPrChange>
        </w:rPr>
        <w:fldChar w:fldCharType="end"/>
      </w:r>
      <w:del w:id="2045" w:author="Art Milch" w:date="2025-04-17T15:12:00Z" w16du:dateUtc="2025-04-17T19:12:00Z">
        <w:r w:rsidRPr="00524F1B" w:rsidDel="00BA4DC3">
          <w:rPr>
            <w:rFonts w:ascii="Times New Roman" w:eastAsia="Times New Roman" w:hAnsi="Times New Roman" w:cs="Times New Roman"/>
            <w:sz w:val="24"/>
            <w:szCs w:val="24"/>
            <w:rPrChange w:id="2046" w:author="Art Milch" w:date="2025-04-19T08:50:00Z" w16du:dateUtc="2025-04-19T12:50:00Z">
              <w:rPr/>
            </w:rPrChange>
          </w:rPr>
          <w:br/>
        </w:r>
      </w:del>
      <w:r w:rsidRPr="00524F1B">
        <w:rPr>
          <w:rFonts w:ascii="Times New Roman" w:eastAsia="Times New Roman" w:hAnsi="Times New Roman" w:cs="Times New Roman"/>
          <w:sz w:val="24"/>
          <w:szCs w:val="24"/>
          <w:rPrChange w:id="2047" w:author="Art Milch" w:date="2025-04-19T08:50:00Z" w16du:dateUtc="2025-04-19T12:50:00Z">
            <w:rPr/>
          </w:rPrChange>
        </w:rPr>
        <w:t xml:space="preserve">  </w:t>
      </w:r>
    </w:p>
    <w:p w14:paraId="3C57D9DC" w14:textId="2893342B" w:rsidR="00504C18" w:rsidRPr="00524F1B" w:rsidRDefault="00504C18">
      <w:pPr>
        <w:spacing w:line="480" w:lineRule="auto"/>
        <w:ind w:hanging="720"/>
        <w:rPr>
          <w:rFonts w:ascii="Times New Roman" w:eastAsia="Times New Roman" w:hAnsi="Times New Roman" w:cs="Times New Roman"/>
          <w:sz w:val="24"/>
          <w:szCs w:val="24"/>
          <w:rPrChange w:id="2048" w:author="Art Milch" w:date="2025-04-19T08:50:00Z" w16du:dateUtc="2025-04-19T12:50:00Z">
            <w:rPr/>
          </w:rPrChange>
        </w:rPr>
        <w:pPrChange w:id="2049" w:author="Art Milch" w:date="2025-04-17T15:11:00Z" w16du:dateUtc="2025-04-17T19:11:00Z">
          <w:pPr>
            <w:pStyle w:val="ListParagraph"/>
            <w:numPr>
              <w:numId w:val="1"/>
            </w:numPr>
            <w:tabs>
              <w:tab w:val="num" w:pos="720"/>
            </w:tabs>
            <w:spacing w:line="240" w:lineRule="auto"/>
            <w:ind w:hanging="360"/>
          </w:pPr>
        </w:pPrChange>
      </w:pPr>
      <w:r w:rsidRPr="00524F1B">
        <w:rPr>
          <w:rFonts w:ascii="Times New Roman" w:eastAsia="Times New Roman" w:hAnsi="Times New Roman" w:cs="Times New Roman"/>
          <w:sz w:val="24"/>
          <w:szCs w:val="24"/>
          <w:rPrChange w:id="2050" w:author="Art Milch" w:date="2025-04-19T08:50:00Z" w16du:dateUtc="2025-04-19T12:50:00Z">
            <w:rPr/>
          </w:rPrChange>
        </w:rPr>
        <w:t xml:space="preserve">Sharpe, W. F. (1994). The Sharpe ratio. </w:t>
      </w:r>
      <w:r w:rsidRPr="00710597">
        <w:rPr>
          <w:rFonts w:ascii="Times New Roman" w:eastAsia="Times New Roman" w:hAnsi="Times New Roman" w:cs="Times New Roman"/>
          <w:i/>
          <w:iCs/>
          <w:sz w:val="24"/>
          <w:szCs w:val="24"/>
          <w:rPrChange w:id="2051" w:author="Art Milch" w:date="2025-04-19T10:28:00Z" w16du:dateUtc="2025-04-19T14:28:00Z">
            <w:rPr/>
          </w:rPrChange>
        </w:rPr>
        <w:t>The Journal of Portfolio Management, 21</w:t>
      </w:r>
      <w:r w:rsidRPr="00524F1B">
        <w:rPr>
          <w:rFonts w:ascii="Times New Roman" w:eastAsia="Times New Roman" w:hAnsi="Times New Roman" w:cs="Times New Roman"/>
          <w:sz w:val="24"/>
          <w:szCs w:val="24"/>
          <w:rPrChange w:id="2052" w:author="Art Milch" w:date="2025-04-19T08:50:00Z" w16du:dateUtc="2025-04-19T12:50:00Z">
            <w:rPr/>
          </w:rPrChange>
        </w:rPr>
        <w:t>(1), 49</w:t>
      </w:r>
      <w:ins w:id="2053" w:author="Art Milch" w:date="2025-04-19T10:28:00Z" w16du:dateUtc="2025-04-19T14:28:00Z">
        <w:r w:rsidR="0014141F">
          <w:rPr>
            <w:rFonts w:ascii="Times New Roman" w:eastAsia="Times New Roman" w:hAnsi="Times New Roman" w:cs="Times New Roman"/>
            <w:sz w:val="24"/>
            <w:szCs w:val="24"/>
          </w:rPr>
          <w:t>–</w:t>
        </w:r>
      </w:ins>
      <w:del w:id="2054" w:author="Art Milch" w:date="2025-04-19T10:28:00Z" w16du:dateUtc="2025-04-19T14:28:00Z">
        <w:r w:rsidRPr="00524F1B" w:rsidDel="0014141F">
          <w:rPr>
            <w:rFonts w:ascii="Times New Roman" w:eastAsia="Times New Roman" w:hAnsi="Times New Roman" w:cs="Times New Roman"/>
            <w:sz w:val="24"/>
            <w:szCs w:val="24"/>
            <w:rPrChange w:id="2055" w:author="Art Milch" w:date="2025-04-19T08:50:00Z" w16du:dateUtc="2025-04-19T12:50:00Z">
              <w:rPr/>
            </w:rPrChange>
          </w:rPr>
          <w:delText>-</w:delText>
        </w:r>
      </w:del>
      <w:r w:rsidRPr="00524F1B">
        <w:rPr>
          <w:rFonts w:ascii="Times New Roman" w:eastAsia="Times New Roman" w:hAnsi="Times New Roman" w:cs="Times New Roman"/>
          <w:sz w:val="24"/>
          <w:szCs w:val="24"/>
          <w:rPrChange w:id="2056" w:author="Art Milch" w:date="2025-04-19T08:50:00Z" w16du:dateUtc="2025-04-19T12:50:00Z">
            <w:rPr/>
          </w:rPrChange>
        </w:rPr>
        <w:t>58.</w:t>
      </w:r>
    </w:p>
    <w:p w14:paraId="114D984E" w14:textId="277D53CD" w:rsidR="00504C18" w:rsidRPr="00524F1B" w:rsidDel="00BA4DC3" w:rsidRDefault="00504C18">
      <w:pPr>
        <w:pStyle w:val="ListParagraph"/>
        <w:spacing w:line="480" w:lineRule="auto"/>
        <w:ind w:left="1440" w:hanging="720"/>
        <w:contextualSpacing w:val="0"/>
        <w:rPr>
          <w:del w:id="2057" w:author="Art Milch" w:date="2025-04-17T15:12:00Z" w16du:dateUtc="2025-04-17T19:12:00Z"/>
          <w:rFonts w:ascii="Times New Roman" w:eastAsia="Times New Roman" w:hAnsi="Times New Roman" w:cs="Times New Roman"/>
          <w:sz w:val="24"/>
          <w:szCs w:val="24"/>
        </w:rPr>
        <w:pPrChange w:id="2058" w:author="Art Milch" w:date="2025-04-17T15:11:00Z" w16du:dateUtc="2025-04-17T19:11:00Z">
          <w:pPr>
            <w:pStyle w:val="ListParagraph"/>
          </w:pPr>
        </w:pPrChange>
      </w:pPr>
    </w:p>
    <w:p w14:paraId="68D89178" w14:textId="77777777" w:rsidR="00504C18" w:rsidRPr="00524F1B" w:rsidRDefault="00504C18">
      <w:pPr>
        <w:spacing w:line="480" w:lineRule="auto"/>
        <w:ind w:hanging="720"/>
        <w:rPr>
          <w:rFonts w:ascii="Times New Roman" w:eastAsia="Times New Roman" w:hAnsi="Times New Roman" w:cs="Times New Roman"/>
          <w:sz w:val="24"/>
          <w:szCs w:val="24"/>
          <w:rPrChange w:id="2059" w:author="Art Milch" w:date="2025-04-19T08:50:00Z" w16du:dateUtc="2025-04-19T12:50:00Z">
            <w:rPr/>
          </w:rPrChange>
        </w:rPr>
        <w:pPrChange w:id="2060" w:author="Art Milch" w:date="2025-04-17T15:11:00Z" w16du:dateUtc="2025-04-17T19:11:00Z">
          <w:pPr>
            <w:pStyle w:val="ListParagraph"/>
            <w:numPr>
              <w:numId w:val="1"/>
            </w:numPr>
            <w:tabs>
              <w:tab w:val="num" w:pos="720"/>
            </w:tabs>
            <w:spacing w:line="240" w:lineRule="auto"/>
            <w:ind w:hanging="360"/>
          </w:pPr>
        </w:pPrChange>
      </w:pPr>
      <w:r w:rsidRPr="00524F1B">
        <w:rPr>
          <w:rFonts w:ascii="Times New Roman" w:eastAsia="Times New Roman" w:hAnsi="Times New Roman" w:cs="Times New Roman"/>
          <w:sz w:val="24"/>
          <w:szCs w:val="24"/>
          <w:rPrChange w:id="2061" w:author="Art Milch" w:date="2025-04-19T08:50:00Z" w16du:dateUtc="2025-04-19T12:50:00Z">
            <w:rPr/>
          </w:rPrChange>
        </w:rPr>
        <w:t xml:space="preserve">Vaswani, A., Shazeer, N., Parmar, N., Uszkoreit, J., Jones, L., Gomez, A. N., Kaiser, Ł., &amp; Polosukhin, I. (2017). Attention is all you need. In Advances in neural information processing systems (pp. 5998-6008). https://proceedings.neurips.cc/paper/2017/file/3f5ee243547dee91fbd053c1c4a845aa-Paper.pdf   </w:t>
      </w:r>
    </w:p>
    <w:p w14:paraId="57519E15" w14:textId="79A4D461" w:rsidR="00504C18" w:rsidRPr="00524F1B" w:rsidDel="00BA4DC3" w:rsidRDefault="00504C18">
      <w:pPr>
        <w:pStyle w:val="ListParagraph"/>
        <w:spacing w:line="480" w:lineRule="auto"/>
        <w:ind w:left="1440" w:hanging="720"/>
        <w:contextualSpacing w:val="0"/>
        <w:rPr>
          <w:del w:id="2062" w:author="Art Milch" w:date="2025-04-17T15:11:00Z" w16du:dateUtc="2025-04-17T19:11:00Z"/>
          <w:rFonts w:ascii="Times New Roman" w:eastAsia="Times New Roman" w:hAnsi="Times New Roman" w:cs="Times New Roman"/>
          <w:sz w:val="24"/>
          <w:szCs w:val="24"/>
        </w:rPr>
        <w:pPrChange w:id="2063" w:author="Art Milch" w:date="2025-04-17T15:11:00Z" w16du:dateUtc="2025-04-17T19:11:00Z">
          <w:pPr>
            <w:pStyle w:val="ListParagraph"/>
          </w:pPr>
        </w:pPrChange>
      </w:pPr>
    </w:p>
    <w:p w14:paraId="712A5E46" w14:textId="20B550B9" w:rsidR="00504C18" w:rsidRPr="00524F1B" w:rsidDel="00BA4DC3" w:rsidRDefault="00504C18" w:rsidP="00D41A86">
      <w:pPr>
        <w:spacing w:line="480" w:lineRule="auto"/>
        <w:ind w:hanging="720"/>
        <w:rPr>
          <w:del w:id="2064" w:author="Art Milch" w:date="2025-04-17T15:11:00Z" w16du:dateUtc="2025-04-17T19:11:00Z"/>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Change w:id="2065" w:author="Art Milch" w:date="2025-04-19T08:50:00Z" w16du:dateUtc="2025-04-19T12:50:00Z">
            <w:rPr/>
          </w:rPrChange>
        </w:rPr>
        <w:t xml:space="preserve">Wilder, J. W. (1978). </w:t>
      </w:r>
      <w:r w:rsidRPr="0014141F">
        <w:rPr>
          <w:rFonts w:ascii="Times New Roman" w:eastAsia="Times New Roman" w:hAnsi="Times New Roman" w:cs="Times New Roman"/>
          <w:i/>
          <w:iCs/>
          <w:sz w:val="24"/>
          <w:szCs w:val="24"/>
          <w:rPrChange w:id="2066" w:author="Art Milch" w:date="2025-04-19T10:28:00Z" w16du:dateUtc="2025-04-19T14:28:00Z">
            <w:rPr/>
          </w:rPrChange>
        </w:rPr>
        <w:t xml:space="preserve">New </w:t>
      </w:r>
      <w:r w:rsidR="0014141F" w:rsidRPr="0014141F">
        <w:rPr>
          <w:rFonts w:ascii="Times New Roman" w:eastAsia="Times New Roman" w:hAnsi="Times New Roman" w:cs="Times New Roman"/>
          <w:i/>
          <w:iCs/>
          <w:sz w:val="24"/>
          <w:szCs w:val="24"/>
        </w:rPr>
        <w:t>concepts in technical trading sy</w:t>
      </w:r>
      <w:r w:rsidR="0014141F" w:rsidRPr="0014141F">
        <w:rPr>
          <w:rFonts w:ascii="Times New Roman" w:eastAsia="Times New Roman" w:hAnsi="Times New Roman" w:cs="Times New Roman"/>
          <w:sz w:val="24"/>
          <w:szCs w:val="24"/>
        </w:rPr>
        <w:t>stems</w:t>
      </w:r>
      <w:r w:rsidRPr="00524F1B">
        <w:rPr>
          <w:rFonts w:ascii="Times New Roman" w:eastAsia="Times New Roman" w:hAnsi="Times New Roman" w:cs="Times New Roman"/>
          <w:sz w:val="24"/>
          <w:szCs w:val="24"/>
          <w:rPrChange w:id="2067" w:author="Art Milch" w:date="2025-04-19T08:50:00Z" w16du:dateUtc="2025-04-19T12:50:00Z">
            <w:rPr/>
          </w:rPrChange>
        </w:rPr>
        <w:t xml:space="preserve">. Trend Research. </w:t>
      </w:r>
      <w:del w:id="2068" w:author="Art Milch" w:date="2025-04-17T15:11:00Z" w16du:dateUtc="2025-04-17T19:11:00Z">
        <w:r w:rsidRPr="00524F1B" w:rsidDel="00BA4DC3">
          <w:rPr>
            <w:rFonts w:ascii="Times New Roman" w:eastAsia="Times New Roman" w:hAnsi="Times New Roman" w:cs="Times New Roman"/>
            <w:sz w:val="24"/>
            <w:szCs w:val="24"/>
            <w:rPrChange w:id="2069" w:author="Art Milch" w:date="2025-04-19T08:50:00Z" w16du:dateUtc="2025-04-19T12:50:00Z">
              <w:rPr/>
            </w:rPrChange>
          </w:rPr>
          <w:br/>
        </w:r>
      </w:del>
    </w:p>
    <w:p w14:paraId="2E96EFEC" w14:textId="77777777" w:rsidR="00BA4DC3" w:rsidRPr="00524F1B" w:rsidRDefault="00BA4DC3">
      <w:pPr>
        <w:spacing w:line="480" w:lineRule="auto"/>
        <w:ind w:hanging="720"/>
        <w:rPr>
          <w:ins w:id="2070" w:author="Art Milch" w:date="2025-04-17T15:11:00Z" w16du:dateUtc="2025-04-17T19:11:00Z"/>
          <w:rFonts w:ascii="Times New Roman" w:eastAsia="Times New Roman" w:hAnsi="Times New Roman" w:cs="Times New Roman"/>
          <w:sz w:val="24"/>
          <w:szCs w:val="24"/>
          <w:rPrChange w:id="2071" w:author="Art Milch" w:date="2025-04-19T08:50:00Z" w16du:dateUtc="2025-04-19T12:50:00Z">
            <w:rPr>
              <w:ins w:id="2072" w:author="Art Milch" w:date="2025-04-17T15:11:00Z" w16du:dateUtc="2025-04-17T19:11:00Z"/>
            </w:rPr>
          </w:rPrChange>
        </w:rPr>
        <w:pPrChange w:id="2073" w:author="Art Milch" w:date="2025-04-17T15:11:00Z" w16du:dateUtc="2025-04-17T19:11:00Z">
          <w:pPr>
            <w:pStyle w:val="ListParagraph"/>
            <w:numPr>
              <w:numId w:val="1"/>
            </w:numPr>
            <w:tabs>
              <w:tab w:val="num" w:pos="720"/>
            </w:tabs>
            <w:spacing w:line="240" w:lineRule="auto"/>
            <w:ind w:hanging="360"/>
          </w:pPr>
        </w:pPrChange>
      </w:pPr>
    </w:p>
    <w:p w14:paraId="016F8AAF" w14:textId="7B50BF80" w:rsidR="00504C18" w:rsidRPr="00524F1B" w:rsidRDefault="00504C18">
      <w:pPr>
        <w:spacing w:line="480" w:lineRule="auto"/>
        <w:ind w:hanging="720"/>
        <w:rPr>
          <w:rFonts w:ascii="Times New Roman" w:eastAsia="Times New Roman" w:hAnsi="Times New Roman" w:cs="Times New Roman"/>
          <w:sz w:val="24"/>
          <w:szCs w:val="24"/>
          <w:rPrChange w:id="2074" w:author="Art Milch" w:date="2025-04-19T08:50:00Z" w16du:dateUtc="2025-04-19T12:50:00Z">
            <w:rPr/>
          </w:rPrChange>
        </w:rPr>
        <w:pPrChange w:id="2075" w:author="Art Milch" w:date="2025-04-17T15:11:00Z" w16du:dateUtc="2025-04-17T19:11:00Z">
          <w:pPr>
            <w:pStyle w:val="ListParagraph"/>
            <w:numPr>
              <w:numId w:val="1"/>
            </w:numPr>
            <w:tabs>
              <w:tab w:val="num" w:pos="720"/>
            </w:tabs>
            <w:spacing w:line="240" w:lineRule="auto"/>
            <w:ind w:hanging="360"/>
          </w:pPr>
        </w:pPrChange>
      </w:pPr>
      <w:r w:rsidRPr="00524F1B">
        <w:rPr>
          <w:rFonts w:ascii="Times New Roman" w:eastAsia="Times New Roman" w:hAnsi="Times New Roman" w:cs="Times New Roman"/>
          <w:sz w:val="24"/>
          <w:szCs w:val="24"/>
          <w:rPrChange w:id="2076" w:author="Art Milch" w:date="2025-04-19T08:50:00Z" w16du:dateUtc="2025-04-19T12:50:00Z">
            <w:rPr/>
          </w:rPrChange>
        </w:rPr>
        <w:t xml:space="preserve">Zhang, X., &amp; Wu, J. (2019). Deep learning-based stock price prediction with technical indicators. </w:t>
      </w:r>
      <w:r w:rsidRPr="002E4CD4">
        <w:rPr>
          <w:rFonts w:ascii="Times New Roman" w:eastAsia="Times New Roman" w:hAnsi="Times New Roman" w:cs="Times New Roman"/>
          <w:i/>
          <w:iCs/>
          <w:sz w:val="24"/>
          <w:szCs w:val="24"/>
          <w:rPrChange w:id="2077" w:author="Art Milch" w:date="2025-04-19T10:29:00Z" w16du:dateUtc="2025-04-19T14:29:00Z">
            <w:rPr/>
          </w:rPrChange>
        </w:rPr>
        <w:t>Journal of Financial Data Science</w:t>
      </w:r>
      <w:r w:rsidRPr="00524F1B">
        <w:rPr>
          <w:rFonts w:ascii="Times New Roman" w:eastAsia="Times New Roman" w:hAnsi="Times New Roman" w:cs="Times New Roman"/>
          <w:sz w:val="24"/>
          <w:szCs w:val="24"/>
          <w:rPrChange w:id="2078" w:author="Art Milch" w:date="2025-04-19T08:50:00Z" w16du:dateUtc="2025-04-19T12:50:00Z">
            <w:rPr/>
          </w:rPrChange>
        </w:rPr>
        <w:t xml:space="preserve">, </w:t>
      </w:r>
      <w:r w:rsidRPr="002E4CD4">
        <w:rPr>
          <w:rFonts w:ascii="Times New Roman" w:eastAsia="Times New Roman" w:hAnsi="Times New Roman" w:cs="Times New Roman"/>
          <w:i/>
          <w:iCs/>
          <w:sz w:val="24"/>
          <w:szCs w:val="24"/>
          <w:rPrChange w:id="2079" w:author="Art Milch" w:date="2025-04-19T10:29:00Z" w16du:dateUtc="2025-04-19T14:29:00Z">
            <w:rPr/>
          </w:rPrChange>
        </w:rPr>
        <w:t>1</w:t>
      </w:r>
      <w:r w:rsidRPr="00524F1B">
        <w:rPr>
          <w:rFonts w:ascii="Times New Roman" w:eastAsia="Times New Roman" w:hAnsi="Times New Roman" w:cs="Times New Roman"/>
          <w:sz w:val="24"/>
          <w:szCs w:val="24"/>
          <w:rPrChange w:id="2080" w:author="Art Milch" w:date="2025-04-19T08:50:00Z" w16du:dateUtc="2025-04-19T12:50:00Z">
            <w:rPr/>
          </w:rPrChange>
        </w:rPr>
        <w:t>(3), 43</w:t>
      </w:r>
      <w:ins w:id="2081" w:author="Art Milch" w:date="2025-04-19T10:29:00Z" w16du:dateUtc="2025-04-19T14:29:00Z">
        <w:r w:rsidR="002E4CD4">
          <w:rPr>
            <w:rFonts w:ascii="Times New Roman" w:eastAsia="Times New Roman" w:hAnsi="Times New Roman" w:cs="Times New Roman"/>
            <w:sz w:val="24"/>
            <w:szCs w:val="24"/>
          </w:rPr>
          <w:t>–</w:t>
        </w:r>
      </w:ins>
      <w:del w:id="2082" w:author="Art Milch" w:date="2025-04-19T10:29:00Z" w16du:dateUtc="2025-04-19T14:29:00Z">
        <w:r w:rsidRPr="00524F1B" w:rsidDel="002E4CD4">
          <w:rPr>
            <w:rFonts w:ascii="Times New Roman" w:eastAsia="Times New Roman" w:hAnsi="Times New Roman" w:cs="Times New Roman"/>
            <w:sz w:val="24"/>
            <w:szCs w:val="24"/>
            <w:rPrChange w:id="2083" w:author="Art Milch" w:date="2025-04-19T08:50:00Z" w16du:dateUtc="2025-04-19T12:50:00Z">
              <w:rPr/>
            </w:rPrChange>
          </w:rPr>
          <w:delText>-</w:delText>
        </w:r>
      </w:del>
      <w:r w:rsidRPr="00524F1B">
        <w:rPr>
          <w:rFonts w:ascii="Times New Roman" w:eastAsia="Times New Roman" w:hAnsi="Times New Roman" w:cs="Times New Roman"/>
          <w:sz w:val="24"/>
          <w:szCs w:val="24"/>
          <w:rPrChange w:id="2084" w:author="Art Milch" w:date="2025-04-19T08:50:00Z" w16du:dateUtc="2025-04-19T12:50:00Z">
            <w:rPr/>
          </w:rPrChange>
        </w:rPr>
        <w:t xml:space="preserve">59. </w:t>
      </w:r>
    </w:p>
    <w:p w14:paraId="2F281ABD" w14:textId="5BD16E6E" w:rsidR="00504C18" w:rsidRPr="00524F1B" w:rsidDel="00F1682A" w:rsidRDefault="00504C18">
      <w:pPr>
        <w:pStyle w:val="ListParagraph"/>
        <w:spacing w:line="480" w:lineRule="auto"/>
        <w:ind w:left="1440" w:hanging="720"/>
        <w:contextualSpacing w:val="0"/>
        <w:rPr>
          <w:del w:id="2085" w:author="Art Milch" w:date="2025-04-17T15:11:00Z" w16du:dateUtc="2025-04-17T19:11:00Z"/>
          <w:rFonts w:ascii="Times New Roman" w:eastAsia="Times New Roman" w:hAnsi="Times New Roman" w:cs="Times New Roman"/>
          <w:sz w:val="24"/>
          <w:szCs w:val="24"/>
        </w:rPr>
        <w:pPrChange w:id="2086" w:author="Art Milch" w:date="2025-04-17T15:11:00Z" w16du:dateUtc="2025-04-17T19:11:00Z">
          <w:pPr>
            <w:pStyle w:val="ListParagraph"/>
          </w:pPr>
        </w:pPrChange>
      </w:pPr>
      <w:commentRangeStart w:id="2087"/>
    </w:p>
    <w:p w14:paraId="3096A339" w14:textId="77777777" w:rsidR="00504C18" w:rsidRPr="00524F1B" w:rsidRDefault="00504C18">
      <w:pPr>
        <w:spacing w:line="480" w:lineRule="auto"/>
        <w:ind w:hanging="720"/>
        <w:rPr>
          <w:rFonts w:ascii="Times New Roman" w:eastAsia="Times New Roman" w:hAnsi="Times New Roman" w:cs="Times New Roman"/>
          <w:sz w:val="24"/>
          <w:szCs w:val="24"/>
          <w:rPrChange w:id="2088" w:author="Art Milch" w:date="2025-04-19T08:50:00Z" w16du:dateUtc="2025-04-19T12:50:00Z">
            <w:rPr/>
          </w:rPrChange>
        </w:rPr>
        <w:pPrChange w:id="2089" w:author="Art Milch" w:date="2025-04-17T15:11:00Z" w16du:dateUtc="2025-04-17T19:11:00Z">
          <w:pPr>
            <w:pStyle w:val="ListParagraph"/>
            <w:numPr>
              <w:numId w:val="1"/>
            </w:numPr>
            <w:tabs>
              <w:tab w:val="num" w:pos="720"/>
            </w:tabs>
            <w:spacing w:line="240" w:lineRule="auto"/>
            <w:ind w:hanging="360"/>
          </w:pPr>
        </w:pPrChange>
      </w:pPr>
      <w:r w:rsidRPr="00524F1B">
        <w:rPr>
          <w:rFonts w:ascii="Times New Roman" w:eastAsia="Times New Roman" w:hAnsi="Times New Roman" w:cs="Times New Roman"/>
          <w:sz w:val="24"/>
          <w:szCs w:val="24"/>
          <w:rPrChange w:id="2090" w:author="Art Milch" w:date="2025-04-19T08:50:00Z" w16du:dateUtc="2025-04-19T12:50:00Z">
            <w:rPr/>
          </w:rPrChange>
        </w:rPr>
        <w:t>Chawla</w:t>
      </w:r>
      <w:commentRangeEnd w:id="2087"/>
      <w:r w:rsidR="000D5294">
        <w:rPr>
          <w:rStyle w:val="CommentReference"/>
        </w:rPr>
        <w:commentReference w:id="2087"/>
      </w:r>
      <w:r w:rsidRPr="00524F1B">
        <w:rPr>
          <w:rFonts w:ascii="Times New Roman" w:eastAsia="Times New Roman" w:hAnsi="Times New Roman" w:cs="Times New Roman"/>
          <w:sz w:val="24"/>
          <w:szCs w:val="24"/>
          <w:rPrChange w:id="2091" w:author="Art Milch" w:date="2025-04-19T08:50:00Z" w16du:dateUtc="2025-04-19T12:50:00Z">
            <w:rPr/>
          </w:rPrChange>
        </w:rPr>
        <w:t xml:space="preserve">, N. V., Bowyer, K. W., Hall, L. O., &amp; Kegelmeyer, W. P. (2002). SMOTE: Synthetic minority over-sampling technique. </w:t>
      </w:r>
      <w:r w:rsidRPr="002E4CD4">
        <w:rPr>
          <w:rFonts w:ascii="Times New Roman" w:eastAsia="Times New Roman" w:hAnsi="Times New Roman" w:cs="Times New Roman"/>
          <w:i/>
          <w:iCs/>
          <w:sz w:val="24"/>
          <w:szCs w:val="24"/>
          <w:rPrChange w:id="2092" w:author="Art Milch" w:date="2025-04-19T10:29:00Z" w16du:dateUtc="2025-04-19T14:29:00Z">
            <w:rPr/>
          </w:rPrChange>
        </w:rPr>
        <w:t>Journal of Artificial Intelligence Research</w:t>
      </w:r>
      <w:r w:rsidRPr="00524F1B">
        <w:rPr>
          <w:rFonts w:ascii="Times New Roman" w:eastAsia="Times New Roman" w:hAnsi="Times New Roman" w:cs="Times New Roman"/>
          <w:sz w:val="24"/>
          <w:szCs w:val="24"/>
          <w:rPrChange w:id="2093" w:author="Art Milch" w:date="2025-04-19T08:50:00Z" w16du:dateUtc="2025-04-19T12:50:00Z">
            <w:rPr/>
          </w:rPrChange>
        </w:rPr>
        <w:t xml:space="preserve">, </w:t>
      </w:r>
      <w:r w:rsidRPr="002E4CD4">
        <w:rPr>
          <w:rFonts w:ascii="Times New Roman" w:eastAsia="Times New Roman" w:hAnsi="Times New Roman" w:cs="Times New Roman"/>
          <w:i/>
          <w:iCs/>
          <w:sz w:val="24"/>
          <w:szCs w:val="24"/>
          <w:rPrChange w:id="2094" w:author="Art Milch" w:date="2025-04-19T10:29:00Z" w16du:dateUtc="2025-04-19T14:29:00Z">
            <w:rPr/>
          </w:rPrChange>
        </w:rPr>
        <w:t>16</w:t>
      </w:r>
      <w:r w:rsidRPr="00524F1B">
        <w:rPr>
          <w:rFonts w:ascii="Times New Roman" w:eastAsia="Times New Roman" w:hAnsi="Times New Roman" w:cs="Times New Roman"/>
          <w:sz w:val="24"/>
          <w:szCs w:val="24"/>
          <w:rPrChange w:id="2095" w:author="Art Milch" w:date="2025-04-19T08:50:00Z" w16du:dateUtc="2025-04-19T12:50:00Z">
            <w:rPr/>
          </w:rPrChange>
        </w:rPr>
        <w:t xml:space="preserve">, 321-357. </w:t>
      </w:r>
      <w:r w:rsidRPr="00524F1B">
        <w:rPr>
          <w:rFonts w:ascii="Times New Roman" w:hAnsi="Times New Roman" w:cs="Times New Roman"/>
          <w:sz w:val="24"/>
          <w:szCs w:val="24"/>
          <w:rPrChange w:id="2096" w:author="Art Milch" w:date="2025-04-19T08:50:00Z" w16du:dateUtc="2025-04-19T12:50:00Z">
            <w:rPr/>
          </w:rPrChange>
        </w:rPr>
        <w:fldChar w:fldCharType="begin"/>
      </w:r>
      <w:r w:rsidRPr="00524F1B">
        <w:rPr>
          <w:rFonts w:ascii="Times New Roman" w:hAnsi="Times New Roman" w:cs="Times New Roman"/>
          <w:sz w:val="24"/>
          <w:szCs w:val="24"/>
          <w:rPrChange w:id="2097" w:author="Art Milch" w:date="2025-04-19T08:50:00Z" w16du:dateUtc="2025-04-19T12:50:00Z">
            <w:rPr/>
          </w:rPrChange>
        </w:rPr>
        <w:instrText>HYPERLINK "https://doi.org/10.1613/jair.953"</w:instrText>
      </w:r>
      <w:r w:rsidRPr="00524F1B">
        <w:rPr>
          <w:rFonts w:ascii="Times New Roman" w:hAnsi="Times New Roman" w:cs="Times New Roman"/>
          <w:sz w:val="24"/>
          <w:szCs w:val="24"/>
        </w:rPr>
      </w:r>
      <w:r w:rsidRPr="00524F1B">
        <w:rPr>
          <w:rFonts w:ascii="Times New Roman" w:hAnsi="Times New Roman" w:cs="Times New Roman"/>
          <w:sz w:val="24"/>
          <w:szCs w:val="24"/>
          <w:rPrChange w:id="2098" w:author="Art Milch" w:date="2025-04-19T08:50:00Z" w16du:dateUtc="2025-04-19T12:50:00Z">
            <w:rPr/>
          </w:rPrChange>
        </w:rPr>
        <w:fldChar w:fldCharType="separate"/>
      </w:r>
      <w:r w:rsidRPr="00524F1B">
        <w:rPr>
          <w:rStyle w:val="Hyperlink"/>
          <w:rFonts w:ascii="Times New Roman" w:eastAsia="Times New Roman" w:hAnsi="Times New Roman" w:cs="Times New Roman"/>
          <w:sz w:val="24"/>
          <w:szCs w:val="24"/>
        </w:rPr>
        <w:t>https://doi.org/10.1613/jair.953</w:t>
      </w:r>
      <w:r w:rsidRPr="00524F1B">
        <w:rPr>
          <w:rFonts w:ascii="Times New Roman" w:hAnsi="Times New Roman" w:cs="Times New Roman"/>
          <w:sz w:val="24"/>
          <w:szCs w:val="24"/>
          <w:rPrChange w:id="2099" w:author="Art Milch" w:date="2025-04-19T08:50:00Z" w16du:dateUtc="2025-04-19T12:50:00Z">
            <w:rPr/>
          </w:rPrChange>
        </w:rPr>
        <w:fldChar w:fldCharType="end"/>
      </w:r>
    </w:p>
    <w:p w14:paraId="1E008987" w14:textId="6061EC35" w:rsidR="00504C18" w:rsidRPr="00524F1B" w:rsidDel="00F1682A" w:rsidRDefault="00504C18">
      <w:pPr>
        <w:pStyle w:val="ListParagraph"/>
        <w:spacing w:line="480" w:lineRule="auto"/>
        <w:ind w:left="1440" w:hanging="720"/>
        <w:contextualSpacing w:val="0"/>
        <w:rPr>
          <w:del w:id="2100" w:author="Art Milch" w:date="2025-04-17T15:11:00Z" w16du:dateUtc="2025-04-17T19:11:00Z"/>
          <w:rFonts w:ascii="Times New Roman" w:eastAsia="Times New Roman" w:hAnsi="Times New Roman" w:cs="Times New Roman"/>
          <w:sz w:val="24"/>
          <w:szCs w:val="24"/>
        </w:rPr>
        <w:pPrChange w:id="2101" w:author="Art Milch" w:date="2025-04-17T15:11:00Z" w16du:dateUtc="2025-04-17T19:11:00Z">
          <w:pPr>
            <w:pStyle w:val="ListParagraph"/>
          </w:pPr>
        </w:pPrChange>
      </w:pPr>
    </w:p>
    <w:p w14:paraId="15A8CAA3" w14:textId="6F58FD1A" w:rsidR="00504C18" w:rsidRPr="00524F1B" w:rsidRDefault="00504C18">
      <w:pPr>
        <w:spacing w:line="480" w:lineRule="auto"/>
        <w:ind w:hanging="720"/>
        <w:rPr>
          <w:rFonts w:ascii="Times New Roman" w:eastAsia="Times New Roman" w:hAnsi="Times New Roman" w:cs="Times New Roman"/>
          <w:sz w:val="24"/>
          <w:szCs w:val="24"/>
          <w:rPrChange w:id="2102" w:author="Art Milch" w:date="2025-04-19T08:50:00Z" w16du:dateUtc="2025-04-19T12:50:00Z">
            <w:rPr/>
          </w:rPrChange>
        </w:rPr>
        <w:pPrChange w:id="2103" w:author="Art Milch" w:date="2025-04-17T15:11:00Z" w16du:dateUtc="2025-04-17T19:11:00Z">
          <w:pPr>
            <w:pStyle w:val="ListParagraph"/>
            <w:numPr>
              <w:numId w:val="1"/>
            </w:numPr>
            <w:tabs>
              <w:tab w:val="num" w:pos="720"/>
            </w:tabs>
            <w:spacing w:line="240" w:lineRule="auto"/>
            <w:ind w:hanging="360"/>
          </w:pPr>
        </w:pPrChange>
      </w:pPr>
      <w:r w:rsidRPr="00524F1B">
        <w:rPr>
          <w:rFonts w:ascii="Times New Roman" w:eastAsia="Times New Roman" w:hAnsi="Times New Roman" w:cs="Times New Roman"/>
          <w:sz w:val="24"/>
          <w:szCs w:val="24"/>
          <w:rPrChange w:id="2104" w:author="Art Milch" w:date="2025-04-19T08:50:00Z" w16du:dateUtc="2025-04-19T12:50:00Z">
            <w:rPr/>
          </w:rPrChange>
        </w:rPr>
        <w:t xml:space="preserve">He, H., &amp; Garcia, E. A. (2009). Learning from imbalanced data. </w:t>
      </w:r>
      <w:r w:rsidRPr="002E4CD4">
        <w:rPr>
          <w:rFonts w:ascii="Times New Roman" w:eastAsia="Times New Roman" w:hAnsi="Times New Roman" w:cs="Times New Roman"/>
          <w:i/>
          <w:iCs/>
          <w:sz w:val="24"/>
          <w:szCs w:val="24"/>
          <w:rPrChange w:id="2105" w:author="Art Milch" w:date="2025-04-19T10:29:00Z" w16du:dateUtc="2025-04-19T14:29:00Z">
            <w:rPr/>
          </w:rPrChange>
        </w:rPr>
        <w:t>IEEE Transactions on Knowledge and Data Engineering, 21</w:t>
      </w:r>
      <w:r w:rsidRPr="00524F1B">
        <w:rPr>
          <w:rFonts w:ascii="Times New Roman" w:eastAsia="Times New Roman" w:hAnsi="Times New Roman" w:cs="Times New Roman"/>
          <w:sz w:val="24"/>
          <w:szCs w:val="24"/>
          <w:rPrChange w:id="2106" w:author="Art Milch" w:date="2025-04-19T08:50:00Z" w16du:dateUtc="2025-04-19T12:50:00Z">
            <w:rPr/>
          </w:rPrChange>
        </w:rPr>
        <w:t>(9), 1263</w:t>
      </w:r>
      <w:ins w:id="2107" w:author="Art Milch" w:date="2025-04-19T10:29:00Z" w16du:dateUtc="2025-04-19T14:29:00Z">
        <w:r w:rsidR="002E4CD4">
          <w:rPr>
            <w:rFonts w:ascii="Times New Roman" w:eastAsia="Times New Roman" w:hAnsi="Times New Roman" w:cs="Times New Roman"/>
            <w:sz w:val="24"/>
            <w:szCs w:val="24"/>
          </w:rPr>
          <w:t>–</w:t>
        </w:r>
      </w:ins>
      <w:del w:id="2108" w:author="Art Milch" w:date="2025-04-19T10:29:00Z" w16du:dateUtc="2025-04-19T14:29:00Z">
        <w:r w:rsidRPr="00524F1B" w:rsidDel="002E4CD4">
          <w:rPr>
            <w:rFonts w:ascii="Times New Roman" w:eastAsia="Times New Roman" w:hAnsi="Times New Roman" w:cs="Times New Roman"/>
            <w:sz w:val="24"/>
            <w:szCs w:val="24"/>
            <w:rPrChange w:id="2109" w:author="Art Milch" w:date="2025-04-19T08:50:00Z" w16du:dateUtc="2025-04-19T12:50:00Z">
              <w:rPr/>
            </w:rPrChange>
          </w:rPr>
          <w:delText>-</w:delText>
        </w:r>
      </w:del>
      <w:r w:rsidRPr="00524F1B">
        <w:rPr>
          <w:rFonts w:ascii="Times New Roman" w:eastAsia="Times New Roman" w:hAnsi="Times New Roman" w:cs="Times New Roman"/>
          <w:sz w:val="24"/>
          <w:szCs w:val="24"/>
          <w:rPrChange w:id="2110" w:author="Art Milch" w:date="2025-04-19T08:50:00Z" w16du:dateUtc="2025-04-19T12:50:00Z">
            <w:rPr/>
          </w:rPrChange>
        </w:rPr>
        <w:t xml:space="preserve">1284. </w:t>
      </w:r>
      <w:r w:rsidRPr="00524F1B">
        <w:rPr>
          <w:rFonts w:ascii="Times New Roman" w:hAnsi="Times New Roman" w:cs="Times New Roman"/>
          <w:sz w:val="24"/>
          <w:szCs w:val="24"/>
          <w:rPrChange w:id="2111" w:author="Art Milch" w:date="2025-04-19T08:50:00Z" w16du:dateUtc="2025-04-19T12:50:00Z">
            <w:rPr/>
          </w:rPrChange>
        </w:rPr>
        <w:fldChar w:fldCharType="begin"/>
      </w:r>
      <w:r w:rsidRPr="00524F1B">
        <w:rPr>
          <w:rFonts w:ascii="Times New Roman" w:hAnsi="Times New Roman" w:cs="Times New Roman"/>
          <w:sz w:val="24"/>
          <w:szCs w:val="24"/>
          <w:rPrChange w:id="2112" w:author="Art Milch" w:date="2025-04-19T08:50:00Z" w16du:dateUtc="2025-04-19T12:50:00Z">
            <w:rPr/>
          </w:rPrChange>
        </w:rPr>
        <w:instrText>HYPERLINK "https://doi.org/10.1109/TKDE.2008.239"</w:instrText>
      </w:r>
      <w:r w:rsidRPr="00524F1B">
        <w:rPr>
          <w:rFonts w:ascii="Times New Roman" w:hAnsi="Times New Roman" w:cs="Times New Roman"/>
          <w:sz w:val="24"/>
          <w:szCs w:val="24"/>
        </w:rPr>
      </w:r>
      <w:r w:rsidRPr="00524F1B">
        <w:rPr>
          <w:rFonts w:ascii="Times New Roman" w:hAnsi="Times New Roman" w:cs="Times New Roman"/>
          <w:sz w:val="24"/>
          <w:szCs w:val="24"/>
          <w:rPrChange w:id="2113" w:author="Art Milch" w:date="2025-04-19T08:50:00Z" w16du:dateUtc="2025-04-19T12:50:00Z">
            <w:rPr/>
          </w:rPrChange>
        </w:rPr>
        <w:fldChar w:fldCharType="separate"/>
      </w:r>
      <w:r w:rsidRPr="00524F1B">
        <w:rPr>
          <w:rStyle w:val="Hyperlink"/>
          <w:rFonts w:ascii="Times New Roman" w:eastAsia="Times New Roman" w:hAnsi="Times New Roman" w:cs="Times New Roman"/>
          <w:sz w:val="24"/>
          <w:szCs w:val="24"/>
        </w:rPr>
        <w:t>https://doi.org/10.1109/TKDE.2008.239</w:t>
      </w:r>
      <w:r w:rsidRPr="00524F1B">
        <w:rPr>
          <w:rFonts w:ascii="Times New Roman" w:hAnsi="Times New Roman" w:cs="Times New Roman"/>
          <w:sz w:val="24"/>
          <w:szCs w:val="24"/>
          <w:rPrChange w:id="2114" w:author="Art Milch" w:date="2025-04-19T08:50:00Z" w16du:dateUtc="2025-04-19T12:50:00Z">
            <w:rPr/>
          </w:rPrChange>
        </w:rPr>
        <w:fldChar w:fldCharType="end"/>
      </w:r>
    </w:p>
    <w:p w14:paraId="55E8CB24" w14:textId="77777777" w:rsidR="003D1F09" w:rsidRPr="002204DE" w:rsidRDefault="003D1F09">
      <w:pPr>
        <w:spacing w:line="480" w:lineRule="auto"/>
        <w:ind w:left="240" w:hanging="720"/>
        <w:rPr>
          <w:rFonts w:ascii="Times New Roman" w:eastAsia="Times New Roman" w:hAnsi="Times New Roman" w:cs="Times New Roman"/>
          <w:sz w:val="24"/>
          <w:szCs w:val="24"/>
        </w:rPr>
        <w:pPrChange w:id="2115" w:author="Art Milch" w:date="2025-04-17T15:11:00Z" w16du:dateUtc="2025-04-17T19:11:00Z">
          <w:pPr>
            <w:ind w:left="240"/>
            <w:jc w:val="both"/>
          </w:pPr>
        </w:pPrChange>
      </w:pPr>
    </w:p>
    <w:sectPr w:rsidR="003D1F09" w:rsidRPr="002204DE" w:rsidSect="002204DE">
      <w:headerReference w:type="default" r:id="rId27"/>
      <w:footerReference w:type="default" r:id="rId28"/>
      <w:pgSz w:w="12240" w:h="15840"/>
      <w:pgMar w:top="1440" w:right="1440" w:bottom="1440" w:left="1440" w:header="720" w:footer="720" w:gutter="0"/>
      <w:pgNumType w:start="0"/>
      <w:cols w:space="720"/>
      <w:titlePg/>
      <w:docGrid w:linePitch="360"/>
      <w:sectPrChange w:id="2118" w:author="Art Milch" w:date="2025-04-17T14:42:00Z" w16du:dateUtc="2025-04-17T18:42:00Z">
        <w:sectPr w:rsidR="003D1F09" w:rsidRPr="002204DE" w:rsidSect="002204DE">
          <w:pgMar w:top="1440" w:right="1440" w:bottom="1440" w:left="907"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Art Milch" w:date="2025-04-17T14:51:00Z" w:initials="AM">
    <w:p w14:paraId="2314B195" w14:textId="77777777" w:rsidR="00671F26" w:rsidRDefault="004928F7" w:rsidP="00671F26">
      <w:pPr>
        <w:pStyle w:val="CommentText"/>
      </w:pPr>
      <w:r w:rsidRPr="00524F1B">
        <w:rPr>
          <w:rStyle w:val="CommentReference"/>
        </w:rPr>
        <w:annotationRef/>
      </w:r>
      <w:r w:rsidR="00671F26">
        <w:t>Per APA. I have double-spaced the text, aligned text to the left, imposed the standard margins, changed all font to Times New Roman 12, indented each new paragraph by a half inch, and removed the extra line between paragraphs. For APA format for a student paper, see the annotated sample paper at</w:t>
      </w:r>
    </w:p>
    <w:p w14:paraId="6BED7353" w14:textId="77777777" w:rsidR="00671F26" w:rsidRDefault="00671F26" w:rsidP="00671F26">
      <w:pPr>
        <w:pStyle w:val="CommentText"/>
      </w:pPr>
      <w:hyperlink r:id="rId1" w:history="1">
        <w:r w:rsidRPr="00396840">
          <w:rPr>
            <w:rStyle w:val="Hyperlink"/>
          </w:rPr>
          <w:t>APA 7 Student Sample Paper (purdue.edu)</w:t>
        </w:r>
      </w:hyperlink>
    </w:p>
    <w:p w14:paraId="38E5AA01" w14:textId="77777777" w:rsidR="00671F26" w:rsidRDefault="00671F26" w:rsidP="00671F26">
      <w:pPr>
        <w:pStyle w:val="CommentText"/>
      </w:pPr>
      <w:r>
        <w:t>But follow your institution's guidelines to the extent they are different.</w:t>
      </w:r>
    </w:p>
  </w:comment>
  <w:comment w:id="17" w:author="Art Milch" w:date="2025-04-19T15:39:00Z" w:initials="AM">
    <w:p w14:paraId="682D7D13" w14:textId="0E0D00C0" w:rsidR="004D246E" w:rsidRDefault="004D246E" w:rsidP="004D246E">
      <w:pPr>
        <w:pStyle w:val="CommentText"/>
      </w:pPr>
      <w:r>
        <w:rPr>
          <w:rStyle w:val="CommentReference"/>
        </w:rPr>
        <w:annotationRef/>
      </w:r>
      <w:r>
        <w:t>Throughout I have inserted hyphens in compound adjectives if necessary for meaning.</w:t>
      </w:r>
    </w:p>
  </w:comment>
  <w:comment w:id="123" w:author="Art Milch" w:date="2025-04-18T13:33:00Z" w:initials="AM">
    <w:p w14:paraId="7C462D79" w14:textId="77777777" w:rsidR="00CC4E4B" w:rsidRDefault="00886BD3" w:rsidP="00CC4E4B">
      <w:pPr>
        <w:pStyle w:val="CommentText"/>
      </w:pPr>
      <w:r w:rsidRPr="00524F1B">
        <w:rPr>
          <w:rStyle w:val="CommentReference"/>
        </w:rPr>
        <w:annotationRef/>
      </w:r>
      <w:r w:rsidR="00CC4E4B">
        <w:t>Full names of models and kinds of networks are not capitalized but the initials are.</w:t>
      </w:r>
    </w:p>
  </w:comment>
  <w:comment w:id="132" w:author="Art Milch" w:date="2025-04-18T13:37:00Z" w:initials="AM">
    <w:p w14:paraId="243CE9C6" w14:textId="6D3461EF" w:rsidR="00C63D3A" w:rsidRPr="00524F1B" w:rsidRDefault="00C63D3A" w:rsidP="00C63D3A">
      <w:pPr>
        <w:pStyle w:val="CommentText"/>
      </w:pPr>
      <w:r w:rsidRPr="00524F1B">
        <w:rPr>
          <w:rStyle w:val="CommentReference"/>
        </w:rPr>
        <w:annotationRef/>
      </w:r>
      <w:r w:rsidRPr="00524F1B">
        <w:t>I have changed straight apostrophes to the correct curly form.</w:t>
      </w:r>
    </w:p>
  </w:comment>
  <w:comment w:id="146" w:author="Art Milch" w:date="2025-04-18T13:27:00Z" w:initials="AM">
    <w:p w14:paraId="6F1510C5" w14:textId="4900C9E3" w:rsidR="00E542F4" w:rsidRPr="00524F1B" w:rsidRDefault="00E542F4" w:rsidP="00E542F4">
      <w:pPr>
        <w:pStyle w:val="CommentText"/>
      </w:pPr>
      <w:r w:rsidRPr="00524F1B">
        <w:rPr>
          <w:rStyle w:val="CommentReference"/>
        </w:rPr>
        <w:annotationRef/>
      </w:r>
      <w:r w:rsidRPr="00524F1B">
        <w:t>Conformed to APA format for the keywords section.</w:t>
      </w:r>
    </w:p>
  </w:comment>
  <w:comment w:id="202" w:author="Art Milch" w:date="2025-04-19T15:46:00Z" w:initials="AM">
    <w:p w14:paraId="591EE1F8" w14:textId="77777777" w:rsidR="00570F3F" w:rsidRDefault="00570F3F" w:rsidP="00570F3F">
      <w:pPr>
        <w:pStyle w:val="CommentText"/>
      </w:pPr>
      <w:r>
        <w:rPr>
          <w:rStyle w:val="CommentReference"/>
        </w:rPr>
        <w:annotationRef/>
      </w:r>
      <w:r>
        <w:t>Please make sure the page numbers are correct after editing and preparing your final version.</w:t>
      </w:r>
    </w:p>
  </w:comment>
  <w:comment w:id="530" w:author="Art Milch" w:date="2025-04-19T15:51:00Z" w:initials="AM">
    <w:p w14:paraId="14F57764" w14:textId="77777777" w:rsidR="0068763F" w:rsidRDefault="002E1D18" w:rsidP="0068763F">
      <w:pPr>
        <w:pStyle w:val="CommentText"/>
      </w:pPr>
      <w:r>
        <w:rPr>
          <w:rStyle w:val="CommentReference"/>
        </w:rPr>
        <w:annotationRef/>
      </w:r>
      <w:r w:rsidR="0068763F">
        <w:t>APA does not allow a  separately labeled Introduction. Please make sure your institution approves.</w:t>
      </w:r>
    </w:p>
  </w:comment>
  <w:comment w:id="549" w:author="Art Milch" w:date="2025-04-18T13:44:00Z" w:initials="AM">
    <w:p w14:paraId="5D5CE186" w14:textId="0311396C" w:rsidR="004630E7" w:rsidRPr="00524F1B" w:rsidRDefault="004630E7" w:rsidP="004630E7">
      <w:pPr>
        <w:pStyle w:val="CommentText"/>
      </w:pPr>
      <w:r w:rsidRPr="00524F1B">
        <w:rPr>
          <w:rStyle w:val="CommentReference"/>
        </w:rPr>
        <w:annotationRef/>
      </w:r>
      <w:r w:rsidRPr="00524F1B">
        <w:t xml:space="preserve">The </w:t>
      </w:r>
      <w:r w:rsidRPr="00524F1B">
        <w:t>en dash, not the hyphen, is used for ranges of numbers.</w:t>
      </w:r>
    </w:p>
  </w:comment>
  <w:comment w:id="553" w:author="Art Milch" w:date="2025-04-18T13:47:00Z" w:initials="AM">
    <w:p w14:paraId="492A3F07" w14:textId="77777777" w:rsidR="00E97A40" w:rsidRPr="00524F1B" w:rsidRDefault="00316C57" w:rsidP="00E97A40">
      <w:pPr>
        <w:pStyle w:val="CommentText"/>
      </w:pPr>
      <w:r w:rsidRPr="00524F1B">
        <w:rPr>
          <w:rStyle w:val="CommentReference"/>
        </w:rPr>
        <w:annotationRef/>
      </w:r>
      <w:r w:rsidR="00E97A40" w:rsidRPr="00524F1B">
        <w:t>Contractions are not appropriate in academic writing. But I see that you use them throughout, so please confirm that they are acceptable to your institution for this kind of paper.</w:t>
      </w:r>
    </w:p>
  </w:comment>
  <w:comment w:id="558" w:author="Art Milch" w:date="2025-04-18T13:55:00Z" w:initials="AM">
    <w:p w14:paraId="6ECC6BF3" w14:textId="77777777" w:rsidR="00B41941" w:rsidRDefault="00D03DAA" w:rsidP="00B41941">
      <w:pPr>
        <w:pStyle w:val="CommentText"/>
      </w:pPr>
      <w:r w:rsidRPr="00524F1B">
        <w:rPr>
          <w:rStyle w:val="CommentReference"/>
        </w:rPr>
        <w:annotationRef/>
      </w:r>
      <w:r w:rsidR="00B41941">
        <w:t>Use the long dash for this kind of connector.</w:t>
      </w:r>
    </w:p>
  </w:comment>
  <w:comment w:id="574" w:author="Art Milch" w:date="2025-04-18T13:59:00Z" w:initials="AM">
    <w:p w14:paraId="38407893" w14:textId="41B9AAAA" w:rsidR="00E335EC" w:rsidRPr="00524F1B" w:rsidRDefault="00E335EC" w:rsidP="00E335EC">
      <w:pPr>
        <w:pStyle w:val="CommentText"/>
      </w:pPr>
      <w:r w:rsidRPr="00524F1B">
        <w:rPr>
          <w:rStyle w:val="CommentReference"/>
        </w:rPr>
        <w:annotationRef/>
      </w:r>
      <w:r w:rsidRPr="00524F1B">
        <w:t>Do you mean “we” in the sense of the financial industry as a whole, or you in this paper? If you, change to “I have tackled . . . .”</w:t>
      </w:r>
    </w:p>
  </w:comment>
  <w:comment w:id="599" w:author="Art Milch" w:date="2025-04-18T14:10:00Z" w:initials="AM">
    <w:p w14:paraId="6A9D30AF" w14:textId="77777777" w:rsidR="00173EB7" w:rsidRDefault="00EC043B" w:rsidP="00173EB7">
      <w:pPr>
        <w:pStyle w:val="CommentText"/>
      </w:pPr>
      <w:r w:rsidRPr="00524F1B">
        <w:rPr>
          <w:rStyle w:val="CommentReference"/>
        </w:rPr>
        <w:annotationRef/>
      </w:r>
      <w:r w:rsidR="00173EB7">
        <w:t>APA does not skip extra lines between sections. I have removed them and moved the wording of subheadings to be flush left..</w:t>
      </w:r>
    </w:p>
    <w:p w14:paraId="1FAE09E3" w14:textId="77777777" w:rsidR="00173EB7" w:rsidRDefault="00173EB7" w:rsidP="00173EB7">
      <w:pPr>
        <w:pStyle w:val="CommentText"/>
      </w:pPr>
      <w:r>
        <w:t xml:space="preserve">Also, APA it does not number sections and subsections. But I have left these alone. Please confirm that your institution allows this kind of numbering. </w:t>
      </w:r>
    </w:p>
  </w:comment>
  <w:comment w:id="622" w:author="Art Milch" w:date="2025-04-18T14:15:00Z" w:initials="AM">
    <w:p w14:paraId="13D556B5" w14:textId="57E70093" w:rsidR="00D974B2" w:rsidRPr="00524F1B" w:rsidRDefault="00D974B2" w:rsidP="00D974B2">
      <w:pPr>
        <w:pStyle w:val="CommentText"/>
      </w:pPr>
      <w:r w:rsidRPr="00524F1B">
        <w:rPr>
          <w:rStyle w:val="CommentReference"/>
        </w:rPr>
        <w:annotationRef/>
      </w:r>
      <w:r w:rsidRPr="00524F1B">
        <w:t xml:space="preserve">I restructured the sentence for flow and clarity. Please confirm </w:t>
      </w:r>
      <w:r w:rsidR="003206BC" w:rsidRPr="00524F1B">
        <w:t>that</w:t>
      </w:r>
      <w:r w:rsidRPr="00524F1B">
        <w:t xml:space="preserve"> I preserved your meaning.</w:t>
      </w:r>
    </w:p>
  </w:comment>
  <w:comment w:id="654" w:author="Art Milch" w:date="2025-04-19T06:53:00Z" w:initials="AM">
    <w:p w14:paraId="02132CA7" w14:textId="77777777" w:rsidR="00FF75FF" w:rsidRPr="00524F1B" w:rsidRDefault="00FF75FF" w:rsidP="00FF75FF">
      <w:pPr>
        <w:pStyle w:val="CommentText"/>
      </w:pPr>
      <w:r w:rsidRPr="00524F1B">
        <w:rPr>
          <w:rStyle w:val="CommentReference"/>
        </w:rPr>
        <w:annotationRef/>
      </w:r>
      <w:r w:rsidRPr="00524F1B">
        <w:t>Revised for consistency with other entries (it was the only item written in a complete sentence).</w:t>
      </w:r>
    </w:p>
  </w:comment>
  <w:comment w:id="667" w:author="Art Milch" w:date="2025-04-19T06:56:00Z" w:initials="AM">
    <w:p w14:paraId="15E29C42" w14:textId="77777777" w:rsidR="008E0050" w:rsidRPr="00524F1B" w:rsidRDefault="008E0050" w:rsidP="008E0050">
      <w:pPr>
        <w:pStyle w:val="CommentText"/>
      </w:pPr>
      <w:r w:rsidRPr="00524F1B">
        <w:rPr>
          <w:rStyle w:val="CommentReference"/>
        </w:rPr>
        <w:annotationRef/>
      </w:r>
      <w:r w:rsidRPr="00524F1B">
        <w:t>Aren’t all three of these encompassed by the first entry under Scope Limitations?</w:t>
      </w:r>
    </w:p>
  </w:comment>
  <w:comment w:id="742" w:author="Art Milch" w:date="2025-04-19T16:19:00Z" w:initials="AM">
    <w:p w14:paraId="52DDD853" w14:textId="77777777" w:rsidR="00D817DB" w:rsidRDefault="00D817DB" w:rsidP="00D817DB">
      <w:pPr>
        <w:pStyle w:val="CommentText"/>
      </w:pPr>
      <w:r>
        <w:rPr>
          <w:rStyle w:val="CommentReference"/>
        </w:rPr>
        <w:annotationRef/>
      </w:r>
      <w:r>
        <w:t>Replaced to avoid the overlapping colons.</w:t>
      </w:r>
    </w:p>
  </w:comment>
  <w:comment w:id="747" w:author="Art Milch" w:date="2025-04-19T07:12:00Z" w:initials="AM">
    <w:p w14:paraId="39B75106" w14:textId="13C24828" w:rsidR="00166E85" w:rsidRPr="00524F1B" w:rsidRDefault="00166E85" w:rsidP="00166E85">
      <w:pPr>
        <w:pStyle w:val="CommentText"/>
      </w:pPr>
      <w:r w:rsidRPr="00524F1B">
        <w:rPr>
          <w:rStyle w:val="CommentReference"/>
        </w:rPr>
        <w:annotationRef/>
      </w:r>
      <w:r w:rsidRPr="00524F1B">
        <w:t>Do you want to change “our” to “my” wherever it occurs?</w:t>
      </w:r>
    </w:p>
  </w:comment>
  <w:comment w:id="779" w:author="Art Milch" w:date="2025-04-19T07:23:00Z" w:initials="AM">
    <w:p w14:paraId="6BAB9E6A" w14:textId="77777777" w:rsidR="00E9131D" w:rsidRPr="00524F1B" w:rsidRDefault="00E9131D" w:rsidP="00E9131D">
      <w:pPr>
        <w:pStyle w:val="CommentText"/>
      </w:pPr>
      <w:r w:rsidRPr="00524F1B">
        <w:rPr>
          <w:rStyle w:val="CommentReference"/>
        </w:rPr>
        <w:annotationRef/>
      </w:r>
      <w:r w:rsidRPr="00524F1B">
        <w:t>Reports of past findings should be in past tense. I have done that where appropriate.</w:t>
      </w:r>
    </w:p>
  </w:comment>
  <w:comment w:id="788" w:author="Art Milch" w:date="2025-04-19T07:25:00Z" w:initials="AM">
    <w:p w14:paraId="1204E0BB" w14:textId="77777777" w:rsidR="00653379" w:rsidRPr="00524F1B" w:rsidRDefault="00653379" w:rsidP="00653379">
      <w:pPr>
        <w:pStyle w:val="CommentText"/>
      </w:pPr>
      <w:r w:rsidRPr="00524F1B">
        <w:rPr>
          <w:rStyle w:val="CommentReference"/>
        </w:rPr>
        <w:annotationRef/>
      </w:r>
      <w:r w:rsidRPr="00524F1B">
        <w:t>I left this as present tense, assuming it is you and not Huang.</w:t>
      </w:r>
    </w:p>
  </w:comment>
  <w:comment w:id="818" w:author="Art Milch" w:date="2025-04-19T16:33:00Z" w:initials="AM">
    <w:p w14:paraId="0016F732" w14:textId="77777777" w:rsidR="00B96614" w:rsidRDefault="00B96614" w:rsidP="00B96614">
      <w:pPr>
        <w:pStyle w:val="CommentText"/>
      </w:pPr>
      <w:r>
        <w:rPr>
          <w:rStyle w:val="CommentReference"/>
        </w:rPr>
        <w:annotationRef/>
      </w:r>
      <w:r>
        <w:t>Use “such as,” not “like,” for examples.</w:t>
      </w:r>
    </w:p>
  </w:comment>
  <w:comment w:id="830" w:author="Art Milch" w:date="2025-04-19T16:38:00Z" w:initials="AM">
    <w:p w14:paraId="7CDFAA44" w14:textId="77777777" w:rsidR="00701208" w:rsidRDefault="00701208" w:rsidP="00701208">
      <w:pPr>
        <w:pStyle w:val="CommentText"/>
      </w:pPr>
      <w:r>
        <w:rPr>
          <w:rStyle w:val="CommentReference"/>
        </w:rPr>
        <w:annotationRef/>
      </w:r>
      <w:r>
        <w:t>“Utilize” is disfavored where “use” world do just as well.</w:t>
      </w:r>
    </w:p>
  </w:comment>
  <w:comment w:id="836" w:author="Art Milch" w:date="2025-04-19T16:43:00Z" w:initials="AM">
    <w:p w14:paraId="3828A132" w14:textId="77777777" w:rsidR="00B413D5" w:rsidRDefault="00B413D5" w:rsidP="00B413D5">
      <w:pPr>
        <w:pStyle w:val="CommentText"/>
      </w:pPr>
      <w:r>
        <w:rPr>
          <w:rStyle w:val="CommentReference"/>
        </w:rPr>
        <w:annotationRef/>
      </w:r>
      <w:r>
        <w:t>Above you used “convolutional” (with the -al)  in this phrase. Please pick one spelling for consistency throughout.</w:t>
      </w:r>
    </w:p>
  </w:comment>
  <w:comment w:id="840" w:author="Art Milch" w:date="2025-04-19T07:35:00Z" w:initials="AM">
    <w:p w14:paraId="11B0BD61" w14:textId="32F97E80" w:rsidR="00A7462F" w:rsidRPr="00524F1B" w:rsidRDefault="00A7462F" w:rsidP="00A7462F">
      <w:pPr>
        <w:pStyle w:val="CommentText"/>
      </w:pPr>
      <w:r w:rsidRPr="00524F1B">
        <w:rPr>
          <w:rStyle w:val="CommentReference"/>
        </w:rPr>
        <w:annotationRef/>
      </w:r>
      <w:r w:rsidRPr="00524F1B">
        <w:t>Spell out initialisms on first usage.</w:t>
      </w:r>
    </w:p>
  </w:comment>
  <w:comment w:id="860" w:author="Art Milch" w:date="2025-04-19T07:39:00Z" w:initials="AM">
    <w:p w14:paraId="3E4C51A1" w14:textId="77777777" w:rsidR="00F62A8C" w:rsidRDefault="0088606D" w:rsidP="00F62A8C">
      <w:pPr>
        <w:pStyle w:val="CommentText"/>
      </w:pPr>
      <w:r w:rsidRPr="00524F1B">
        <w:rPr>
          <w:rStyle w:val="CommentReference"/>
        </w:rPr>
        <w:annotationRef/>
      </w:r>
      <w:r w:rsidR="00F62A8C">
        <w:t xml:space="preserve">Formatted per APA. The label and title of tables and figures go </w:t>
      </w:r>
      <w:r w:rsidR="00F62A8C">
        <w:rPr>
          <w:u w:val="single"/>
        </w:rPr>
        <w:t>above</w:t>
      </w:r>
      <w:r w:rsidR="00F62A8C">
        <w:t xml:space="preserve"> the table or figure.</w:t>
      </w:r>
    </w:p>
  </w:comment>
  <w:comment w:id="990" w:author="Art Milch" w:date="2025-04-19T07:49:00Z" w:initials="AM">
    <w:p w14:paraId="7069EBBA" w14:textId="5A65F736" w:rsidR="00402AA4" w:rsidRPr="00524F1B" w:rsidRDefault="00402AA4" w:rsidP="00402AA4">
      <w:pPr>
        <w:pStyle w:val="CommentText"/>
      </w:pPr>
      <w:r w:rsidRPr="00524F1B">
        <w:rPr>
          <w:rStyle w:val="CommentReference"/>
        </w:rPr>
        <w:annotationRef/>
      </w:r>
      <w:r w:rsidRPr="00524F1B">
        <w:t>“Data” takes a plural verb.</w:t>
      </w:r>
    </w:p>
  </w:comment>
  <w:comment w:id="1046" w:author="Art Milch" w:date="2025-04-19T07:56:00Z" w:initials="AM">
    <w:p w14:paraId="1A72B47C" w14:textId="77777777" w:rsidR="00B97F9F" w:rsidRPr="00524F1B" w:rsidRDefault="00B97F9F" w:rsidP="00B97F9F">
      <w:pPr>
        <w:pStyle w:val="CommentText"/>
      </w:pPr>
      <w:r w:rsidRPr="00524F1B">
        <w:rPr>
          <w:rStyle w:val="CommentReference"/>
        </w:rPr>
        <w:annotationRef/>
      </w:r>
      <w:r w:rsidRPr="00524F1B">
        <w:t>Consider increasing the font inside this figure--it is not readable in its present form.</w:t>
      </w:r>
    </w:p>
  </w:comment>
  <w:comment w:id="1067" w:author="Art Milch" w:date="2025-04-19T07:56:00Z" w:initials="AM">
    <w:p w14:paraId="74746F81" w14:textId="77777777" w:rsidR="0052511B" w:rsidRPr="00524F1B" w:rsidRDefault="0052511B" w:rsidP="0052511B">
      <w:pPr>
        <w:pStyle w:val="CommentText"/>
      </w:pPr>
      <w:r w:rsidRPr="00524F1B">
        <w:rPr>
          <w:rStyle w:val="CommentReference"/>
        </w:rPr>
        <w:annotationRef/>
      </w:r>
      <w:r w:rsidRPr="00524F1B">
        <w:t>Consider increasing the font inside this figure--it is not readable in its present form.</w:t>
      </w:r>
    </w:p>
  </w:comment>
  <w:comment w:id="1239" w:author="Art Milch" w:date="2025-04-19T08:46:00Z" w:initials="AM">
    <w:p w14:paraId="16FF376B" w14:textId="77777777" w:rsidR="00474202" w:rsidRPr="00524F1B" w:rsidRDefault="00474202" w:rsidP="00474202">
      <w:pPr>
        <w:pStyle w:val="CommentText"/>
      </w:pPr>
      <w:r w:rsidRPr="00524F1B">
        <w:rPr>
          <w:rStyle w:val="CommentReference"/>
        </w:rPr>
        <w:annotationRef/>
      </w:r>
      <w:r w:rsidRPr="00524F1B">
        <w:t>Please check—is something missing?</w:t>
      </w:r>
    </w:p>
  </w:comment>
  <w:comment w:id="1246" w:author="Art Milch" w:date="2025-04-19T08:48:00Z" w:initials="AM">
    <w:p w14:paraId="6A512635" w14:textId="77777777" w:rsidR="00281E18" w:rsidRPr="00524F1B" w:rsidRDefault="00281E18" w:rsidP="00281E18">
      <w:pPr>
        <w:pStyle w:val="CommentText"/>
      </w:pPr>
      <w:r w:rsidRPr="00524F1B">
        <w:rPr>
          <w:rStyle w:val="CommentReference"/>
        </w:rPr>
        <w:annotationRef/>
      </w:r>
      <w:r w:rsidRPr="00524F1B">
        <w:t>“I” ?  Or: “the researchers should  apply” ?</w:t>
      </w:r>
    </w:p>
  </w:comment>
  <w:comment w:id="1259" w:author="Art Milch" w:date="2025-04-19T08:50:00Z" w:initials="AM">
    <w:p w14:paraId="6933F505" w14:textId="77777777" w:rsidR="00196C3D" w:rsidRPr="00524F1B" w:rsidRDefault="00196C3D" w:rsidP="00196C3D">
      <w:pPr>
        <w:pStyle w:val="CommentText"/>
      </w:pPr>
      <w:r w:rsidRPr="00524F1B">
        <w:rPr>
          <w:rStyle w:val="CommentReference"/>
        </w:rPr>
        <w:annotationRef/>
      </w:r>
      <w:r w:rsidRPr="00524F1B">
        <w:t xml:space="preserve">Should the </w:t>
      </w:r>
      <w:r w:rsidRPr="00524F1B">
        <w:rPr>
          <w:i/>
          <w:iCs/>
        </w:rPr>
        <w:t>zi</w:t>
      </w:r>
      <w:r w:rsidRPr="00524F1B">
        <w:t xml:space="preserve"> be a subscript, as in your equation?</w:t>
      </w:r>
    </w:p>
  </w:comment>
  <w:comment w:id="1267" w:author="Art Milch" w:date="2025-04-19T08:51:00Z" w:initials="AM">
    <w:p w14:paraId="4523245C" w14:textId="77777777" w:rsidR="00524F1B" w:rsidRDefault="00524F1B" w:rsidP="00524F1B">
      <w:pPr>
        <w:pStyle w:val="CommentText"/>
      </w:pPr>
      <w:r>
        <w:rPr>
          <w:rStyle w:val="CommentReference"/>
        </w:rPr>
        <w:annotationRef/>
      </w:r>
      <w:r>
        <w:t>This is the US spelling.</w:t>
      </w:r>
    </w:p>
  </w:comment>
  <w:comment w:id="1269" w:author="Art Milch" w:date="2025-04-19T08:51:00Z" w:initials="AM">
    <w:p w14:paraId="41EA8B3F" w14:textId="77777777" w:rsidR="00580F9F" w:rsidRDefault="00580F9F" w:rsidP="00580F9F">
      <w:pPr>
        <w:pStyle w:val="CommentText"/>
      </w:pPr>
      <w:r>
        <w:rPr>
          <w:rStyle w:val="CommentReference"/>
        </w:rPr>
        <w:annotationRef/>
      </w:r>
      <w:r>
        <w:t>APA format.</w:t>
      </w:r>
    </w:p>
  </w:comment>
  <w:comment w:id="1368" w:author="Art Milch" w:date="2025-04-19T09:04:00Z" w:initials="AM">
    <w:p w14:paraId="29A2A40A" w14:textId="77777777" w:rsidR="009165CD" w:rsidRDefault="009165CD" w:rsidP="009165CD">
      <w:pPr>
        <w:pStyle w:val="CommentText"/>
      </w:pPr>
      <w:r>
        <w:rPr>
          <w:rStyle w:val="CommentReference"/>
        </w:rPr>
        <w:annotationRef/>
      </w:r>
      <w:r>
        <w:t>Should “this” begin a new sentence?</w:t>
      </w:r>
    </w:p>
  </w:comment>
  <w:comment w:id="1369" w:author="Art Milch" w:date="2025-04-19T09:05:00Z" w:initials="AM">
    <w:p w14:paraId="5BCB7244" w14:textId="77777777" w:rsidR="00A413B0" w:rsidRDefault="00A413B0" w:rsidP="00A413B0">
      <w:pPr>
        <w:pStyle w:val="CommentText"/>
      </w:pPr>
      <w:r>
        <w:rPr>
          <w:rStyle w:val="CommentReference"/>
        </w:rPr>
        <w:annotationRef/>
      </w:r>
      <w:r>
        <w:t>Delete?</w:t>
      </w:r>
    </w:p>
  </w:comment>
  <w:comment w:id="1439" w:author="Art Milch" w:date="2025-04-19T09:37:00Z" w:initials="AM">
    <w:p w14:paraId="59F277D7" w14:textId="77777777" w:rsidR="00A5485E" w:rsidRDefault="00A5485E" w:rsidP="00A5485E">
      <w:pPr>
        <w:pStyle w:val="CommentText"/>
      </w:pPr>
      <w:r>
        <w:rPr>
          <w:rStyle w:val="CommentReference"/>
        </w:rPr>
        <w:annotationRef/>
      </w:r>
      <w:r>
        <w:t xml:space="preserve">  my?</w:t>
      </w:r>
    </w:p>
  </w:comment>
  <w:comment w:id="1464" w:author="Art Milch" w:date="2025-04-19T17:56:00Z" w:initials="AM">
    <w:p w14:paraId="0346F667" w14:textId="77777777" w:rsidR="00CC0F5E" w:rsidRDefault="00CC0F5E" w:rsidP="00CC0F5E">
      <w:pPr>
        <w:pStyle w:val="CommentText"/>
      </w:pPr>
      <w:r>
        <w:rPr>
          <w:rStyle w:val="CommentReference"/>
        </w:rPr>
        <w:annotationRef/>
      </w:r>
      <w:r>
        <w:t>I don't see NVDA in the figure.</w:t>
      </w:r>
    </w:p>
  </w:comment>
  <w:comment w:id="1606" w:author="Art Milch" w:date="2025-04-19T18:07:00Z" w:initials="AM">
    <w:p w14:paraId="1C1AC587" w14:textId="77777777" w:rsidR="001A0A4F" w:rsidRDefault="001A0A4F" w:rsidP="001A0A4F">
      <w:pPr>
        <w:pStyle w:val="CommentText"/>
      </w:pPr>
      <w:r>
        <w:rPr>
          <w:rStyle w:val="CommentReference"/>
        </w:rPr>
        <w:annotationRef/>
      </w:r>
      <w:r>
        <w:t>If you keep this I suggest revising into complete sentences.</w:t>
      </w:r>
    </w:p>
  </w:comment>
  <w:comment w:id="1627" w:author="Art Milch" w:date="2025-04-19T18:06:00Z" w:initials="AM">
    <w:p w14:paraId="68D186D8" w14:textId="620F32F8" w:rsidR="00EF1FDB" w:rsidRDefault="00EF1FDB" w:rsidP="00EF1FDB">
      <w:pPr>
        <w:pStyle w:val="CommentText"/>
      </w:pPr>
      <w:r>
        <w:rPr>
          <w:rStyle w:val="CommentReference"/>
        </w:rPr>
        <w:annotationRef/>
      </w:r>
      <w:r>
        <w:t>Delete as unnecessary? And it seems inconsistent with all other figure formats, which do not have additional wording after the figure’s title..</w:t>
      </w:r>
    </w:p>
  </w:comment>
  <w:comment w:id="1641" w:author="Art Milch" w:date="2025-04-19T18:09:00Z" w:initials="AM">
    <w:p w14:paraId="623AA5AE" w14:textId="77777777" w:rsidR="00246F68" w:rsidRDefault="00DD7AAC" w:rsidP="00246F68">
      <w:pPr>
        <w:pStyle w:val="CommentText"/>
      </w:pPr>
      <w:r>
        <w:rPr>
          <w:rStyle w:val="CommentReference"/>
        </w:rPr>
        <w:annotationRef/>
      </w:r>
      <w:r w:rsidR="00246F68">
        <w:t>Is this the correct spelling? Is this different from NVDA, to which you have been referring?</w:t>
      </w:r>
    </w:p>
  </w:comment>
  <w:comment w:id="1762" w:author="Art Milch" w:date="2025-04-19T09:54:00Z" w:initials="AM">
    <w:p w14:paraId="1D6C1DDB" w14:textId="5FD43A02" w:rsidR="00B62413" w:rsidRDefault="00B62413" w:rsidP="00B62413">
      <w:pPr>
        <w:pStyle w:val="CommentText"/>
      </w:pPr>
      <w:r>
        <w:rPr>
          <w:rStyle w:val="CommentReference"/>
        </w:rPr>
        <w:annotationRef/>
      </w:r>
      <w:r>
        <w:t>Please consider an alternative word, to avoid overuse of “robust” in this part.</w:t>
      </w:r>
    </w:p>
  </w:comment>
  <w:comment w:id="1818" w:author="Art Milch" w:date="2025-04-19T10:00:00Z" w:initials="AM">
    <w:p w14:paraId="5CA2AC33" w14:textId="77777777" w:rsidR="00EA05FC" w:rsidRDefault="00EA05FC" w:rsidP="00EA05FC">
      <w:pPr>
        <w:pStyle w:val="CommentText"/>
      </w:pPr>
      <w:r>
        <w:rPr>
          <w:rStyle w:val="CommentReference"/>
        </w:rPr>
        <w:annotationRef/>
      </w:r>
      <w:r>
        <w:t xml:space="preserve">  my?</w:t>
      </w:r>
    </w:p>
  </w:comment>
  <w:comment w:id="1819" w:author="Art Milch" w:date="2025-04-19T10:00:00Z" w:initials="AM">
    <w:p w14:paraId="6CD81156" w14:textId="77777777" w:rsidR="0040416B" w:rsidRDefault="0040416B" w:rsidP="0040416B">
      <w:pPr>
        <w:pStyle w:val="CommentText"/>
      </w:pPr>
      <w:r>
        <w:rPr>
          <w:rStyle w:val="CommentReference"/>
        </w:rPr>
        <w:annotationRef/>
      </w:r>
      <w:r>
        <w:t>“I”?</w:t>
      </w:r>
    </w:p>
  </w:comment>
  <w:comment w:id="1821" w:author="Art Milch" w:date="2025-04-19T10:01:00Z" w:initials="AM">
    <w:p w14:paraId="57C2BDC7" w14:textId="77777777" w:rsidR="00AC57AD" w:rsidRDefault="00AC57AD" w:rsidP="00AC57AD">
      <w:pPr>
        <w:pStyle w:val="CommentText"/>
      </w:pPr>
      <w:r>
        <w:rPr>
          <w:rStyle w:val="CommentReference"/>
        </w:rPr>
        <w:annotationRef/>
      </w:r>
      <w:r>
        <w:t>My?</w:t>
      </w:r>
    </w:p>
  </w:comment>
  <w:comment w:id="1823" w:author="Art Milch" w:date="2025-04-19T10:02:00Z" w:initials="AM">
    <w:p w14:paraId="12EBEB1B" w14:textId="77777777" w:rsidR="00F5365B" w:rsidRDefault="00F5365B" w:rsidP="00F5365B">
      <w:pPr>
        <w:pStyle w:val="CommentText"/>
      </w:pPr>
      <w:r>
        <w:rPr>
          <w:rStyle w:val="CommentReference"/>
        </w:rPr>
        <w:annotationRef/>
      </w:r>
      <w:r>
        <w:t>Please make these complete sentences.</w:t>
      </w:r>
    </w:p>
  </w:comment>
  <w:comment w:id="1829" w:author="Art Milch" w:date="2025-04-19T10:03:00Z" w:initials="AM">
    <w:p w14:paraId="2F42B1CE" w14:textId="77777777" w:rsidR="00987E93" w:rsidRDefault="00987E93" w:rsidP="00987E93">
      <w:pPr>
        <w:pStyle w:val="CommentText"/>
      </w:pPr>
      <w:r>
        <w:rPr>
          <w:rStyle w:val="CommentReference"/>
        </w:rPr>
        <w:annotationRef/>
      </w:r>
      <w:r>
        <w:t>??  The title page lists just one author.</w:t>
      </w:r>
    </w:p>
  </w:comment>
  <w:comment w:id="1845" w:author="Art Milch" w:date="2025-04-19T10:05:00Z" w:initials="AM">
    <w:p w14:paraId="3ECA3BA0" w14:textId="77777777" w:rsidR="0019734C" w:rsidRDefault="0019734C" w:rsidP="0019734C">
      <w:pPr>
        <w:pStyle w:val="CommentText"/>
      </w:pPr>
      <w:r>
        <w:rPr>
          <w:rStyle w:val="CommentReference"/>
        </w:rPr>
        <w:annotationRef/>
      </w:r>
      <w:r>
        <w:t>??</w:t>
      </w:r>
    </w:p>
  </w:comment>
  <w:comment w:id="1846" w:author="Art Milch" w:date="2025-04-19T10:05:00Z" w:initials="AM">
    <w:p w14:paraId="18809E2D" w14:textId="77777777" w:rsidR="00732A32" w:rsidRDefault="00D2640A" w:rsidP="00732A32">
      <w:pPr>
        <w:pStyle w:val="CommentText"/>
      </w:pPr>
      <w:r>
        <w:rPr>
          <w:rStyle w:val="CommentReference"/>
        </w:rPr>
        <w:annotationRef/>
      </w:r>
      <w:r w:rsidR="00732A32">
        <w:t xml:space="preserve">Please clear this up: you refer to “authors” and then “the researcher.” </w:t>
      </w:r>
    </w:p>
  </w:comment>
  <w:comment w:id="1852" w:author="Art Milch" w:date="2025-04-17T15:07:00Z" w:initials="AM">
    <w:p w14:paraId="377EA862" w14:textId="77777777" w:rsidR="00B235B4" w:rsidRDefault="00592A9B" w:rsidP="00B235B4">
      <w:pPr>
        <w:pStyle w:val="CommentText"/>
      </w:pPr>
      <w:r w:rsidRPr="00524F1B">
        <w:rPr>
          <w:rStyle w:val="CommentReference"/>
        </w:rPr>
        <w:annotationRef/>
      </w:r>
      <w:r w:rsidR="00B235B4">
        <w:t>I have formatted the References per APA.  I removed the bullets and the extra line between each source and used the hanging indent (the second line indented by a half inch.  See the sample paper for APA references format..</w:t>
      </w:r>
    </w:p>
  </w:comment>
  <w:comment w:id="1859" w:author="Art Milch" w:date="2025-04-19T10:18:00Z" w:initials="AM">
    <w:p w14:paraId="456A5264" w14:textId="77777777" w:rsidR="003579B5" w:rsidRDefault="00240FB9" w:rsidP="003579B5">
      <w:pPr>
        <w:pStyle w:val="CommentText"/>
      </w:pPr>
      <w:r>
        <w:rPr>
          <w:rStyle w:val="CommentReference"/>
        </w:rPr>
        <w:annotationRef/>
      </w:r>
      <w:r w:rsidR="003579B5">
        <w:t xml:space="preserve">Journal volumes are in regular text.  I will fix whatever I can but I’m not always sure what the originals look like. Please double-check. </w:t>
      </w:r>
    </w:p>
  </w:comment>
  <w:comment w:id="1863" w:author="Art Milch" w:date="2025-04-19T10:14:00Z" w:initials="AM">
    <w:p w14:paraId="12DF37A9" w14:textId="71116F86" w:rsidR="00F60302" w:rsidRDefault="00F60302" w:rsidP="00F60302">
      <w:pPr>
        <w:pStyle w:val="CommentText"/>
      </w:pPr>
      <w:r>
        <w:rPr>
          <w:rStyle w:val="CommentReference"/>
        </w:rPr>
        <w:annotationRef/>
      </w:r>
      <w:r>
        <w:t>What is this?</w:t>
      </w:r>
    </w:p>
  </w:comment>
  <w:comment w:id="1879" w:author="Art Milch" w:date="2025-04-19T10:20:00Z" w:initials="AM">
    <w:p w14:paraId="179BF94C" w14:textId="77777777" w:rsidR="00B706B2" w:rsidRDefault="00B706B2" w:rsidP="00B706B2">
      <w:pPr>
        <w:pStyle w:val="CommentText"/>
      </w:pPr>
      <w:r>
        <w:rPr>
          <w:rStyle w:val="CommentReference"/>
        </w:rPr>
        <w:annotationRef/>
      </w:r>
      <w:r>
        <w:t>I assume this is a book? Titles are not  in title case but are italicized.</w:t>
      </w:r>
    </w:p>
  </w:comment>
  <w:comment w:id="1939" w:author="Art Milch" w:date="2025-04-19T10:09:00Z" w:initials="AM">
    <w:p w14:paraId="3F683DF5" w14:textId="03F1ECDA" w:rsidR="00CC2CF7" w:rsidRDefault="00CC2CF7" w:rsidP="00CC2CF7">
      <w:pPr>
        <w:pStyle w:val="CommentText"/>
      </w:pPr>
      <w:r>
        <w:rPr>
          <w:rStyle w:val="CommentReference"/>
        </w:rPr>
        <w:annotationRef/>
      </w:r>
      <w:r>
        <w:t xml:space="preserve">Please note that here your begin a new set of </w:t>
      </w:r>
      <w:r w:rsidR="003206BC">
        <w:t>alphabetically</w:t>
      </w:r>
      <w:r>
        <w:t xml:space="preserve"> arranged sources. They should be intermixed with the above sources. </w:t>
      </w:r>
    </w:p>
  </w:comment>
  <w:comment w:id="2087" w:author="Art Milch" w:date="2025-04-19T10:11:00Z" w:initials="AM">
    <w:p w14:paraId="46A189D9" w14:textId="77777777" w:rsidR="0059302F" w:rsidRDefault="000D5294" w:rsidP="0059302F">
      <w:pPr>
        <w:pStyle w:val="CommentText"/>
      </w:pPr>
      <w:r>
        <w:rPr>
          <w:rStyle w:val="CommentReference"/>
        </w:rPr>
        <w:annotationRef/>
      </w:r>
      <w:r w:rsidR="0059302F">
        <w:t>And here you begin a third set, with two sources. Please integrate them into a single alphabetical set of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E5AA01" w15:done="0"/>
  <w15:commentEx w15:paraId="682D7D13" w15:done="0"/>
  <w15:commentEx w15:paraId="7C462D79" w15:done="0"/>
  <w15:commentEx w15:paraId="243CE9C6" w15:done="0"/>
  <w15:commentEx w15:paraId="6F1510C5" w15:done="0"/>
  <w15:commentEx w15:paraId="591EE1F8" w15:done="0"/>
  <w15:commentEx w15:paraId="14F57764" w15:done="0"/>
  <w15:commentEx w15:paraId="5D5CE186" w15:done="0"/>
  <w15:commentEx w15:paraId="492A3F07" w15:done="0"/>
  <w15:commentEx w15:paraId="6ECC6BF3" w15:done="0"/>
  <w15:commentEx w15:paraId="38407893" w15:done="0"/>
  <w15:commentEx w15:paraId="1FAE09E3" w15:done="0"/>
  <w15:commentEx w15:paraId="13D556B5" w15:done="0"/>
  <w15:commentEx w15:paraId="02132CA7" w15:done="0"/>
  <w15:commentEx w15:paraId="15E29C42" w15:done="0"/>
  <w15:commentEx w15:paraId="52DDD853" w15:done="0"/>
  <w15:commentEx w15:paraId="39B75106" w15:done="0"/>
  <w15:commentEx w15:paraId="6BAB9E6A" w15:done="0"/>
  <w15:commentEx w15:paraId="1204E0BB" w15:done="0"/>
  <w15:commentEx w15:paraId="0016F732" w15:done="0"/>
  <w15:commentEx w15:paraId="7CDFAA44" w15:done="0"/>
  <w15:commentEx w15:paraId="3828A132" w15:done="0"/>
  <w15:commentEx w15:paraId="11B0BD61" w15:done="0"/>
  <w15:commentEx w15:paraId="3E4C51A1" w15:done="0"/>
  <w15:commentEx w15:paraId="7069EBBA" w15:done="0"/>
  <w15:commentEx w15:paraId="1A72B47C" w15:done="0"/>
  <w15:commentEx w15:paraId="74746F81" w15:done="0"/>
  <w15:commentEx w15:paraId="16FF376B" w15:done="0"/>
  <w15:commentEx w15:paraId="6A512635" w15:done="0"/>
  <w15:commentEx w15:paraId="6933F505" w15:done="0"/>
  <w15:commentEx w15:paraId="4523245C" w15:done="0"/>
  <w15:commentEx w15:paraId="41EA8B3F" w15:done="0"/>
  <w15:commentEx w15:paraId="29A2A40A" w15:done="0"/>
  <w15:commentEx w15:paraId="5BCB7244" w15:done="0"/>
  <w15:commentEx w15:paraId="59F277D7" w15:done="0"/>
  <w15:commentEx w15:paraId="0346F667" w15:done="0"/>
  <w15:commentEx w15:paraId="1C1AC587" w15:done="0"/>
  <w15:commentEx w15:paraId="68D186D8" w15:done="0"/>
  <w15:commentEx w15:paraId="623AA5AE" w15:done="0"/>
  <w15:commentEx w15:paraId="1D6C1DDB" w15:done="0"/>
  <w15:commentEx w15:paraId="5CA2AC33" w15:done="0"/>
  <w15:commentEx w15:paraId="6CD81156" w15:done="0"/>
  <w15:commentEx w15:paraId="57C2BDC7" w15:done="0"/>
  <w15:commentEx w15:paraId="12EBEB1B" w15:done="0"/>
  <w15:commentEx w15:paraId="2F42B1CE" w15:done="0"/>
  <w15:commentEx w15:paraId="3ECA3BA0" w15:done="0"/>
  <w15:commentEx w15:paraId="18809E2D" w15:done="0"/>
  <w15:commentEx w15:paraId="377EA862" w15:done="0"/>
  <w15:commentEx w15:paraId="456A5264" w15:done="0"/>
  <w15:commentEx w15:paraId="12DF37A9" w15:done="0"/>
  <w15:commentEx w15:paraId="179BF94C" w15:done="0"/>
  <w15:commentEx w15:paraId="3F683DF5" w15:done="0"/>
  <w15:commentEx w15:paraId="46A189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5E90EBC" w16cex:dateUtc="2025-04-17T18:51:00Z"/>
  <w16cex:commentExtensible w16cex:durableId="3AF8D25E" w16cex:dateUtc="2025-04-19T19:39:00Z"/>
  <w16cex:commentExtensible w16cex:durableId="3FDCF98F" w16cex:dateUtc="2025-04-18T17:33:00Z"/>
  <w16cex:commentExtensible w16cex:durableId="7C09A4EA" w16cex:dateUtc="2025-04-18T17:37:00Z"/>
  <w16cex:commentExtensible w16cex:durableId="6B718685" w16cex:dateUtc="2025-04-18T17:27:00Z"/>
  <w16cex:commentExtensible w16cex:durableId="7003C7B3" w16cex:dateUtc="2025-04-19T19:46:00Z"/>
  <w16cex:commentExtensible w16cex:durableId="6EBC88F6" w16cex:dateUtc="2025-04-19T19:51:00Z"/>
  <w16cex:commentExtensible w16cex:durableId="645057BA" w16cex:dateUtc="2025-04-18T17:44:00Z"/>
  <w16cex:commentExtensible w16cex:durableId="54B6F6E5" w16cex:dateUtc="2025-04-18T17:47:00Z"/>
  <w16cex:commentExtensible w16cex:durableId="0711B6A7" w16cex:dateUtc="2025-04-18T17:55:00Z"/>
  <w16cex:commentExtensible w16cex:durableId="0EAAF6DF" w16cex:dateUtc="2025-04-18T17:59:00Z"/>
  <w16cex:commentExtensible w16cex:durableId="47CE3427" w16cex:dateUtc="2025-04-18T18:10:00Z"/>
  <w16cex:commentExtensible w16cex:durableId="22522663" w16cex:dateUtc="2025-04-18T18:15:00Z"/>
  <w16cex:commentExtensible w16cex:durableId="45FA11C2" w16cex:dateUtc="2025-04-19T10:53:00Z"/>
  <w16cex:commentExtensible w16cex:durableId="7488F2A9" w16cex:dateUtc="2025-04-19T10:56:00Z"/>
  <w16cex:commentExtensible w16cex:durableId="0EC11618" w16cex:dateUtc="2025-04-19T20:19:00Z"/>
  <w16cex:commentExtensible w16cex:durableId="3B50A77A" w16cex:dateUtc="2025-04-19T11:12:00Z"/>
  <w16cex:commentExtensible w16cex:durableId="2C893CA8" w16cex:dateUtc="2025-04-19T11:23:00Z"/>
  <w16cex:commentExtensible w16cex:durableId="304DA409" w16cex:dateUtc="2025-04-19T11:25:00Z"/>
  <w16cex:commentExtensible w16cex:durableId="66EAB141" w16cex:dateUtc="2025-04-19T20:33:00Z"/>
  <w16cex:commentExtensible w16cex:durableId="51471E77" w16cex:dateUtc="2025-04-19T20:38:00Z"/>
  <w16cex:commentExtensible w16cex:durableId="236B92B4" w16cex:dateUtc="2025-04-19T20:43:00Z"/>
  <w16cex:commentExtensible w16cex:durableId="3F9F6622" w16cex:dateUtc="2025-04-19T11:35:00Z"/>
  <w16cex:commentExtensible w16cex:durableId="2D692284" w16cex:dateUtc="2025-04-19T11:39:00Z"/>
  <w16cex:commentExtensible w16cex:durableId="43D88A77" w16cex:dateUtc="2025-04-19T11:49:00Z"/>
  <w16cex:commentExtensible w16cex:durableId="63AA02A7" w16cex:dateUtc="2025-04-19T11:56:00Z"/>
  <w16cex:commentExtensible w16cex:durableId="537FFBAA" w16cex:dateUtc="2025-04-19T11:56:00Z"/>
  <w16cex:commentExtensible w16cex:durableId="0C90AA74" w16cex:dateUtc="2025-04-19T12:46:00Z"/>
  <w16cex:commentExtensible w16cex:durableId="40840C82" w16cex:dateUtc="2025-04-19T12:48:00Z"/>
  <w16cex:commentExtensible w16cex:durableId="6DF747FE" w16cex:dateUtc="2025-04-19T12:50:00Z"/>
  <w16cex:commentExtensible w16cex:durableId="350DE682" w16cex:dateUtc="2025-04-19T12:51:00Z"/>
  <w16cex:commentExtensible w16cex:durableId="5EDAEB5B" w16cex:dateUtc="2025-04-19T12:51:00Z"/>
  <w16cex:commentExtensible w16cex:durableId="14BC4B05" w16cex:dateUtc="2025-04-19T13:04:00Z"/>
  <w16cex:commentExtensible w16cex:durableId="1954E091" w16cex:dateUtc="2025-04-19T13:05:00Z"/>
  <w16cex:commentExtensible w16cex:durableId="1C63E55C" w16cex:dateUtc="2025-04-19T13:37:00Z"/>
  <w16cex:commentExtensible w16cex:durableId="71C5F41E" w16cex:dateUtc="2025-04-19T21:56:00Z"/>
  <w16cex:commentExtensible w16cex:durableId="5FB9F5E2" w16cex:dateUtc="2025-04-19T22:07:00Z"/>
  <w16cex:commentExtensible w16cex:durableId="2A781E41" w16cex:dateUtc="2025-04-19T22:06:00Z"/>
  <w16cex:commentExtensible w16cex:durableId="79FEC14A" w16cex:dateUtc="2025-04-19T22:09:00Z"/>
  <w16cex:commentExtensible w16cex:durableId="73185F80" w16cex:dateUtc="2025-04-19T13:54:00Z"/>
  <w16cex:commentExtensible w16cex:durableId="6AB548DE" w16cex:dateUtc="2025-04-19T14:00:00Z"/>
  <w16cex:commentExtensible w16cex:durableId="164AC8FC" w16cex:dateUtc="2025-04-19T14:00:00Z"/>
  <w16cex:commentExtensible w16cex:durableId="69F0B5C0" w16cex:dateUtc="2025-04-19T14:01:00Z"/>
  <w16cex:commentExtensible w16cex:durableId="5D42054F" w16cex:dateUtc="2025-04-19T14:02:00Z"/>
  <w16cex:commentExtensible w16cex:durableId="1689D181" w16cex:dateUtc="2025-04-19T14:03:00Z"/>
  <w16cex:commentExtensible w16cex:durableId="34819A77" w16cex:dateUtc="2025-04-19T14:05:00Z"/>
  <w16cex:commentExtensible w16cex:durableId="665B7C8B" w16cex:dateUtc="2025-04-19T14:05:00Z"/>
  <w16cex:commentExtensible w16cex:durableId="62D3E24C" w16cex:dateUtc="2025-04-17T19:07:00Z"/>
  <w16cex:commentExtensible w16cex:durableId="708BBF00" w16cex:dateUtc="2025-04-19T14:18:00Z"/>
  <w16cex:commentExtensible w16cex:durableId="475AE783" w16cex:dateUtc="2025-04-19T14:14:00Z"/>
  <w16cex:commentExtensible w16cex:durableId="7F00CD09" w16cex:dateUtc="2025-04-19T14:20:00Z"/>
  <w16cex:commentExtensible w16cex:durableId="1C24E833" w16cex:dateUtc="2025-04-19T14:09:00Z"/>
  <w16cex:commentExtensible w16cex:durableId="283AAF4D" w16cex:dateUtc="2025-04-19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E5AA01" w16cid:durableId="55E90EBC"/>
  <w16cid:commentId w16cid:paraId="682D7D13" w16cid:durableId="3AF8D25E"/>
  <w16cid:commentId w16cid:paraId="7C462D79" w16cid:durableId="3FDCF98F"/>
  <w16cid:commentId w16cid:paraId="243CE9C6" w16cid:durableId="7C09A4EA"/>
  <w16cid:commentId w16cid:paraId="6F1510C5" w16cid:durableId="6B718685"/>
  <w16cid:commentId w16cid:paraId="591EE1F8" w16cid:durableId="7003C7B3"/>
  <w16cid:commentId w16cid:paraId="14F57764" w16cid:durableId="6EBC88F6"/>
  <w16cid:commentId w16cid:paraId="5D5CE186" w16cid:durableId="645057BA"/>
  <w16cid:commentId w16cid:paraId="492A3F07" w16cid:durableId="54B6F6E5"/>
  <w16cid:commentId w16cid:paraId="6ECC6BF3" w16cid:durableId="0711B6A7"/>
  <w16cid:commentId w16cid:paraId="38407893" w16cid:durableId="0EAAF6DF"/>
  <w16cid:commentId w16cid:paraId="1FAE09E3" w16cid:durableId="47CE3427"/>
  <w16cid:commentId w16cid:paraId="13D556B5" w16cid:durableId="22522663"/>
  <w16cid:commentId w16cid:paraId="02132CA7" w16cid:durableId="45FA11C2"/>
  <w16cid:commentId w16cid:paraId="15E29C42" w16cid:durableId="7488F2A9"/>
  <w16cid:commentId w16cid:paraId="52DDD853" w16cid:durableId="0EC11618"/>
  <w16cid:commentId w16cid:paraId="39B75106" w16cid:durableId="3B50A77A"/>
  <w16cid:commentId w16cid:paraId="6BAB9E6A" w16cid:durableId="2C893CA8"/>
  <w16cid:commentId w16cid:paraId="1204E0BB" w16cid:durableId="304DA409"/>
  <w16cid:commentId w16cid:paraId="0016F732" w16cid:durableId="66EAB141"/>
  <w16cid:commentId w16cid:paraId="7CDFAA44" w16cid:durableId="51471E77"/>
  <w16cid:commentId w16cid:paraId="3828A132" w16cid:durableId="236B92B4"/>
  <w16cid:commentId w16cid:paraId="11B0BD61" w16cid:durableId="3F9F6622"/>
  <w16cid:commentId w16cid:paraId="3E4C51A1" w16cid:durableId="2D692284"/>
  <w16cid:commentId w16cid:paraId="7069EBBA" w16cid:durableId="43D88A77"/>
  <w16cid:commentId w16cid:paraId="1A72B47C" w16cid:durableId="63AA02A7"/>
  <w16cid:commentId w16cid:paraId="74746F81" w16cid:durableId="537FFBAA"/>
  <w16cid:commentId w16cid:paraId="16FF376B" w16cid:durableId="0C90AA74"/>
  <w16cid:commentId w16cid:paraId="6A512635" w16cid:durableId="40840C82"/>
  <w16cid:commentId w16cid:paraId="6933F505" w16cid:durableId="6DF747FE"/>
  <w16cid:commentId w16cid:paraId="4523245C" w16cid:durableId="350DE682"/>
  <w16cid:commentId w16cid:paraId="41EA8B3F" w16cid:durableId="5EDAEB5B"/>
  <w16cid:commentId w16cid:paraId="29A2A40A" w16cid:durableId="14BC4B05"/>
  <w16cid:commentId w16cid:paraId="5BCB7244" w16cid:durableId="1954E091"/>
  <w16cid:commentId w16cid:paraId="59F277D7" w16cid:durableId="1C63E55C"/>
  <w16cid:commentId w16cid:paraId="0346F667" w16cid:durableId="71C5F41E"/>
  <w16cid:commentId w16cid:paraId="1C1AC587" w16cid:durableId="5FB9F5E2"/>
  <w16cid:commentId w16cid:paraId="68D186D8" w16cid:durableId="2A781E41"/>
  <w16cid:commentId w16cid:paraId="623AA5AE" w16cid:durableId="79FEC14A"/>
  <w16cid:commentId w16cid:paraId="1D6C1DDB" w16cid:durableId="73185F80"/>
  <w16cid:commentId w16cid:paraId="5CA2AC33" w16cid:durableId="6AB548DE"/>
  <w16cid:commentId w16cid:paraId="6CD81156" w16cid:durableId="164AC8FC"/>
  <w16cid:commentId w16cid:paraId="57C2BDC7" w16cid:durableId="69F0B5C0"/>
  <w16cid:commentId w16cid:paraId="12EBEB1B" w16cid:durableId="5D42054F"/>
  <w16cid:commentId w16cid:paraId="2F42B1CE" w16cid:durableId="1689D181"/>
  <w16cid:commentId w16cid:paraId="3ECA3BA0" w16cid:durableId="34819A77"/>
  <w16cid:commentId w16cid:paraId="18809E2D" w16cid:durableId="665B7C8B"/>
  <w16cid:commentId w16cid:paraId="377EA862" w16cid:durableId="62D3E24C"/>
  <w16cid:commentId w16cid:paraId="456A5264" w16cid:durableId="708BBF00"/>
  <w16cid:commentId w16cid:paraId="12DF37A9" w16cid:durableId="475AE783"/>
  <w16cid:commentId w16cid:paraId="179BF94C" w16cid:durableId="7F00CD09"/>
  <w16cid:commentId w16cid:paraId="3F683DF5" w16cid:durableId="1C24E833"/>
  <w16cid:commentId w16cid:paraId="46A189D9" w16cid:durableId="283AAF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F9B923" w14:textId="77777777" w:rsidR="00C47FD4" w:rsidRPr="00524F1B" w:rsidRDefault="00C47FD4" w:rsidP="00BA56D7">
      <w:r w:rsidRPr="00524F1B">
        <w:separator/>
      </w:r>
    </w:p>
  </w:endnote>
  <w:endnote w:type="continuationSeparator" w:id="0">
    <w:p w14:paraId="07988A81" w14:textId="77777777" w:rsidR="00C47FD4" w:rsidRPr="00524F1B" w:rsidRDefault="00C47FD4" w:rsidP="00BA56D7">
      <w:r w:rsidRPr="00524F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2952035"/>
      <w:docPartObj>
        <w:docPartGallery w:val="Page Numbers (Bottom of Page)"/>
        <w:docPartUnique/>
      </w:docPartObj>
    </w:sdtPr>
    <w:sdtEndPr/>
    <w:sdtContent>
      <w:p w14:paraId="6C94B8C2" w14:textId="77777777" w:rsidR="007F3C1A" w:rsidRPr="00524F1B" w:rsidRDefault="007F3C1A">
        <w:pPr>
          <w:pStyle w:val="Footer"/>
          <w:jc w:val="right"/>
        </w:pPr>
        <w:r w:rsidRPr="00524F1B">
          <w:fldChar w:fldCharType="begin"/>
        </w:r>
        <w:r w:rsidRPr="00524F1B">
          <w:instrText xml:space="preserve"> PAGE   \* MERGEFORMAT </w:instrText>
        </w:r>
        <w:r w:rsidRPr="00524F1B">
          <w:fldChar w:fldCharType="separate"/>
        </w:r>
        <w:r w:rsidRPr="00524F1B">
          <w:rPr>
            <w:rPrChange w:id="2116" w:author="Art Milch" w:date="2025-04-19T08:50:00Z" w16du:dateUtc="2025-04-19T12:50:00Z">
              <w:rPr>
                <w:noProof/>
              </w:rPr>
            </w:rPrChange>
          </w:rPr>
          <w:t>2</w:t>
        </w:r>
        <w:r w:rsidRPr="00524F1B">
          <w:rPr>
            <w:rPrChange w:id="2117" w:author="Art Milch" w:date="2025-04-19T08:50:00Z" w16du:dateUtc="2025-04-19T12:50:00Z">
              <w:rPr>
                <w:noProof/>
              </w:rPr>
            </w:rPrChange>
          </w:rPr>
          <w:fldChar w:fldCharType="end"/>
        </w:r>
      </w:p>
    </w:sdtContent>
  </w:sdt>
  <w:p w14:paraId="2080D1A8" w14:textId="77777777" w:rsidR="007F3C1A" w:rsidRPr="00524F1B" w:rsidRDefault="007F3C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A2E5CA" w14:textId="77777777" w:rsidR="00C47FD4" w:rsidRPr="00524F1B" w:rsidRDefault="00C47FD4" w:rsidP="00BA56D7">
      <w:r w:rsidRPr="00524F1B">
        <w:separator/>
      </w:r>
    </w:p>
  </w:footnote>
  <w:footnote w:type="continuationSeparator" w:id="0">
    <w:p w14:paraId="16C97DF8" w14:textId="77777777" w:rsidR="00C47FD4" w:rsidRPr="00524F1B" w:rsidRDefault="00C47FD4" w:rsidP="00BA56D7">
      <w:r w:rsidRPr="00524F1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CDCB6" w14:textId="77777777" w:rsidR="007F3C1A" w:rsidRPr="00524F1B" w:rsidRDefault="007F3C1A" w:rsidP="00ED2C1B">
    <w:pPr>
      <w:pStyle w:val="paragraph"/>
      <w:spacing w:before="0" w:beforeAutospacing="0" w:after="0" w:afterAutospacing="0"/>
      <w:jc w:val="center"/>
      <w:rPr>
        <w:sz w:val="20"/>
        <w:szCs w:val="20"/>
      </w:rPr>
    </w:pPr>
    <w:r w:rsidRPr="00524F1B">
      <w:rPr>
        <w:bCs/>
        <w:kern w:val="2"/>
        <w:sz w:val="20"/>
        <w:szCs w:val="20"/>
        <w14:ligatures w14:val="standardContextual"/>
      </w:rPr>
      <w:t>A Hybrid CNN-BiLSTM Model with Attention Mechanism for Stock Market Prediction and Trading Signal Generation</w:t>
    </w:r>
  </w:p>
  <w:p w14:paraId="45BC189E" w14:textId="77777777" w:rsidR="007F3C1A" w:rsidRPr="00524F1B" w:rsidRDefault="007F3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5E5E"/>
    <w:multiLevelType w:val="multilevel"/>
    <w:tmpl w:val="E7D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4A84"/>
    <w:multiLevelType w:val="multilevel"/>
    <w:tmpl w:val="DC96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72162"/>
    <w:multiLevelType w:val="multilevel"/>
    <w:tmpl w:val="CCB6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D6A75"/>
    <w:multiLevelType w:val="multilevel"/>
    <w:tmpl w:val="D5D6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C4640"/>
    <w:multiLevelType w:val="hybridMultilevel"/>
    <w:tmpl w:val="ABE2AD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B777A4"/>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41880"/>
    <w:multiLevelType w:val="multilevel"/>
    <w:tmpl w:val="43DE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21C"/>
    <w:multiLevelType w:val="multilevel"/>
    <w:tmpl w:val="D4B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91F56"/>
    <w:multiLevelType w:val="hybridMultilevel"/>
    <w:tmpl w:val="C234E3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595D6D"/>
    <w:multiLevelType w:val="multilevel"/>
    <w:tmpl w:val="F7DA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E10CA"/>
    <w:multiLevelType w:val="multilevel"/>
    <w:tmpl w:val="6FE4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C714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C11E5"/>
    <w:multiLevelType w:val="multilevel"/>
    <w:tmpl w:val="6948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C43DA"/>
    <w:multiLevelType w:val="multilevel"/>
    <w:tmpl w:val="992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328E7"/>
    <w:multiLevelType w:val="hybridMultilevel"/>
    <w:tmpl w:val="C55254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1B7B8D"/>
    <w:multiLevelType w:val="hybridMultilevel"/>
    <w:tmpl w:val="6D222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465F74"/>
    <w:multiLevelType w:val="multilevel"/>
    <w:tmpl w:val="5D3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10EF4"/>
    <w:multiLevelType w:val="hybridMultilevel"/>
    <w:tmpl w:val="C30A0A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335895"/>
    <w:multiLevelType w:val="multilevel"/>
    <w:tmpl w:val="41B8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07D19"/>
    <w:multiLevelType w:val="multilevel"/>
    <w:tmpl w:val="0B8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2B4D1B"/>
    <w:multiLevelType w:val="hybridMultilevel"/>
    <w:tmpl w:val="8268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C01D7"/>
    <w:multiLevelType w:val="hybridMultilevel"/>
    <w:tmpl w:val="660C3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146433C"/>
    <w:multiLevelType w:val="multilevel"/>
    <w:tmpl w:val="4F6E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9C0E56"/>
    <w:multiLevelType w:val="hybridMultilevel"/>
    <w:tmpl w:val="6F7AFE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1AC7BD7"/>
    <w:multiLevelType w:val="multilevel"/>
    <w:tmpl w:val="6E4C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7E6725"/>
    <w:multiLevelType w:val="multilevel"/>
    <w:tmpl w:val="712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5E3DC1"/>
    <w:multiLevelType w:val="hybridMultilevel"/>
    <w:tmpl w:val="A01E18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68A401F"/>
    <w:multiLevelType w:val="hybridMultilevel"/>
    <w:tmpl w:val="70BE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A87342"/>
    <w:multiLevelType w:val="multilevel"/>
    <w:tmpl w:val="1534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CE08B6"/>
    <w:multiLevelType w:val="multilevel"/>
    <w:tmpl w:val="A51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717626"/>
    <w:multiLevelType w:val="multilevel"/>
    <w:tmpl w:val="B40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6B0C79"/>
    <w:multiLevelType w:val="multilevel"/>
    <w:tmpl w:val="5D96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2F4B4C"/>
    <w:multiLevelType w:val="multilevel"/>
    <w:tmpl w:val="A9BA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D06BC7"/>
    <w:multiLevelType w:val="hybridMultilevel"/>
    <w:tmpl w:val="F760B1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15F4E7B"/>
    <w:multiLevelType w:val="multilevel"/>
    <w:tmpl w:val="14A6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CC0ADD"/>
    <w:multiLevelType w:val="hybridMultilevel"/>
    <w:tmpl w:val="E2D8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67268E"/>
    <w:multiLevelType w:val="multilevel"/>
    <w:tmpl w:val="B3EC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711C73"/>
    <w:multiLevelType w:val="multilevel"/>
    <w:tmpl w:val="40DC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980F23"/>
    <w:multiLevelType w:val="multilevel"/>
    <w:tmpl w:val="D426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640F36"/>
    <w:multiLevelType w:val="multilevel"/>
    <w:tmpl w:val="9C18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E15584"/>
    <w:multiLevelType w:val="multilevel"/>
    <w:tmpl w:val="DE7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53547F"/>
    <w:multiLevelType w:val="hybridMultilevel"/>
    <w:tmpl w:val="986C05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AE768D7"/>
    <w:multiLevelType w:val="multilevel"/>
    <w:tmpl w:val="84CA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6375A4"/>
    <w:multiLevelType w:val="hybridMultilevel"/>
    <w:tmpl w:val="D31C5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1952E2B"/>
    <w:multiLevelType w:val="hybridMultilevel"/>
    <w:tmpl w:val="5AC6E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2FF73AF"/>
    <w:multiLevelType w:val="multilevel"/>
    <w:tmpl w:val="9E8A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2C29E5"/>
    <w:multiLevelType w:val="hybridMultilevel"/>
    <w:tmpl w:val="3E98B200"/>
    <w:lvl w:ilvl="0" w:tplc="31FC07A6">
      <w:start w:val="3"/>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52A2160"/>
    <w:multiLevelType w:val="hybridMultilevel"/>
    <w:tmpl w:val="2F984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364DB5"/>
    <w:multiLevelType w:val="multilevel"/>
    <w:tmpl w:val="D09A324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7170C37"/>
    <w:multiLevelType w:val="hybridMultilevel"/>
    <w:tmpl w:val="63529E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A421658"/>
    <w:multiLevelType w:val="multilevel"/>
    <w:tmpl w:val="C8A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58335B"/>
    <w:multiLevelType w:val="multilevel"/>
    <w:tmpl w:val="BA82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02781C"/>
    <w:multiLevelType w:val="multilevel"/>
    <w:tmpl w:val="2698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863B9C"/>
    <w:multiLevelType w:val="hybridMultilevel"/>
    <w:tmpl w:val="40E04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ED92B56"/>
    <w:multiLevelType w:val="multilevel"/>
    <w:tmpl w:val="9204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F969BF"/>
    <w:multiLevelType w:val="multilevel"/>
    <w:tmpl w:val="23CE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FB1580"/>
    <w:multiLevelType w:val="multilevel"/>
    <w:tmpl w:val="156A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765D06"/>
    <w:multiLevelType w:val="multilevel"/>
    <w:tmpl w:val="0E1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DE7876"/>
    <w:multiLevelType w:val="hybridMultilevel"/>
    <w:tmpl w:val="B3069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6B51A2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634287"/>
    <w:multiLevelType w:val="multilevel"/>
    <w:tmpl w:val="EC9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1C7634"/>
    <w:multiLevelType w:val="multilevel"/>
    <w:tmpl w:val="1738294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210F83"/>
    <w:multiLevelType w:val="multilevel"/>
    <w:tmpl w:val="8D5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1F4CA6"/>
    <w:multiLevelType w:val="hybridMultilevel"/>
    <w:tmpl w:val="6070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881018"/>
    <w:multiLevelType w:val="multilevel"/>
    <w:tmpl w:val="38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67577E"/>
    <w:multiLevelType w:val="multilevel"/>
    <w:tmpl w:val="7E0A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DD521E"/>
    <w:multiLevelType w:val="multilevel"/>
    <w:tmpl w:val="36AC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71569FD"/>
    <w:multiLevelType w:val="multilevel"/>
    <w:tmpl w:val="B6C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AA3B6A"/>
    <w:multiLevelType w:val="multilevel"/>
    <w:tmpl w:val="1152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4E3561"/>
    <w:multiLevelType w:val="multilevel"/>
    <w:tmpl w:val="FD08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1B1F9F"/>
    <w:multiLevelType w:val="hybridMultilevel"/>
    <w:tmpl w:val="BB90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DAE7253"/>
    <w:multiLevelType w:val="hybridMultilevel"/>
    <w:tmpl w:val="6470B2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EEE75E7"/>
    <w:multiLevelType w:val="multilevel"/>
    <w:tmpl w:val="EB1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4312DD"/>
    <w:multiLevelType w:val="hybridMultilevel"/>
    <w:tmpl w:val="A158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1C444D8"/>
    <w:multiLevelType w:val="multilevel"/>
    <w:tmpl w:val="BA62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0070D4"/>
    <w:multiLevelType w:val="multilevel"/>
    <w:tmpl w:val="684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7C1EE5"/>
    <w:multiLevelType w:val="hybridMultilevel"/>
    <w:tmpl w:val="FE64F672"/>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7" w15:restartNumberingAfterBreak="0">
    <w:nsid w:val="794808E9"/>
    <w:multiLevelType w:val="multilevel"/>
    <w:tmpl w:val="26A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811ED2"/>
    <w:multiLevelType w:val="multilevel"/>
    <w:tmpl w:val="0AD2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C54EE5"/>
    <w:multiLevelType w:val="multilevel"/>
    <w:tmpl w:val="BDFC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2240D0"/>
    <w:multiLevelType w:val="multilevel"/>
    <w:tmpl w:val="441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4A4735"/>
    <w:multiLevelType w:val="multilevel"/>
    <w:tmpl w:val="F50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590D4E"/>
    <w:multiLevelType w:val="multilevel"/>
    <w:tmpl w:val="26E6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D43A1D"/>
    <w:multiLevelType w:val="multilevel"/>
    <w:tmpl w:val="60B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763E12"/>
    <w:multiLevelType w:val="hybridMultilevel"/>
    <w:tmpl w:val="119627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74931075">
    <w:abstractNumId w:val="65"/>
  </w:num>
  <w:num w:numId="2" w16cid:durableId="574632745">
    <w:abstractNumId w:val="12"/>
    <w:lvlOverride w:ilvl="0">
      <w:startOverride w:val="1"/>
    </w:lvlOverride>
  </w:num>
  <w:num w:numId="3" w16cid:durableId="1730300832">
    <w:abstractNumId w:val="2"/>
  </w:num>
  <w:num w:numId="4" w16cid:durableId="291129872">
    <w:abstractNumId w:val="52"/>
  </w:num>
  <w:num w:numId="5" w16cid:durableId="794174018">
    <w:abstractNumId w:val="72"/>
  </w:num>
  <w:num w:numId="6" w16cid:durableId="1639799322">
    <w:abstractNumId w:val="74"/>
    <w:lvlOverride w:ilvl="0">
      <w:startOverride w:val="2"/>
    </w:lvlOverride>
  </w:num>
  <w:num w:numId="7" w16cid:durableId="621350748">
    <w:abstractNumId w:val="79"/>
  </w:num>
  <w:num w:numId="8" w16cid:durableId="1668554636">
    <w:abstractNumId w:val="39"/>
  </w:num>
  <w:num w:numId="9" w16cid:durableId="837961377">
    <w:abstractNumId w:val="18"/>
  </w:num>
  <w:num w:numId="10" w16cid:durableId="321550141">
    <w:abstractNumId w:val="37"/>
    <w:lvlOverride w:ilvl="0">
      <w:startOverride w:val="3"/>
    </w:lvlOverride>
  </w:num>
  <w:num w:numId="11" w16cid:durableId="1005401692">
    <w:abstractNumId w:val="60"/>
  </w:num>
  <w:num w:numId="12" w16cid:durableId="1637641073">
    <w:abstractNumId w:val="36"/>
  </w:num>
  <w:num w:numId="13" w16cid:durableId="843782001">
    <w:abstractNumId w:val="77"/>
  </w:num>
  <w:num w:numId="14" w16cid:durableId="1319924876">
    <w:abstractNumId w:val="56"/>
  </w:num>
  <w:num w:numId="15" w16cid:durableId="425466420">
    <w:abstractNumId w:val="67"/>
  </w:num>
  <w:num w:numId="16" w16cid:durableId="2075352961">
    <w:abstractNumId w:val="75"/>
  </w:num>
  <w:num w:numId="17" w16cid:durableId="1608081837">
    <w:abstractNumId w:val="82"/>
  </w:num>
  <w:num w:numId="18" w16cid:durableId="1320303730">
    <w:abstractNumId w:val="51"/>
  </w:num>
  <w:num w:numId="19" w16cid:durableId="632060190">
    <w:abstractNumId w:val="62"/>
  </w:num>
  <w:num w:numId="20" w16cid:durableId="1349721420">
    <w:abstractNumId w:val="19"/>
    <w:lvlOverride w:ilvl="0">
      <w:startOverride w:val="1"/>
    </w:lvlOverride>
  </w:num>
  <w:num w:numId="21" w16cid:durableId="979119243">
    <w:abstractNumId w:val="66"/>
    <w:lvlOverride w:ilvl="0">
      <w:startOverride w:val="2"/>
    </w:lvlOverride>
  </w:num>
  <w:num w:numId="22" w16cid:durableId="2060283885">
    <w:abstractNumId w:val="61"/>
    <w:lvlOverride w:ilvl="0">
      <w:startOverride w:val="3"/>
    </w:lvlOverride>
  </w:num>
  <w:num w:numId="23" w16cid:durableId="848177414">
    <w:abstractNumId w:val="76"/>
  </w:num>
  <w:num w:numId="24" w16cid:durableId="144208040">
    <w:abstractNumId w:val="81"/>
  </w:num>
  <w:num w:numId="25" w16cid:durableId="26564026">
    <w:abstractNumId w:val="69"/>
  </w:num>
  <w:num w:numId="26" w16cid:durableId="1958488562">
    <w:abstractNumId w:val="10"/>
  </w:num>
  <w:num w:numId="27" w16cid:durableId="1595940449">
    <w:abstractNumId w:val="0"/>
  </w:num>
  <w:num w:numId="28" w16cid:durableId="962885736">
    <w:abstractNumId w:val="7"/>
  </w:num>
  <w:num w:numId="29" w16cid:durableId="806511084">
    <w:abstractNumId w:val="25"/>
  </w:num>
  <w:num w:numId="30" w16cid:durableId="1955363901">
    <w:abstractNumId w:val="42"/>
  </w:num>
  <w:num w:numId="31" w16cid:durableId="1071344738">
    <w:abstractNumId w:val="28"/>
  </w:num>
  <w:num w:numId="32" w16cid:durableId="1008094781">
    <w:abstractNumId w:val="55"/>
  </w:num>
  <w:num w:numId="33" w16cid:durableId="1272662726">
    <w:abstractNumId w:val="40"/>
  </w:num>
  <w:num w:numId="34" w16cid:durableId="1746100135">
    <w:abstractNumId w:val="45"/>
  </w:num>
  <w:num w:numId="35" w16cid:durableId="660546972">
    <w:abstractNumId w:val="9"/>
  </w:num>
  <w:num w:numId="36" w16cid:durableId="1651250405">
    <w:abstractNumId w:val="32"/>
  </w:num>
  <w:num w:numId="37" w16cid:durableId="1785802812">
    <w:abstractNumId w:val="6"/>
  </w:num>
  <w:num w:numId="38" w16cid:durableId="1786535724">
    <w:abstractNumId w:val="57"/>
  </w:num>
  <w:num w:numId="39" w16cid:durableId="1252663909">
    <w:abstractNumId w:val="64"/>
  </w:num>
  <w:num w:numId="40" w16cid:durableId="291442814">
    <w:abstractNumId w:val="80"/>
  </w:num>
  <w:num w:numId="41" w16cid:durableId="1442845236">
    <w:abstractNumId w:val="1"/>
  </w:num>
  <w:num w:numId="42" w16cid:durableId="1887256739">
    <w:abstractNumId w:val="83"/>
  </w:num>
  <w:num w:numId="43" w16cid:durableId="851650533">
    <w:abstractNumId w:val="68"/>
  </w:num>
  <w:num w:numId="44" w16cid:durableId="945505886">
    <w:abstractNumId w:val="54"/>
  </w:num>
  <w:num w:numId="45" w16cid:durableId="1267738763">
    <w:abstractNumId w:val="31"/>
  </w:num>
  <w:num w:numId="46" w16cid:durableId="704864863">
    <w:abstractNumId w:val="29"/>
  </w:num>
  <w:num w:numId="47" w16cid:durableId="1132668961">
    <w:abstractNumId w:val="3"/>
  </w:num>
  <w:num w:numId="48" w16cid:durableId="1333214837">
    <w:abstractNumId w:val="50"/>
  </w:num>
  <w:num w:numId="49" w16cid:durableId="1268654687">
    <w:abstractNumId w:val="16"/>
  </w:num>
  <w:num w:numId="50" w16cid:durableId="1200167834">
    <w:abstractNumId w:val="34"/>
  </w:num>
  <w:num w:numId="51" w16cid:durableId="1328901265">
    <w:abstractNumId w:val="24"/>
  </w:num>
  <w:num w:numId="52" w16cid:durableId="1045446533">
    <w:abstractNumId w:val="30"/>
  </w:num>
  <w:num w:numId="53" w16cid:durableId="348482860">
    <w:abstractNumId w:val="38"/>
  </w:num>
  <w:num w:numId="54" w16cid:durableId="341011926">
    <w:abstractNumId w:val="78"/>
  </w:num>
  <w:num w:numId="55" w16cid:durableId="871071205">
    <w:abstractNumId w:val="22"/>
  </w:num>
  <w:num w:numId="56" w16cid:durableId="463472068">
    <w:abstractNumId w:val="13"/>
  </w:num>
  <w:num w:numId="57" w16cid:durableId="1099525415">
    <w:abstractNumId w:val="73"/>
  </w:num>
  <w:num w:numId="58" w16cid:durableId="566962612">
    <w:abstractNumId w:val="44"/>
  </w:num>
  <w:num w:numId="59" w16cid:durableId="1846893362">
    <w:abstractNumId w:val="15"/>
  </w:num>
  <w:num w:numId="60" w16cid:durableId="328605570">
    <w:abstractNumId w:val="53"/>
  </w:num>
  <w:num w:numId="61" w16cid:durableId="415245267">
    <w:abstractNumId w:val="17"/>
  </w:num>
  <w:num w:numId="62" w16cid:durableId="180319282">
    <w:abstractNumId w:val="58"/>
  </w:num>
  <w:num w:numId="63" w16cid:durableId="2124811344">
    <w:abstractNumId w:val="27"/>
  </w:num>
  <w:num w:numId="64" w16cid:durableId="1811244877">
    <w:abstractNumId w:val="21"/>
  </w:num>
  <w:num w:numId="65" w16cid:durableId="1564412197">
    <w:abstractNumId w:val="43"/>
  </w:num>
  <w:num w:numId="66" w16cid:durableId="1812090042">
    <w:abstractNumId w:val="46"/>
  </w:num>
  <w:num w:numId="67" w16cid:durableId="1268779230">
    <w:abstractNumId w:val="11"/>
  </w:num>
  <w:num w:numId="68" w16cid:durableId="99491954">
    <w:abstractNumId w:val="59"/>
  </w:num>
  <w:num w:numId="69" w16cid:durableId="1662124242">
    <w:abstractNumId w:val="5"/>
  </w:num>
  <w:num w:numId="70" w16cid:durableId="1215461963">
    <w:abstractNumId w:val="49"/>
  </w:num>
  <w:num w:numId="71" w16cid:durableId="1101492975">
    <w:abstractNumId w:val="4"/>
  </w:num>
  <w:num w:numId="72" w16cid:durableId="634219983">
    <w:abstractNumId w:val="84"/>
  </w:num>
  <w:num w:numId="73" w16cid:durableId="1891459151">
    <w:abstractNumId w:val="26"/>
  </w:num>
  <w:num w:numId="74" w16cid:durableId="1512405765">
    <w:abstractNumId w:val="14"/>
  </w:num>
  <w:num w:numId="75" w16cid:durableId="1799107801">
    <w:abstractNumId w:val="41"/>
  </w:num>
  <w:num w:numId="76" w16cid:durableId="224529316">
    <w:abstractNumId w:val="8"/>
  </w:num>
  <w:num w:numId="77" w16cid:durableId="326056915">
    <w:abstractNumId w:val="70"/>
  </w:num>
  <w:num w:numId="78" w16cid:durableId="580913624">
    <w:abstractNumId w:val="48"/>
  </w:num>
  <w:num w:numId="79" w16cid:durableId="2036955099">
    <w:abstractNumId w:val="71"/>
  </w:num>
  <w:num w:numId="80" w16cid:durableId="1999113810">
    <w:abstractNumId w:val="23"/>
  </w:num>
  <w:num w:numId="81" w16cid:durableId="267853970">
    <w:abstractNumId w:val="35"/>
  </w:num>
  <w:num w:numId="82" w16cid:durableId="97872766">
    <w:abstractNumId w:val="33"/>
  </w:num>
  <w:num w:numId="83" w16cid:durableId="924800349">
    <w:abstractNumId w:val="20"/>
  </w:num>
  <w:num w:numId="84" w16cid:durableId="344987651">
    <w:abstractNumId w:val="63"/>
  </w:num>
  <w:num w:numId="85" w16cid:durableId="581834224">
    <w:abstractNumId w:val="47"/>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t Milch">
    <w15:presenceInfo w15:providerId="None" w15:userId="Art Mil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5D"/>
    <w:rsid w:val="0000322D"/>
    <w:rsid w:val="00004037"/>
    <w:rsid w:val="00005C14"/>
    <w:rsid w:val="00006B84"/>
    <w:rsid w:val="000103A8"/>
    <w:rsid w:val="000233D7"/>
    <w:rsid w:val="00031047"/>
    <w:rsid w:val="00031126"/>
    <w:rsid w:val="00035F4C"/>
    <w:rsid w:val="000370E6"/>
    <w:rsid w:val="0005545C"/>
    <w:rsid w:val="0006147F"/>
    <w:rsid w:val="00066160"/>
    <w:rsid w:val="00072238"/>
    <w:rsid w:val="000758FD"/>
    <w:rsid w:val="00075E59"/>
    <w:rsid w:val="00076AB4"/>
    <w:rsid w:val="00082B60"/>
    <w:rsid w:val="00085470"/>
    <w:rsid w:val="00087938"/>
    <w:rsid w:val="00090755"/>
    <w:rsid w:val="00092550"/>
    <w:rsid w:val="00092769"/>
    <w:rsid w:val="00093210"/>
    <w:rsid w:val="00095B1A"/>
    <w:rsid w:val="000A6AB9"/>
    <w:rsid w:val="000A71B9"/>
    <w:rsid w:val="000B2656"/>
    <w:rsid w:val="000C1034"/>
    <w:rsid w:val="000C239C"/>
    <w:rsid w:val="000C5864"/>
    <w:rsid w:val="000C74D5"/>
    <w:rsid w:val="000D243D"/>
    <w:rsid w:val="000D5294"/>
    <w:rsid w:val="000F2FEB"/>
    <w:rsid w:val="00102B33"/>
    <w:rsid w:val="001126F0"/>
    <w:rsid w:val="001129B0"/>
    <w:rsid w:val="00114E38"/>
    <w:rsid w:val="001236A9"/>
    <w:rsid w:val="0012501B"/>
    <w:rsid w:val="00134148"/>
    <w:rsid w:val="0014141F"/>
    <w:rsid w:val="00141F64"/>
    <w:rsid w:val="00142F16"/>
    <w:rsid w:val="00147E2F"/>
    <w:rsid w:val="001502B6"/>
    <w:rsid w:val="00152281"/>
    <w:rsid w:val="00153B4D"/>
    <w:rsid w:val="00165FE2"/>
    <w:rsid w:val="00166E85"/>
    <w:rsid w:val="00167F5C"/>
    <w:rsid w:val="00173EB7"/>
    <w:rsid w:val="00175A32"/>
    <w:rsid w:val="001769DB"/>
    <w:rsid w:val="00180ADD"/>
    <w:rsid w:val="00191033"/>
    <w:rsid w:val="00195649"/>
    <w:rsid w:val="00196C3D"/>
    <w:rsid w:val="0019734C"/>
    <w:rsid w:val="001A0A4F"/>
    <w:rsid w:val="001A1FFE"/>
    <w:rsid w:val="001A5898"/>
    <w:rsid w:val="001A7368"/>
    <w:rsid w:val="001B0CC0"/>
    <w:rsid w:val="001B104D"/>
    <w:rsid w:val="001C7F74"/>
    <w:rsid w:val="001D0A4A"/>
    <w:rsid w:val="001E1CF2"/>
    <w:rsid w:val="001F0FB1"/>
    <w:rsid w:val="001F128F"/>
    <w:rsid w:val="001F1B7A"/>
    <w:rsid w:val="001F6C31"/>
    <w:rsid w:val="002027CA"/>
    <w:rsid w:val="0020357D"/>
    <w:rsid w:val="00210543"/>
    <w:rsid w:val="00215A24"/>
    <w:rsid w:val="002204DE"/>
    <w:rsid w:val="00234231"/>
    <w:rsid w:val="00240FB9"/>
    <w:rsid w:val="0024423C"/>
    <w:rsid w:val="00244D7C"/>
    <w:rsid w:val="00246F68"/>
    <w:rsid w:val="00254514"/>
    <w:rsid w:val="0026256B"/>
    <w:rsid w:val="002632D4"/>
    <w:rsid w:val="00266902"/>
    <w:rsid w:val="0027266D"/>
    <w:rsid w:val="00273CC2"/>
    <w:rsid w:val="00275B4B"/>
    <w:rsid w:val="0028081C"/>
    <w:rsid w:val="0028153B"/>
    <w:rsid w:val="00281E18"/>
    <w:rsid w:val="00282E89"/>
    <w:rsid w:val="00284236"/>
    <w:rsid w:val="00290465"/>
    <w:rsid w:val="00296F51"/>
    <w:rsid w:val="002A0806"/>
    <w:rsid w:val="002A1CC9"/>
    <w:rsid w:val="002A7D11"/>
    <w:rsid w:val="002B0FCC"/>
    <w:rsid w:val="002C1D92"/>
    <w:rsid w:val="002C21C2"/>
    <w:rsid w:val="002C2622"/>
    <w:rsid w:val="002C64F2"/>
    <w:rsid w:val="002D2469"/>
    <w:rsid w:val="002D7838"/>
    <w:rsid w:val="002E1D18"/>
    <w:rsid w:val="002E4CD4"/>
    <w:rsid w:val="002E5C9C"/>
    <w:rsid w:val="002F253A"/>
    <w:rsid w:val="002F5484"/>
    <w:rsid w:val="002F6482"/>
    <w:rsid w:val="00301D84"/>
    <w:rsid w:val="003067B9"/>
    <w:rsid w:val="0031375A"/>
    <w:rsid w:val="00316C57"/>
    <w:rsid w:val="0031719A"/>
    <w:rsid w:val="003206BC"/>
    <w:rsid w:val="00321656"/>
    <w:rsid w:val="003225DA"/>
    <w:rsid w:val="00324826"/>
    <w:rsid w:val="00326AED"/>
    <w:rsid w:val="00351D36"/>
    <w:rsid w:val="003579B5"/>
    <w:rsid w:val="00361FDB"/>
    <w:rsid w:val="00372589"/>
    <w:rsid w:val="003736FF"/>
    <w:rsid w:val="00384913"/>
    <w:rsid w:val="00387FCB"/>
    <w:rsid w:val="00394E58"/>
    <w:rsid w:val="00397FA5"/>
    <w:rsid w:val="003D1F09"/>
    <w:rsid w:val="003D5AE7"/>
    <w:rsid w:val="003D677A"/>
    <w:rsid w:val="003E4BDB"/>
    <w:rsid w:val="003E7A60"/>
    <w:rsid w:val="003F4457"/>
    <w:rsid w:val="003F44B7"/>
    <w:rsid w:val="003F7EE4"/>
    <w:rsid w:val="00402AA4"/>
    <w:rsid w:val="0040416B"/>
    <w:rsid w:val="004157D0"/>
    <w:rsid w:val="00416952"/>
    <w:rsid w:val="00422DA5"/>
    <w:rsid w:val="004255E9"/>
    <w:rsid w:val="004301B5"/>
    <w:rsid w:val="00433BCC"/>
    <w:rsid w:val="004340E6"/>
    <w:rsid w:val="00437121"/>
    <w:rsid w:val="00450011"/>
    <w:rsid w:val="0045475E"/>
    <w:rsid w:val="004630E7"/>
    <w:rsid w:val="004635C0"/>
    <w:rsid w:val="00470F0C"/>
    <w:rsid w:val="00474202"/>
    <w:rsid w:val="0047693E"/>
    <w:rsid w:val="004928F7"/>
    <w:rsid w:val="004A07B1"/>
    <w:rsid w:val="004A2C9A"/>
    <w:rsid w:val="004A62B4"/>
    <w:rsid w:val="004A7A91"/>
    <w:rsid w:val="004A7EA8"/>
    <w:rsid w:val="004B02DE"/>
    <w:rsid w:val="004C0879"/>
    <w:rsid w:val="004C540A"/>
    <w:rsid w:val="004D246E"/>
    <w:rsid w:val="004D43E4"/>
    <w:rsid w:val="004D4F16"/>
    <w:rsid w:val="004D6CED"/>
    <w:rsid w:val="004D78A9"/>
    <w:rsid w:val="004E6DAE"/>
    <w:rsid w:val="004F6004"/>
    <w:rsid w:val="00504C18"/>
    <w:rsid w:val="005153DD"/>
    <w:rsid w:val="00517D69"/>
    <w:rsid w:val="00520889"/>
    <w:rsid w:val="00524F1B"/>
    <w:rsid w:val="0052511B"/>
    <w:rsid w:val="0053203B"/>
    <w:rsid w:val="005365CA"/>
    <w:rsid w:val="00540CE1"/>
    <w:rsid w:val="005434C2"/>
    <w:rsid w:val="005473B8"/>
    <w:rsid w:val="0056567E"/>
    <w:rsid w:val="00570374"/>
    <w:rsid w:val="00570F3F"/>
    <w:rsid w:val="0057150A"/>
    <w:rsid w:val="005774F8"/>
    <w:rsid w:val="00580F9F"/>
    <w:rsid w:val="00586713"/>
    <w:rsid w:val="00592A9B"/>
    <w:rsid w:val="00592B5D"/>
    <w:rsid w:val="0059302F"/>
    <w:rsid w:val="005A2CEB"/>
    <w:rsid w:val="005A49DD"/>
    <w:rsid w:val="005A5D32"/>
    <w:rsid w:val="005B165B"/>
    <w:rsid w:val="005B2F47"/>
    <w:rsid w:val="005B4146"/>
    <w:rsid w:val="005B5123"/>
    <w:rsid w:val="005C28D4"/>
    <w:rsid w:val="005C516C"/>
    <w:rsid w:val="005D2FE9"/>
    <w:rsid w:val="005E06E8"/>
    <w:rsid w:val="005E7610"/>
    <w:rsid w:val="005F4589"/>
    <w:rsid w:val="005F5440"/>
    <w:rsid w:val="00622CE2"/>
    <w:rsid w:val="00624415"/>
    <w:rsid w:val="00627DFD"/>
    <w:rsid w:val="00637001"/>
    <w:rsid w:val="00641ED9"/>
    <w:rsid w:val="00650CC8"/>
    <w:rsid w:val="00653379"/>
    <w:rsid w:val="00653742"/>
    <w:rsid w:val="006549FA"/>
    <w:rsid w:val="00654F7B"/>
    <w:rsid w:val="0066625F"/>
    <w:rsid w:val="00671F26"/>
    <w:rsid w:val="00681221"/>
    <w:rsid w:val="0068763F"/>
    <w:rsid w:val="00687D04"/>
    <w:rsid w:val="0069003B"/>
    <w:rsid w:val="00690CD5"/>
    <w:rsid w:val="006A079D"/>
    <w:rsid w:val="006A32E9"/>
    <w:rsid w:val="006A36F7"/>
    <w:rsid w:val="006C0C62"/>
    <w:rsid w:val="006C41C7"/>
    <w:rsid w:val="006C6A8B"/>
    <w:rsid w:val="006C6AEE"/>
    <w:rsid w:val="006D2491"/>
    <w:rsid w:val="006D2D94"/>
    <w:rsid w:val="006D5698"/>
    <w:rsid w:val="006E1AF2"/>
    <w:rsid w:val="006E5302"/>
    <w:rsid w:val="006F36B8"/>
    <w:rsid w:val="00701208"/>
    <w:rsid w:val="007041B5"/>
    <w:rsid w:val="00710350"/>
    <w:rsid w:val="00710597"/>
    <w:rsid w:val="00716BBD"/>
    <w:rsid w:val="00720BA7"/>
    <w:rsid w:val="00721AB4"/>
    <w:rsid w:val="00724AF6"/>
    <w:rsid w:val="00731093"/>
    <w:rsid w:val="00732A32"/>
    <w:rsid w:val="00735EBF"/>
    <w:rsid w:val="0073701F"/>
    <w:rsid w:val="00740168"/>
    <w:rsid w:val="00744298"/>
    <w:rsid w:val="0074588E"/>
    <w:rsid w:val="00752590"/>
    <w:rsid w:val="00752BA9"/>
    <w:rsid w:val="00774FD7"/>
    <w:rsid w:val="00790012"/>
    <w:rsid w:val="00790436"/>
    <w:rsid w:val="00793F5D"/>
    <w:rsid w:val="00795042"/>
    <w:rsid w:val="007A41A2"/>
    <w:rsid w:val="007A6B5A"/>
    <w:rsid w:val="007B06EA"/>
    <w:rsid w:val="007B66C9"/>
    <w:rsid w:val="007B78EF"/>
    <w:rsid w:val="007B7AB6"/>
    <w:rsid w:val="007C3C80"/>
    <w:rsid w:val="007C6C33"/>
    <w:rsid w:val="007D6AC6"/>
    <w:rsid w:val="007E1761"/>
    <w:rsid w:val="007E60A8"/>
    <w:rsid w:val="007E7161"/>
    <w:rsid w:val="007F043D"/>
    <w:rsid w:val="007F0D47"/>
    <w:rsid w:val="007F3C1A"/>
    <w:rsid w:val="007F5F2E"/>
    <w:rsid w:val="008026AA"/>
    <w:rsid w:val="00804520"/>
    <w:rsid w:val="00813264"/>
    <w:rsid w:val="00815E1E"/>
    <w:rsid w:val="00815FEF"/>
    <w:rsid w:val="008243C6"/>
    <w:rsid w:val="00830569"/>
    <w:rsid w:val="00830A0A"/>
    <w:rsid w:val="0083147D"/>
    <w:rsid w:val="008336E7"/>
    <w:rsid w:val="00841725"/>
    <w:rsid w:val="0085232C"/>
    <w:rsid w:val="00857DEE"/>
    <w:rsid w:val="00857FDD"/>
    <w:rsid w:val="00860B96"/>
    <w:rsid w:val="00874CBB"/>
    <w:rsid w:val="008819B1"/>
    <w:rsid w:val="00881FD0"/>
    <w:rsid w:val="0088606D"/>
    <w:rsid w:val="008861A0"/>
    <w:rsid w:val="00886BD3"/>
    <w:rsid w:val="00896349"/>
    <w:rsid w:val="00897E23"/>
    <w:rsid w:val="008B247E"/>
    <w:rsid w:val="008B2BC6"/>
    <w:rsid w:val="008B3B01"/>
    <w:rsid w:val="008C3227"/>
    <w:rsid w:val="008C4631"/>
    <w:rsid w:val="008D159F"/>
    <w:rsid w:val="008D7634"/>
    <w:rsid w:val="008E0050"/>
    <w:rsid w:val="008E1759"/>
    <w:rsid w:val="008E28F3"/>
    <w:rsid w:val="008E5D7D"/>
    <w:rsid w:val="008F074C"/>
    <w:rsid w:val="008F09E8"/>
    <w:rsid w:val="008F384B"/>
    <w:rsid w:val="008F4B89"/>
    <w:rsid w:val="008F4D65"/>
    <w:rsid w:val="008F7BCF"/>
    <w:rsid w:val="00901253"/>
    <w:rsid w:val="009015AE"/>
    <w:rsid w:val="009051EE"/>
    <w:rsid w:val="0090673F"/>
    <w:rsid w:val="00913FB2"/>
    <w:rsid w:val="00916246"/>
    <w:rsid w:val="009165CD"/>
    <w:rsid w:val="00921B9F"/>
    <w:rsid w:val="00930FF7"/>
    <w:rsid w:val="00935E8D"/>
    <w:rsid w:val="00943575"/>
    <w:rsid w:val="00945527"/>
    <w:rsid w:val="00952630"/>
    <w:rsid w:val="009526F9"/>
    <w:rsid w:val="009575FD"/>
    <w:rsid w:val="00957827"/>
    <w:rsid w:val="00972071"/>
    <w:rsid w:val="00987E93"/>
    <w:rsid w:val="0099229D"/>
    <w:rsid w:val="009A414D"/>
    <w:rsid w:val="009B15DF"/>
    <w:rsid w:val="009B289D"/>
    <w:rsid w:val="009C115B"/>
    <w:rsid w:val="009C16EC"/>
    <w:rsid w:val="009C1803"/>
    <w:rsid w:val="009D0A50"/>
    <w:rsid w:val="009E051E"/>
    <w:rsid w:val="009E2821"/>
    <w:rsid w:val="009E4F30"/>
    <w:rsid w:val="009E5193"/>
    <w:rsid w:val="009F59F2"/>
    <w:rsid w:val="009F63BD"/>
    <w:rsid w:val="00A413B0"/>
    <w:rsid w:val="00A44850"/>
    <w:rsid w:val="00A5173E"/>
    <w:rsid w:val="00A5485E"/>
    <w:rsid w:val="00A627E6"/>
    <w:rsid w:val="00A65E34"/>
    <w:rsid w:val="00A67B97"/>
    <w:rsid w:val="00A7462F"/>
    <w:rsid w:val="00A75DEB"/>
    <w:rsid w:val="00A77B3F"/>
    <w:rsid w:val="00A8431D"/>
    <w:rsid w:val="00A86FD6"/>
    <w:rsid w:val="00A95488"/>
    <w:rsid w:val="00A97170"/>
    <w:rsid w:val="00AB17C7"/>
    <w:rsid w:val="00AB61C4"/>
    <w:rsid w:val="00AC57AD"/>
    <w:rsid w:val="00AE43E5"/>
    <w:rsid w:val="00AE6541"/>
    <w:rsid w:val="00AF1B49"/>
    <w:rsid w:val="00B03F8A"/>
    <w:rsid w:val="00B05F78"/>
    <w:rsid w:val="00B14027"/>
    <w:rsid w:val="00B15CEE"/>
    <w:rsid w:val="00B16A06"/>
    <w:rsid w:val="00B235B4"/>
    <w:rsid w:val="00B2385B"/>
    <w:rsid w:val="00B25E16"/>
    <w:rsid w:val="00B31D35"/>
    <w:rsid w:val="00B34F88"/>
    <w:rsid w:val="00B4071A"/>
    <w:rsid w:val="00B413D5"/>
    <w:rsid w:val="00B41941"/>
    <w:rsid w:val="00B4542A"/>
    <w:rsid w:val="00B623A0"/>
    <w:rsid w:val="00B62413"/>
    <w:rsid w:val="00B706B2"/>
    <w:rsid w:val="00B7748E"/>
    <w:rsid w:val="00B81D9A"/>
    <w:rsid w:val="00B879A5"/>
    <w:rsid w:val="00B95755"/>
    <w:rsid w:val="00B96614"/>
    <w:rsid w:val="00B96EE3"/>
    <w:rsid w:val="00B97F9F"/>
    <w:rsid w:val="00BA09AE"/>
    <w:rsid w:val="00BA4811"/>
    <w:rsid w:val="00BA4DC3"/>
    <w:rsid w:val="00BA56D7"/>
    <w:rsid w:val="00BB2C36"/>
    <w:rsid w:val="00BB442B"/>
    <w:rsid w:val="00BC0732"/>
    <w:rsid w:val="00BC45C7"/>
    <w:rsid w:val="00BC5E1D"/>
    <w:rsid w:val="00BC604B"/>
    <w:rsid w:val="00BD347A"/>
    <w:rsid w:val="00BE2582"/>
    <w:rsid w:val="00BE5B09"/>
    <w:rsid w:val="00BF5D6A"/>
    <w:rsid w:val="00C06BC5"/>
    <w:rsid w:val="00C11B0C"/>
    <w:rsid w:val="00C12FA9"/>
    <w:rsid w:val="00C143F8"/>
    <w:rsid w:val="00C17F02"/>
    <w:rsid w:val="00C2698D"/>
    <w:rsid w:val="00C33A73"/>
    <w:rsid w:val="00C34079"/>
    <w:rsid w:val="00C35444"/>
    <w:rsid w:val="00C36214"/>
    <w:rsid w:val="00C41697"/>
    <w:rsid w:val="00C47FD4"/>
    <w:rsid w:val="00C5037A"/>
    <w:rsid w:val="00C52DBC"/>
    <w:rsid w:val="00C56BF4"/>
    <w:rsid w:val="00C57AD8"/>
    <w:rsid w:val="00C602ED"/>
    <w:rsid w:val="00C63D3A"/>
    <w:rsid w:val="00C65D43"/>
    <w:rsid w:val="00C66A76"/>
    <w:rsid w:val="00C678ED"/>
    <w:rsid w:val="00C73688"/>
    <w:rsid w:val="00C76FE9"/>
    <w:rsid w:val="00C7778F"/>
    <w:rsid w:val="00C82F92"/>
    <w:rsid w:val="00C8588F"/>
    <w:rsid w:val="00C86572"/>
    <w:rsid w:val="00C95762"/>
    <w:rsid w:val="00CA0F24"/>
    <w:rsid w:val="00CC0E3E"/>
    <w:rsid w:val="00CC0F5E"/>
    <w:rsid w:val="00CC132C"/>
    <w:rsid w:val="00CC2CF7"/>
    <w:rsid w:val="00CC4E4B"/>
    <w:rsid w:val="00CC5278"/>
    <w:rsid w:val="00CC5EFF"/>
    <w:rsid w:val="00CF2433"/>
    <w:rsid w:val="00CF3480"/>
    <w:rsid w:val="00CF5C8D"/>
    <w:rsid w:val="00D02A4A"/>
    <w:rsid w:val="00D03DAA"/>
    <w:rsid w:val="00D14705"/>
    <w:rsid w:val="00D22FB8"/>
    <w:rsid w:val="00D2640A"/>
    <w:rsid w:val="00D319EA"/>
    <w:rsid w:val="00D41186"/>
    <w:rsid w:val="00D41A86"/>
    <w:rsid w:val="00D52A3D"/>
    <w:rsid w:val="00D54798"/>
    <w:rsid w:val="00D5698D"/>
    <w:rsid w:val="00D56D34"/>
    <w:rsid w:val="00D6447F"/>
    <w:rsid w:val="00D651F9"/>
    <w:rsid w:val="00D817DB"/>
    <w:rsid w:val="00D84E1D"/>
    <w:rsid w:val="00D85C91"/>
    <w:rsid w:val="00D870AB"/>
    <w:rsid w:val="00D945FF"/>
    <w:rsid w:val="00D95CC2"/>
    <w:rsid w:val="00D9746F"/>
    <w:rsid w:val="00D974B2"/>
    <w:rsid w:val="00DA1B69"/>
    <w:rsid w:val="00DA6A3A"/>
    <w:rsid w:val="00DB5AE4"/>
    <w:rsid w:val="00DC1180"/>
    <w:rsid w:val="00DC5597"/>
    <w:rsid w:val="00DD20ED"/>
    <w:rsid w:val="00DD5A99"/>
    <w:rsid w:val="00DD7AAC"/>
    <w:rsid w:val="00DE4D17"/>
    <w:rsid w:val="00DE4FFA"/>
    <w:rsid w:val="00DF1470"/>
    <w:rsid w:val="00DF2E9C"/>
    <w:rsid w:val="00DF4A2C"/>
    <w:rsid w:val="00DF5022"/>
    <w:rsid w:val="00E02379"/>
    <w:rsid w:val="00E04D48"/>
    <w:rsid w:val="00E06E11"/>
    <w:rsid w:val="00E076B1"/>
    <w:rsid w:val="00E27240"/>
    <w:rsid w:val="00E31C88"/>
    <w:rsid w:val="00E333D8"/>
    <w:rsid w:val="00E335EC"/>
    <w:rsid w:val="00E34061"/>
    <w:rsid w:val="00E351D7"/>
    <w:rsid w:val="00E402C8"/>
    <w:rsid w:val="00E41BE3"/>
    <w:rsid w:val="00E45F08"/>
    <w:rsid w:val="00E504B4"/>
    <w:rsid w:val="00E542F4"/>
    <w:rsid w:val="00E61568"/>
    <w:rsid w:val="00E62B30"/>
    <w:rsid w:val="00E73B35"/>
    <w:rsid w:val="00E74852"/>
    <w:rsid w:val="00E827C0"/>
    <w:rsid w:val="00E87B05"/>
    <w:rsid w:val="00E90A86"/>
    <w:rsid w:val="00E90E73"/>
    <w:rsid w:val="00E9131D"/>
    <w:rsid w:val="00E93BB5"/>
    <w:rsid w:val="00E94D5E"/>
    <w:rsid w:val="00E97A40"/>
    <w:rsid w:val="00EA05FC"/>
    <w:rsid w:val="00EA4335"/>
    <w:rsid w:val="00EA48CB"/>
    <w:rsid w:val="00EB5C08"/>
    <w:rsid w:val="00EB7F8E"/>
    <w:rsid w:val="00EC043B"/>
    <w:rsid w:val="00EC399A"/>
    <w:rsid w:val="00EC3FAC"/>
    <w:rsid w:val="00EC5C41"/>
    <w:rsid w:val="00ED2C1B"/>
    <w:rsid w:val="00ED3A93"/>
    <w:rsid w:val="00EE0148"/>
    <w:rsid w:val="00EE2453"/>
    <w:rsid w:val="00EE2534"/>
    <w:rsid w:val="00EE2C97"/>
    <w:rsid w:val="00EE3D76"/>
    <w:rsid w:val="00EE3FE5"/>
    <w:rsid w:val="00EE58BC"/>
    <w:rsid w:val="00EF1FDB"/>
    <w:rsid w:val="00EF382C"/>
    <w:rsid w:val="00EF4710"/>
    <w:rsid w:val="00EF531B"/>
    <w:rsid w:val="00F0139C"/>
    <w:rsid w:val="00F11C2B"/>
    <w:rsid w:val="00F156ED"/>
    <w:rsid w:val="00F15B8A"/>
    <w:rsid w:val="00F1682A"/>
    <w:rsid w:val="00F25F5A"/>
    <w:rsid w:val="00F3125F"/>
    <w:rsid w:val="00F40185"/>
    <w:rsid w:val="00F42D22"/>
    <w:rsid w:val="00F4556B"/>
    <w:rsid w:val="00F457D3"/>
    <w:rsid w:val="00F517A1"/>
    <w:rsid w:val="00F531D9"/>
    <w:rsid w:val="00F5365B"/>
    <w:rsid w:val="00F56542"/>
    <w:rsid w:val="00F60302"/>
    <w:rsid w:val="00F610EC"/>
    <w:rsid w:val="00F62A8C"/>
    <w:rsid w:val="00F632D4"/>
    <w:rsid w:val="00F65C19"/>
    <w:rsid w:val="00F65CA9"/>
    <w:rsid w:val="00F7152A"/>
    <w:rsid w:val="00F72FC9"/>
    <w:rsid w:val="00F73212"/>
    <w:rsid w:val="00FA180A"/>
    <w:rsid w:val="00FB5616"/>
    <w:rsid w:val="00FB6CFC"/>
    <w:rsid w:val="00FB7267"/>
    <w:rsid w:val="00FC2E71"/>
    <w:rsid w:val="00FC303C"/>
    <w:rsid w:val="00FD1962"/>
    <w:rsid w:val="00FD62A6"/>
    <w:rsid w:val="00FD768B"/>
    <w:rsid w:val="00FD7B1F"/>
    <w:rsid w:val="00FD7F2F"/>
    <w:rsid w:val="00FD7FCB"/>
    <w:rsid w:val="00FE2176"/>
    <w:rsid w:val="00FF6296"/>
    <w:rsid w:val="00FF7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333BB5"/>
  <w15:chartTrackingRefBased/>
  <w15:docId w15:val="{451DF197-FA72-4BD9-8629-26D98A09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CE2"/>
  </w:style>
  <w:style w:type="paragraph" w:styleId="Heading1">
    <w:name w:val="heading 1"/>
    <w:basedOn w:val="Normal"/>
    <w:next w:val="Normal"/>
    <w:link w:val="Heading1Char"/>
    <w:uiPriority w:val="9"/>
    <w:qFormat/>
    <w:rsid w:val="00114E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93F5D"/>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3F5D"/>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41F6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F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3F5D"/>
    <w:rPr>
      <w:rFonts w:ascii="Times New Roman" w:eastAsia="Times New Roman" w:hAnsi="Times New Roman" w:cs="Times New Roman"/>
      <w:b/>
      <w:bCs/>
      <w:sz w:val="27"/>
      <w:szCs w:val="27"/>
    </w:rPr>
  </w:style>
  <w:style w:type="paragraph" w:customStyle="1" w:styleId="break-words">
    <w:name w:val="break-words"/>
    <w:basedOn w:val="Normal"/>
    <w:rsid w:val="00793F5D"/>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93F5D"/>
    <w:rPr>
      <w:b/>
      <w:bCs/>
    </w:rPr>
  </w:style>
  <w:style w:type="character" w:styleId="Emphasis">
    <w:name w:val="Emphasis"/>
    <w:basedOn w:val="DefaultParagraphFont"/>
    <w:uiPriority w:val="20"/>
    <w:qFormat/>
    <w:rsid w:val="00793F5D"/>
    <w:rPr>
      <w:i/>
      <w:iCs/>
    </w:rPr>
  </w:style>
  <w:style w:type="character" w:styleId="Hyperlink">
    <w:name w:val="Hyperlink"/>
    <w:basedOn w:val="DefaultParagraphFont"/>
    <w:uiPriority w:val="99"/>
    <w:unhideWhenUsed/>
    <w:rsid w:val="00793F5D"/>
    <w:rPr>
      <w:color w:val="0000FF"/>
      <w:u w:val="single"/>
    </w:rPr>
  </w:style>
  <w:style w:type="table" w:styleId="TableGrid">
    <w:name w:val="Table Grid"/>
    <w:basedOn w:val="TableNormal"/>
    <w:uiPriority w:val="39"/>
    <w:rsid w:val="00D41186"/>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1186"/>
    <w:pPr>
      <w:spacing w:line="256" w:lineRule="auto"/>
      <w:ind w:left="720"/>
      <w:contextualSpacing/>
    </w:pPr>
  </w:style>
  <w:style w:type="paragraph" w:styleId="NormalWeb">
    <w:name w:val="Normal (Web)"/>
    <w:basedOn w:val="Normal"/>
    <w:uiPriority w:val="99"/>
    <w:unhideWhenUsed/>
    <w:rsid w:val="00D41186"/>
    <w:pPr>
      <w:spacing w:before="100" w:beforeAutospacing="1" w:after="100" w:afterAutospacing="1"/>
    </w:pPr>
    <w:rPr>
      <w:rFonts w:ascii="Times New Roman" w:eastAsia="Times New Roman" w:hAnsi="Times New Roman" w:cs="Times New Roman"/>
      <w:sz w:val="24"/>
      <w:szCs w:val="24"/>
    </w:rPr>
  </w:style>
  <w:style w:type="paragraph" w:customStyle="1" w:styleId="paragraph">
    <w:name w:val="paragraph"/>
    <w:basedOn w:val="Normal"/>
    <w:rsid w:val="00114E38"/>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114E38"/>
  </w:style>
  <w:style w:type="character" w:customStyle="1" w:styleId="Heading1Char">
    <w:name w:val="Heading 1 Char"/>
    <w:basedOn w:val="DefaultParagraphFont"/>
    <w:link w:val="Heading1"/>
    <w:uiPriority w:val="9"/>
    <w:rsid w:val="00114E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E38"/>
    <w:pPr>
      <w:outlineLvl w:val="9"/>
    </w:pPr>
  </w:style>
  <w:style w:type="paragraph" w:styleId="TOC1">
    <w:name w:val="toc 1"/>
    <w:basedOn w:val="Normal"/>
    <w:next w:val="Normal"/>
    <w:autoRedefine/>
    <w:uiPriority w:val="39"/>
    <w:unhideWhenUsed/>
    <w:rsid w:val="00114E38"/>
    <w:pPr>
      <w:spacing w:after="100" w:line="278" w:lineRule="auto"/>
    </w:pPr>
    <w:rPr>
      <w:kern w:val="2"/>
      <w:sz w:val="24"/>
      <w:szCs w:val="24"/>
      <w14:ligatures w14:val="standardContextual"/>
    </w:rPr>
  </w:style>
  <w:style w:type="paragraph" w:styleId="TOC3">
    <w:name w:val="toc 3"/>
    <w:basedOn w:val="Normal"/>
    <w:next w:val="Normal"/>
    <w:autoRedefine/>
    <w:uiPriority w:val="39"/>
    <w:unhideWhenUsed/>
    <w:rsid w:val="00114E38"/>
    <w:pPr>
      <w:spacing w:after="100" w:line="278" w:lineRule="auto"/>
      <w:ind w:left="480"/>
    </w:pPr>
    <w:rPr>
      <w:kern w:val="2"/>
      <w:sz w:val="24"/>
      <w:szCs w:val="24"/>
      <w14:ligatures w14:val="standardContextual"/>
    </w:rPr>
  </w:style>
  <w:style w:type="paragraph" w:styleId="TOC2">
    <w:name w:val="toc 2"/>
    <w:basedOn w:val="Normal"/>
    <w:next w:val="Normal"/>
    <w:autoRedefine/>
    <w:uiPriority w:val="39"/>
    <w:unhideWhenUsed/>
    <w:rsid w:val="00114E38"/>
    <w:pPr>
      <w:spacing w:after="100"/>
      <w:ind w:left="220"/>
    </w:pPr>
  </w:style>
  <w:style w:type="character" w:customStyle="1" w:styleId="Heading4Char">
    <w:name w:val="Heading 4 Char"/>
    <w:basedOn w:val="DefaultParagraphFont"/>
    <w:link w:val="Heading4"/>
    <w:uiPriority w:val="9"/>
    <w:rsid w:val="00141F64"/>
    <w:rPr>
      <w:rFonts w:asciiTheme="majorHAnsi" w:eastAsiaTheme="majorEastAsia" w:hAnsiTheme="majorHAnsi" w:cstheme="majorBidi"/>
      <w:i/>
      <w:iCs/>
      <w:color w:val="2F5496" w:themeColor="accent1" w:themeShade="BF"/>
    </w:rPr>
  </w:style>
  <w:style w:type="character" w:customStyle="1" w:styleId="mtk4">
    <w:name w:val="mtk4"/>
    <w:basedOn w:val="DefaultParagraphFont"/>
    <w:rsid w:val="00141F64"/>
  </w:style>
  <w:style w:type="character" w:customStyle="1" w:styleId="mtk1">
    <w:name w:val="mtk1"/>
    <w:basedOn w:val="DefaultParagraphFont"/>
    <w:rsid w:val="00141F64"/>
  </w:style>
  <w:style w:type="character" w:customStyle="1" w:styleId="mtk10">
    <w:name w:val="mtk10"/>
    <w:basedOn w:val="DefaultParagraphFont"/>
    <w:rsid w:val="00141F64"/>
  </w:style>
  <w:style w:type="character" w:customStyle="1" w:styleId="mtk9">
    <w:name w:val="mtk9"/>
    <w:basedOn w:val="DefaultParagraphFont"/>
    <w:rsid w:val="00141F64"/>
  </w:style>
  <w:style w:type="character" w:customStyle="1" w:styleId="mtk5">
    <w:name w:val="mtk5"/>
    <w:basedOn w:val="DefaultParagraphFont"/>
    <w:rsid w:val="00141F64"/>
  </w:style>
  <w:style w:type="character" w:customStyle="1" w:styleId="mtk13">
    <w:name w:val="mtk13"/>
    <w:basedOn w:val="DefaultParagraphFont"/>
    <w:rsid w:val="00141F64"/>
  </w:style>
  <w:style w:type="character" w:customStyle="1" w:styleId="mtk16">
    <w:name w:val="mtk16"/>
    <w:basedOn w:val="DefaultParagraphFont"/>
    <w:rsid w:val="00141F64"/>
  </w:style>
  <w:style w:type="character" w:customStyle="1" w:styleId="mtk11">
    <w:name w:val="mtk11"/>
    <w:basedOn w:val="DefaultParagraphFont"/>
    <w:rsid w:val="00141F64"/>
  </w:style>
  <w:style w:type="character" w:customStyle="1" w:styleId="mtk7">
    <w:name w:val="mtk7"/>
    <w:basedOn w:val="DefaultParagraphFont"/>
    <w:rsid w:val="00141F64"/>
  </w:style>
  <w:style w:type="paragraph" w:customStyle="1" w:styleId="nested">
    <w:name w:val="nested"/>
    <w:basedOn w:val="Normal"/>
    <w:rsid w:val="00141F64"/>
    <w:pPr>
      <w:spacing w:before="100" w:beforeAutospacing="1" w:after="100" w:afterAutospacing="1"/>
    </w:pPr>
    <w:rPr>
      <w:rFonts w:ascii="Times New Roman" w:eastAsia="Times New Roman" w:hAnsi="Times New Roman" w:cs="Times New Roman"/>
      <w:sz w:val="24"/>
      <w:szCs w:val="24"/>
    </w:rPr>
  </w:style>
  <w:style w:type="character" w:customStyle="1" w:styleId="katex-mathml">
    <w:name w:val="katex-mathml"/>
    <w:basedOn w:val="DefaultParagraphFont"/>
    <w:rsid w:val="005B4146"/>
  </w:style>
  <w:style w:type="character" w:customStyle="1" w:styleId="mord">
    <w:name w:val="mord"/>
    <w:basedOn w:val="DefaultParagraphFont"/>
    <w:rsid w:val="005B4146"/>
  </w:style>
  <w:style w:type="character" w:customStyle="1" w:styleId="vlist-s">
    <w:name w:val="vlist-s"/>
    <w:basedOn w:val="DefaultParagraphFont"/>
    <w:rsid w:val="005B4146"/>
  </w:style>
  <w:style w:type="character" w:customStyle="1" w:styleId="mrel">
    <w:name w:val="mrel"/>
    <w:basedOn w:val="DefaultParagraphFont"/>
    <w:rsid w:val="005B4146"/>
  </w:style>
  <w:style w:type="character" w:customStyle="1" w:styleId="mopen">
    <w:name w:val="mopen"/>
    <w:basedOn w:val="DefaultParagraphFont"/>
    <w:rsid w:val="005B4146"/>
  </w:style>
  <w:style w:type="character" w:customStyle="1" w:styleId="mop">
    <w:name w:val="mop"/>
    <w:basedOn w:val="DefaultParagraphFont"/>
    <w:rsid w:val="005B4146"/>
  </w:style>
  <w:style w:type="character" w:customStyle="1" w:styleId="mclose">
    <w:name w:val="mclose"/>
    <w:basedOn w:val="DefaultParagraphFont"/>
    <w:rsid w:val="005B4146"/>
  </w:style>
  <w:style w:type="character" w:customStyle="1" w:styleId="mbin">
    <w:name w:val="mbin"/>
    <w:basedOn w:val="DefaultParagraphFont"/>
    <w:rsid w:val="005B4146"/>
  </w:style>
  <w:style w:type="character" w:customStyle="1" w:styleId="delimsizing">
    <w:name w:val="delimsizing"/>
    <w:basedOn w:val="DefaultParagraphFont"/>
    <w:rsid w:val="005B4146"/>
  </w:style>
  <w:style w:type="character" w:customStyle="1" w:styleId="mpunct">
    <w:name w:val="mpunct"/>
    <w:basedOn w:val="DefaultParagraphFont"/>
    <w:rsid w:val="005B4146"/>
  </w:style>
  <w:style w:type="character" w:styleId="UnresolvedMention">
    <w:name w:val="Unresolved Mention"/>
    <w:basedOn w:val="DefaultParagraphFont"/>
    <w:uiPriority w:val="99"/>
    <w:semiHidden/>
    <w:unhideWhenUsed/>
    <w:rsid w:val="00740168"/>
    <w:rPr>
      <w:color w:val="605E5C"/>
      <w:shd w:val="clear" w:color="auto" w:fill="E1DFDD"/>
    </w:rPr>
  </w:style>
  <w:style w:type="paragraph" w:styleId="Header">
    <w:name w:val="header"/>
    <w:basedOn w:val="Normal"/>
    <w:link w:val="HeaderChar"/>
    <w:uiPriority w:val="99"/>
    <w:unhideWhenUsed/>
    <w:rsid w:val="00BA56D7"/>
    <w:pPr>
      <w:tabs>
        <w:tab w:val="center" w:pos="4680"/>
        <w:tab w:val="right" w:pos="9360"/>
      </w:tabs>
    </w:pPr>
  </w:style>
  <w:style w:type="character" w:customStyle="1" w:styleId="HeaderChar">
    <w:name w:val="Header Char"/>
    <w:basedOn w:val="DefaultParagraphFont"/>
    <w:link w:val="Header"/>
    <w:uiPriority w:val="99"/>
    <w:rsid w:val="00BA56D7"/>
  </w:style>
  <w:style w:type="paragraph" w:styleId="Footer">
    <w:name w:val="footer"/>
    <w:basedOn w:val="Normal"/>
    <w:link w:val="FooterChar"/>
    <w:uiPriority w:val="99"/>
    <w:unhideWhenUsed/>
    <w:rsid w:val="00BA56D7"/>
    <w:pPr>
      <w:tabs>
        <w:tab w:val="center" w:pos="4680"/>
        <w:tab w:val="right" w:pos="9360"/>
      </w:tabs>
    </w:pPr>
  </w:style>
  <w:style w:type="character" w:customStyle="1" w:styleId="FooterChar">
    <w:name w:val="Footer Char"/>
    <w:basedOn w:val="DefaultParagraphFont"/>
    <w:link w:val="Footer"/>
    <w:uiPriority w:val="99"/>
    <w:rsid w:val="00BA56D7"/>
  </w:style>
  <w:style w:type="table" w:styleId="TableGridLight">
    <w:name w:val="Grid Table Light"/>
    <w:basedOn w:val="TableNormal"/>
    <w:uiPriority w:val="40"/>
    <w:rsid w:val="00F5654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8122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9E2821"/>
  </w:style>
  <w:style w:type="character" w:styleId="CommentReference">
    <w:name w:val="annotation reference"/>
    <w:basedOn w:val="DefaultParagraphFont"/>
    <w:uiPriority w:val="99"/>
    <w:semiHidden/>
    <w:unhideWhenUsed/>
    <w:rsid w:val="004928F7"/>
    <w:rPr>
      <w:sz w:val="16"/>
      <w:szCs w:val="16"/>
    </w:rPr>
  </w:style>
  <w:style w:type="paragraph" w:styleId="CommentText">
    <w:name w:val="annotation text"/>
    <w:basedOn w:val="Normal"/>
    <w:link w:val="CommentTextChar"/>
    <w:uiPriority w:val="99"/>
    <w:unhideWhenUsed/>
    <w:rsid w:val="004928F7"/>
    <w:rPr>
      <w:sz w:val="20"/>
      <w:szCs w:val="20"/>
    </w:rPr>
  </w:style>
  <w:style w:type="character" w:customStyle="1" w:styleId="CommentTextChar">
    <w:name w:val="Comment Text Char"/>
    <w:basedOn w:val="DefaultParagraphFont"/>
    <w:link w:val="CommentText"/>
    <w:uiPriority w:val="99"/>
    <w:rsid w:val="004928F7"/>
    <w:rPr>
      <w:sz w:val="20"/>
      <w:szCs w:val="20"/>
    </w:rPr>
  </w:style>
  <w:style w:type="paragraph" w:styleId="CommentSubject">
    <w:name w:val="annotation subject"/>
    <w:basedOn w:val="CommentText"/>
    <w:next w:val="CommentText"/>
    <w:link w:val="CommentSubjectChar"/>
    <w:uiPriority w:val="99"/>
    <w:semiHidden/>
    <w:unhideWhenUsed/>
    <w:rsid w:val="004928F7"/>
    <w:rPr>
      <w:b/>
      <w:bCs/>
    </w:rPr>
  </w:style>
  <w:style w:type="character" w:customStyle="1" w:styleId="CommentSubjectChar">
    <w:name w:val="Comment Subject Char"/>
    <w:basedOn w:val="CommentTextChar"/>
    <w:link w:val="CommentSubject"/>
    <w:uiPriority w:val="99"/>
    <w:semiHidden/>
    <w:rsid w:val="004928F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0414">
      <w:bodyDiv w:val="1"/>
      <w:marLeft w:val="0"/>
      <w:marRight w:val="0"/>
      <w:marTop w:val="0"/>
      <w:marBottom w:val="0"/>
      <w:divBdr>
        <w:top w:val="none" w:sz="0" w:space="0" w:color="auto"/>
        <w:left w:val="none" w:sz="0" w:space="0" w:color="auto"/>
        <w:bottom w:val="none" w:sz="0" w:space="0" w:color="auto"/>
        <w:right w:val="none" w:sz="0" w:space="0" w:color="auto"/>
      </w:divBdr>
    </w:div>
    <w:div w:id="66652359">
      <w:bodyDiv w:val="1"/>
      <w:marLeft w:val="0"/>
      <w:marRight w:val="0"/>
      <w:marTop w:val="0"/>
      <w:marBottom w:val="0"/>
      <w:divBdr>
        <w:top w:val="none" w:sz="0" w:space="0" w:color="auto"/>
        <w:left w:val="none" w:sz="0" w:space="0" w:color="auto"/>
        <w:bottom w:val="none" w:sz="0" w:space="0" w:color="auto"/>
        <w:right w:val="none" w:sz="0" w:space="0" w:color="auto"/>
      </w:divBdr>
      <w:divsChild>
        <w:div w:id="1458330197">
          <w:marLeft w:val="0"/>
          <w:marRight w:val="0"/>
          <w:marTop w:val="0"/>
          <w:marBottom w:val="0"/>
          <w:divBdr>
            <w:top w:val="none" w:sz="0" w:space="0" w:color="auto"/>
            <w:left w:val="none" w:sz="0" w:space="0" w:color="auto"/>
            <w:bottom w:val="none" w:sz="0" w:space="0" w:color="auto"/>
            <w:right w:val="none" w:sz="0" w:space="0" w:color="auto"/>
          </w:divBdr>
        </w:div>
      </w:divsChild>
    </w:div>
    <w:div w:id="95757869">
      <w:bodyDiv w:val="1"/>
      <w:marLeft w:val="0"/>
      <w:marRight w:val="0"/>
      <w:marTop w:val="0"/>
      <w:marBottom w:val="0"/>
      <w:divBdr>
        <w:top w:val="none" w:sz="0" w:space="0" w:color="auto"/>
        <w:left w:val="none" w:sz="0" w:space="0" w:color="auto"/>
        <w:bottom w:val="none" w:sz="0" w:space="0" w:color="auto"/>
        <w:right w:val="none" w:sz="0" w:space="0" w:color="auto"/>
      </w:divBdr>
      <w:divsChild>
        <w:div w:id="628828693">
          <w:marLeft w:val="0"/>
          <w:marRight w:val="0"/>
          <w:marTop w:val="0"/>
          <w:marBottom w:val="0"/>
          <w:divBdr>
            <w:top w:val="none" w:sz="0" w:space="0" w:color="auto"/>
            <w:left w:val="none" w:sz="0" w:space="0" w:color="auto"/>
            <w:bottom w:val="none" w:sz="0" w:space="0" w:color="auto"/>
            <w:right w:val="none" w:sz="0" w:space="0" w:color="auto"/>
          </w:divBdr>
        </w:div>
      </w:divsChild>
    </w:div>
    <w:div w:id="133372490">
      <w:bodyDiv w:val="1"/>
      <w:marLeft w:val="0"/>
      <w:marRight w:val="0"/>
      <w:marTop w:val="0"/>
      <w:marBottom w:val="0"/>
      <w:divBdr>
        <w:top w:val="none" w:sz="0" w:space="0" w:color="auto"/>
        <w:left w:val="none" w:sz="0" w:space="0" w:color="auto"/>
        <w:bottom w:val="none" w:sz="0" w:space="0" w:color="auto"/>
        <w:right w:val="none" w:sz="0" w:space="0" w:color="auto"/>
      </w:divBdr>
    </w:div>
    <w:div w:id="177812229">
      <w:bodyDiv w:val="1"/>
      <w:marLeft w:val="0"/>
      <w:marRight w:val="0"/>
      <w:marTop w:val="0"/>
      <w:marBottom w:val="0"/>
      <w:divBdr>
        <w:top w:val="none" w:sz="0" w:space="0" w:color="auto"/>
        <w:left w:val="none" w:sz="0" w:space="0" w:color="auto"/>
        <w:bottom w:val="none" w:sz="0" w:space="0" w:color="auto"/>
        <w:right w:val="none" w:sz="0" w:space="0" w:color="auto"/>
      </w:divBdr>
    </w:div>
    <w:div w:id="209878758">
      <w:bodyDiv w:val="1"/>
      <w:marLeft w:val="0"/>
      <w:marRight w:val="0"/>
      <w:marTop w:val="0"/>
      <w:marBottom w:val="0"/>
      <w:divBdr>
        <w:top w:val="none" w:sz="0" w:space="0" w:color="auto"/>
        <w:left w:val="none" w:sz="0" w:space="0" w:color="auto"/>
        <w:bottom w:val="none" w:sz="0" w:space="0" w:color="auto"/>
        <w:right w:val="none" w:sz="0" w:space="0" w:color="auto"/>
      </w:divBdr>
    </w:div>
    <w:div w:id="226305780">
      <w:bodyDiv w:val="1"/>
      <w:marLeft w:val="0"/>
      <w:marRight w:val="0"/>
      <w:marTop w:val="0"/>
      <w:marBottom w:val="0"/>
      <w:divBdr>
        <w:top w:val="none" w:sz="0" w:space="0" w:color="auto"/>
        <w:left w:val="none" w:sz="0" w:space="0" w:color="auto"/>
        <w:bottom w:val="none" w:sz="0" w:space="0" w:color="auto"/>
        <w:right w:val="none" w:sz="0" w:space="0" w:color="auto"/>
      </w:divBdr>
    </w:div>
    <w:div w:id="229925983">
      <w:bodyDiv w:val="1"/>
      <w:marLeft w:val="0"/>
      <w:marRight w:val="0"/>
      <w:marTop w:val="0"/>
      <w:marBottom w:val="0"/>
      <w:divBdr>
        <w:top w:val="none" w:sz="0" w:space="0" w:color="auto"/>
        <w:left w:val="none" w:sz="0" w:space="0" w:color="auto"/>
        <w:bottom w:val="none" w:sz="0" w:space="0" w:color="auto"/>
        <w:right w:val="none" w:sz="0" w:space="0" w:color="auto"/>
      </w:divBdr>
    </w:div>
    <w:div w:id="232663079">
      <w:bodyDiv w:val="1"/>
      <w:marLeft w:val="0"/>
      <w:marRight w:val="0"/>
      <w:marTop w:val="0"/>
      <w:marBottom w:val="0"/>
      <w:divBdr>
        <w:top w:val="none" w:sz="0" w:space="0" w:color="auto"/>
        <w:left w:val="none" w:sz="0" w:space="0" w:color="auto"/>
        <w:bottom w:val="none" w:sz="0" w:space="0" w:color="auto"/>
        <w:right w:val="none" w:sz="0" w:space="0" w:color="auto"/>
      </w:divBdr>
      <w:divsChild>
        <w:div w:id="1115976004">
          <w:marLeft w:val="0"/>
          <w:marRight w:val="0"/>
          <w:marTop w:val="0"/>
          <w:marBottom w:val="0"/>
          <w:divBdr>
            <w:top w:val="none" w:sz="0" w:space="0" w:color="auto"/>
            <w:left w:val="none" w:sz="0" w:space="0" w:color="auto"/>
            <w:bottom w:val="none" w:sz="0" w:space="0" w:color="auto"/>
            <w:right w:val="none" w:sz="0" w:space="0" w:color="auto"/>
          </w:divBdr>
          <w:divsChild>
            <w:div w:id="1430084496">
              <w:marLeft w:val="0"/>
              <w:marRight w:val="0"/>
              <w:marTop w:val="0"/>
              <w:marBottom w:val="0"/>
              <w:divBdr>
                <w:top w:val="none" w:sz="0" w:space="0" w:color="auto"/>
                <w:left w:val="none" w:sz="0" w:space="0" w:color="auto"/>
                <w:bottom w:val="none" w:sz="0" w:space="0" w:color="auto"/>
                <w:right w:val="none" w:sz="0" w:space="0" w:color="auto"/>
              </w:divBdr>
              <w:divsChild>
                <w:div w:id="132404105">
                  <w:marLeft w:val="0"/>
                  <w:marRight w:val="0"/>
                  <w:marTop w:val="60"/>
                  <w:marBottom w:val="60"/>
                  <w:divBdr>
                    <w:top w:val="none" w:sz="0" w:space="0" w:color="auto"/>
                    <w:left w:val="none" w:sz="0" w:space="0" w:color="auto"/>
                    <w:bottom w:val="none" w:sz="0" w:space="0" w:color="auto"/>
                    <w:right w:val="none" w:sz="0" w:space="0" w:color="auto"/>
                  </w:divBdr>
                  <w:divsChild>
                    <w:div w:id="863443485">
                      <w:marLeft w:val="0"/>
                      <w:marRight w:val="0"/>
                      <w:marTop w:val="0"/>
                      <w:marBottom w:val="0"/>
                      <w:divBdr>
                        <w:top w:val="none" w:sz="0" w:space="0" w:color="auto"/>
                        <w:left w:val="none" w:sz="0" w:space="0" w:color="auto"/>
                        <w:bottom w:val="none" w:sz="0" w:space="0" w:color="auto"/>
                        <w:right w:val="none" w:sz="0" w:space="0" w:color="auto"/>
                      </w:divBdr>
                      <w:divsChild>
                        <w:div w:id="230585160">
                          <w:marLeft w:val="0"/>
                          <w:marRight w:val="0"/>
                          <w:marTop w:val="0"/>
                          <w:marBottom w:val="0"/>
                          <w:divBdr>
                            <w:top w:val="none" w:sz="0" w:space="0" w:color="auto"/>
                            <w:left w:val="none" w:sz="0" w:space="0" w:color="auto"/>
                            <w:bottom w:val="none" w:sz="0" w:space="0" w:color="auto"/>
                            <w:right w:val="none" w:sz="0" w:space="0" w:color="auto"/>
                          </w:divBdr>
                        </w:div>
                        <w:div w:id="1788886702">
                          <w:marLeft w:val="0"/>
                          <w:marRight w:val="0"/>
                          <w:marTop w:val="0"/>
                          <w:marBottom w:val="0"/>
                          <w:divBdr>
                            <w:top w:val="none" w:sz="0" w:space="0" w:color="auto"/>
                            <w:left w:val="none" w:sz="0" w:space="0" w:color="auto"/>
                            <w:bottom w:val="none" w:sz="0" w:space="0" w:color="auto"/>
                            <w:right w:val="none" w:sz="0" w:space="0" w:color="auto"/>
                          </w:divBdr>
                          <w:divsChild>
                            <w:div w:id="1497574566">
                              <w:marLeft w:val="0"/>
                              <w:marRight w:val="0"/>
                              <w:marTop w:val="0"/>
                              <w:marBottom w:val="0"/>
                              <w:divBdr>
                                <w:top w:val="none" w:sz="0" w:space="0" w:color="auto"/>
                                <w:left w:val="none" w:sz="0" w:space="0" w:color="auto"/>
                                <w:bottom w:val="none" w:sz="0" w:space="0" w:color="auto"/>
                                <w:right w:val="none" w:sz="0" w:space="0" w:color="auto"/>
                              </w:divBdr>
                              <w:divsChild>
                                <w:div w:id="1747995325">
                                  <w:marLeft w:val="30"/>
                                  <w:marRight w:val="0"/>
                                  <w:marTop w:val="0"/>
                                  <w:marBottom w:val="0"/>
                                  <w:divBdr>
                                    <w:top w:val="none" w:sz="0" w:space="0" w:color="auto"/>
                                    <w:left w:val="none" w:sz="0" w:space="0" w:color="auto"/>
                                    <w:bottom w:val="none" w:sz="0" w:space="0" w:color="auto"/>
                                    <w:right w:val="none" w:sz="0" w:space="0" w:color="auto"/>
                                  </w:divBdr>
                                  <w:divsChild>
                                    <w:div w:id="842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971452">
                      <w:marLeft w:val="0"/>
                      <w:marRight w:val="0"/>
                      <w:marTop w:val="0"/>
                      <w:marBottom w:val="0"/>
                      <w:divBdr>
                        <w:top w:val="none" w:sz="0" w:space="0" w:color="auto"/>
                        <w:left w:val="none" w:sz="0" w:space="0" w:color="auto"/>
                        <w:bottom w:val="none" w:sz="0" w:space="0" w:color="auto"/>
                        <w:right w:val="none" w:sz="0" w:space="0" w:color="auto"/>
                      </w:divBdr>
                      <w:divsChild>
                        <w:div w:id="106702715">
                          <w:marLeft w:val="0"/>
                          <w:marRight w:val="0"/>
                          <w:marTop w:val="0"/>
                          <w:marBottom w:val="0"/>
                          <w:divBdr>
                            <w:top w:val="none" w:sz="0" w:space="0" w:color="auto"/>
                            <w:left w:val="none" w:sz="0" w:space="0" w:color="auto"/>
                            <w:bottom w:val="none" w:sz="0" w:space="0" w:color="auto"/>
                            <w:right w:val="none" w:sz="0" w:space="0" w:color="auto"/>
                          </w:divBdr>
                          <w:divsChild>
                            <w:div w:id="1991789547">
                              <w:marLeft w:val="0"/>
                              <w:marRight w:val="0"/>
                              <w:marTop w:val="0"/>
                              <w:marBottom w:val="0"/>
                              <w:divBdr>
                                <w:top w:val="none" w:sz="0" w:space="0" w:color="auto"/>
                                <w:left w:val="none" w:sz="0" w:space="0" w:color="auto"/>
                                <w:bottom w:val="none" w:sz="0" w:space="0" w:color="auto"/>
                                <w:right w:val="none" w:sz="0" w:space="0" w:color="auto"/>
                              </w:divBdr>
                              <w:divsChild>
                                <w:div w:id="863440356">
                                  <w:marLeft w:val="0"/>
                                  <w:marRight w:val="0"/>
                                  <w:marTop w:val="0"/>
                                  <w:marBottom w:val="0"/>
                                  <w:divBdr>
                                    <w:top w:val="none" w:sz="0" w:space="0" w:color="auto"/>
                                    <w:left w:val="none" w:sz="0" w:space="0" w:color="auto"/>
                                    <w:bottom w:val="none" w:sz="0" w:space="0" w:color="auto"/>
                                    <w:right w:val="none" w:sz="0" w:space="0" w:color="auto"/>
                                  </w:divBdr>
                                  <w:divsChild>
                                    <w:div w:id="185561551">
                                      <w:marLeft w:val="0"/>
                                      <w:marRight w:val="0"/>
                                      <w:marTop w:val="0"/>
                                      <w:marBottom w:val="0"/>
                                      <w:divBdr>
                                        <w:top w:val="none" w:sz="0" w:space="0" w:color="auto"/>
                                        <w:left w:val="none" w:sz="0" w:space="0" w:color="auto"/>
                                        <w:bottom w:val="none" w:sz="0" w:space="0" w:color="auto"/>
                                        <w:right w:val="none" w:sz="0" w:space="0" w:color="auto"/>
                                      </w:divBdr>
                                      <w:divsChild>
                                        <w:div w:id="2040815002">
                                          <w:marLeft w:val="0"/>
                                          <w:marRight w:val="0"/>
                                          <w:marTop w:val="0"/>
                                          <w:marBottom w:val="0"/>
                                          <w:divBdr>
                                            <w:top w:val="none" w:sz="0" w:space="0" w:color="auto"/>
                                            <w:left w:val="none" w:sz="0" w:space="0" w:color="auto"/>
                                            <w:bottom w:val="none" w:sz="0" w:space="0" w:color="auto"/>
                                            <w:right w:val="none" w:sz="0" w:space="0" w:color="auto"/>
                                          </w:divBdr>
                                          <w:divsChild>
                                            <w:div w:id="61416123">
                                              <w:marLeft w:val="0"/>
                                              <w:marRight w:val="0"/>
                                              <w:marTop w:val="0"/>
                                              <w:marBottom w:val="0"/>
                                              <w:divBdr>
                                                <w:top w:val="none" w:sz="0" w:space="0" w:color="auto"/>
                                                <w:left w:val="none" w:sz="0" w:space="0" w:color="auto"/>
                                                <w:bottom w:val="none" w:sz="0" w:space="0" w:color="auto"/>
                                                <w:right w:val="none" w:sz="0" w:space="0" w:color="auto"/>
                                              </w:divBdr>
                                              <w:divsChild>
                                                <w:div w:id="1992708846">
                                                  <w:marLeft w:val="0"/>
                                                  <w:marRight w:val="0"/>
                                                  <w:marTop w:val="0"/>
                                                  <w:marBottom w:val="0"/>
                                                  <w:divBdr>
                                                    <w:top w:val="none" w:sz="0" w:space="0" w:color="auto"/>
                                                    <w:left w:val="none" w:sz="0" w:space="0" w:color="auto"/>
                                                    <w:bottom w:val="none" w:sz="0" w:space="0" w:color="auto"/>
                                                    <w:right w:val="none" w:sz="0" w:space="0" w:color="auto"/>
                                                  </w:divBdr>
                                                  <w:divsChild>
                                                    <w:div w:id="1719620255">
                                                      <w:marLeft w:val="0"/>
                                                      <w:marRight w:val="0"/>
                                                      <w:marTop w:val="0"/>
                                                      <w:marBottom w:val="0"/>
                                                      <w:divBdr>
                                                        <w:top w:val="none" w:sz="0" w:space="0" w:color="auto"/>
                                                        <w:left w:val="none" w:sz="0" w:space="0" w:color="auto"/>
                                                        <w:bottom w:val="none" w:sz="0" w:space="0" w:color="auto"/>
                                                        <w:right w:val="none" w:sz="0" w:space="0" w:color="auto"/>
                                                      </w:divBdr>
                                                    </w:div>
                                                    <w:div w:id="1324242913">
                                                      <w:marLeft w:val="0"/>
                                                      <w:marRight w:val="0"/>
                                                      <w:marTop w:val="0"/>
                                                      <w:marBottom w:val="0"/>
                                                      <w:divBdr>
                                                        <w:top w:val="none" w:sz="0" w:space="0" w:color="auto"/>
                                                        <w:left w:val="none" w:sz="0" w:space="0" w:color="auto"/>
                                                        <w:bottom w:val="none" w:sz="0" w:space="0" w:color="auto"/>
                                                        <w:right w:val="none" w:sz="0" w:space="0" w:color="auto"/>
                                                      </w:divBdr>
                                                    </w:div>
                                                    <w:div w:id="136188203">
                                                      <w:marLeft w:val="0"/>
                                                      <w:marRight w:val="0"/>
                                                      <w:marTop w:val="0"/>
                                                      <w:marBottom w:val="0"/>
                                                      <w:divBdr>
                                                        <w:top w:val="none" w:sz="0" w:space="0" w:color="auto"/>
                                                        <w:left w:val="none" w:sz="0" w:space="0" w:color="auto"/>
                                                        <w:bottom w:val="none" w:sz="0" w:space="0" w:color="auto"/>
                                                        <w:right w:val="none" w:sz="0" w:space="0" w:color="auto"/>
                                                      </w:divBdr>
                                                    </w:div>
                                                    <w:div w:id="867641238">
                                                      <w:marLeft w:val="0"/>
                                                      <w:marRight w:val="0"/>
                                                      <w:marTop w:val="0"/>
                                                      <w:marBottom w:val="0"/>
                                                      <w:divBdr>
                                                        <w:top w:val="none" w:sz="0" w:space="0" w:color="auto"/>
                                                        <w:left w:val="none" w:sz="0" w:space="0" w:color="auto"/>
                                                        <w:bottom w:val="none" w:sz="0" w:space="0" w:color="auto"/>
                                                        <w:right w:val="none" w:sz="0" w:space="0" w:color="auto"/>
                                                      </w:divBdr>
                                                    </w:div>
                                                    <w:div w:id="7633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5362566">
          <w:marLeft w:val="0"/>
          <w:marRight w:val="0"/>
          <w:marTop w:val="0"/>
          <w:marBottom w:val="0"/>
          <w:divBdr>
            <w:top w:val="none" w:sz="0" w:space="0" w:color="auto"/>
            <w:left w:val="none" w:sz="0" w:space="0" w:color="auto"/>
            <w:bottom w:val="none" w:sz="0" w:space="0" w:color="auto"/>
            <w:right w:val="none" w:sz="0" w:space="0" w:color="auto"/>
          </w:divBdr>
          <w:divsChild>
            <w:div w:id="2136828432">
              <w:marLeft w:val="0"/>
              <w:marRight w:val="0"/>
              <w:marTop w:val="0"/>
              <w:marBottom w:val="0"/>
              <w:divBdr>
                <w:top w:val="none" w:sz="0" w:space="0" w:color="auto"/>
                <w:left w:val="none" w:sz="0" w:space="0" w:color="auto"/>
                <w:bottom w:val="none" w:sz="0" w:space="0" w:color="auto"/>
                <w:right w:val="none" w:sz="0" w:space="0" w:color="auto"/>
              </w:divBdr>
              <w:divsChild>
                <w:div w:id="1779593541">
                  <w:marLeft w:val="0"/>
                  <w:marRight w:val="0"/>
                  <w:marTop w:val="60"/>
                  <w:marBottom w:val="60"/>
                  <w:divBdr>
                    <w:top w:val="none" w:sz="0" w:space="0" w:color="auto"/>
                    <w:left w:val="none" w:sz="0" w:space="0" w:color="auto"/>
                    <w:bottom w:val="none" w:sz="0" w:space="0" w:color="auto"/>
                    <w:right w:val="none" w:sz="0" w:space="0" w:color="auto"/>
                  </w:divBdr>
                  <w:divsChild>
                    <w:div w:id="791173385">
                      <w:marLeft w:val="0"/>
                      <w:marRight w:val="0"/>
                      <w:marTop w:val="0"/>
                      <w:marBottom w:val="0"/>
                      <w:divBdr>
                        <w:top w:val="none" w:sz="0" w:space="0" w:color="auto"/>
                        <w:left w:val="none" w:sz="0" w:space="0" w:color="auto"/>
                        <w:bottom w:val="none" w:sz="0" w:space="0" w:color="auto"/>
                        <w:right w:val="none" w:sz="0" w:space="0" w:color="auto"/>
                      </w:divBdr>
                      <w:divsChild>
                        <w:div w:id="908464145">
                          <w:marLeft w:val="0"/>
                          <w:marRight w:val="0"/>
                          <w:marTop w:val="0"/>
                          <w:marBottom w:val="0"/>
                          <w:divBdr>
                            <w:top w:val="none" w:sz="0" w:space="0" w:color="auto"/>
                            <w:left w:val="none" w:sz="0" w:space="0" w:color="auto"/>
                            <w:bottom w:val="none" w:sz="0" w:space="0" w:color="auto"/>
                            <w:right w:val="none" w:sz="0" w:space="0" w:color="auto"/>
                          </w:divBdr>
                        </w:div>
                        <w:div w:id="1595552526">
                          <w:marLeft w:val="0"/>
                          <w:marRight w:val="0"/>
                          <w:marTop w:val="0"/>
                          <w:marBottom w:val="0"/>
                          <w:divBdr>
                            <w:top w:val="none" w:sz="0" w:space="0" w:color="auto"/>
                            <w:left w:val="none" w:sz="0" w:space="0" w:color="auto"/>
                            <w:bottom w:val="none" w:sz="0" w:space="0" w:color="auto"/>
                            <w:right w:val="none" w:sz="0" w:space="0" w:color="auto"/>
                          </w:divBdr>
                          <w:divsChild>
                            <w:div w:id="1338079189">
                              <w:marLeft w:val="0"/>
                              <w:marRight w:val="0"/>
                              <w:marTop w:val="0"/>
                              <w:marBottom w:val="0"/>
                              <w:divBdr>
                                <w:top w:val="none" w:sz="0" w:space="0" w:color="auto"/>
                                <w:left w:val="none" w:sz="0" w:space="0" w:color="auto"/>
                                <w:bottom w:val="none" w:sz="0" w:space="0" w:color="auto"/>
                                <w:right w:val="none" w:sz="0" w:space="0" w:color="auto"/>
                              </w:divBdr>
                              <w:divsChild>
                                <w:div w:id="1582132264">
                                  <w:marLeft w:val="30"/>
                                  <w:marRight w:val="0"/>
                                  <w:marTop w:val="0"/>
                                  <w:marBottom w:val="0"/>
                                  <w:divBdr>
                                    <w:top w:val="none" w:sz="0" w:space="0" w:color="auto"/>
                                    <w:left w:val="none" w:sz="0" w:space="0" w:color="auto"/>
                                    <w:bottom w:val="none" w:sz="0" w:space="0" w:color="auto"/>
                                    <w:right w:val="none" w:sz="0" w:space="0" w:color="auto"/>
                                  </w:divBdr>
                                  <w:divsChild>
                                    <w:div w:id="17927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0423">
                      <w:marLeft w:val="0"/>
                      <w:marRight w:val="0"/>
                      <w:marTop w:val="0"/>
                      <w:marBottom w:val="0"/>
                      <w:divBdr>
                        <w:top w:val="none" w:sz="0" w:space="0" w:color="auto"/>
                        <w:left w:val="none" w:sz="0" w:space="0" w:color="auto"/>
                        <w:bottom w:val="none" w:sz="0" w:space="0" w:color="auto"/>
                        <w:right w:val="none" w:sz="0" w:space="0" w:color="auto"/>
                      </w:divBdr>
                      <w:divsChild>
                        <w:div w:id="1532917182">
                          <w:marLeft w:val="0"/>
                          <w:marRight w:val="0"/>
                          <w:marTop w:val="0"/>
                          <w:marBottom w:val="0"/>
                          <w:divBdr>
                            <w:top w:val="none" w:sz="0" w:space="0" w:color="auto"/>
                            <w:left w:val="none" w:sz="0" w:space="0" w:color="auto"/>
                            <w:bottom w:val="none" w:sz="0" w:space="0" w:color="auto"/>
                            <w:right w:val="none" w:sz="0" w:space="0" w:color="auto"/>
                          </w:divBdr>
                          <w:divsChild>
                            <w:div w:id="1463042175">
                              <w:marLeft w:val="0"/>
                              <w:marRight w:val="0"/>
                              <w:marTop w:val="0"/>
                              <w:marBottom w:val="0"/>
                              <w:divBdr>
                                <w:top w:val="none" w:sz="0" w:space="0" w:color="auto"/>
                                <w:left w:val="none" w:sz="0" w:space="0" w:color="auto"/>
                                <w:bottom w:val="none" w:sz="0" w:space="0" w:color="auto"/>
                                <w:right w:val="none" w:sz="0" w:space="0" w:color="auto"/>
                              </w:divBdr>
                              <w:divsChild>
                                <w:div w:id="1991715034">
                                  <w:marLeft w:val="0"/>
                                  <w:marRight w:val="0"/>
                                  <w:marTop w:val="0"/>
                                  <w:marBottom w:val="0"/>
                                  <w:divBdr>
                                    <w:top w:val="none" w:sz="0" w:space="0" w:color="auto"/>
                                    <w:left w:val="none" w:sz="0" w:space="0" w:color="auto"/>
                                    <w:bottom w:val="none" w:sz="0" w:space="0" w:color="auto"/>
                                    <w:right w:val="none" w:sz="0" w:space="0" w:color="auto"/>
                                  </w:divBdr>
                                  <w:divsChild>
                                    <w:div w:id="120534923">
                                      <w:marLeft w:val="0"/>
                                      <w:marRight w:val="0"/>
                                      <w:marTop w:val="0"/>
                                      <w:marBottom w:val="0"/>
                                      <w:divBdr>
                                        <w:top w:val="none" w:sz="0" w:space="0" w:color="auto"/>
                                        <w:left w:val="none" w:sz="0" w:space="0" w:color="auto"/>
                                        <w:bottom w:val="none" w:sz="0" w:space="0" w:color="auto"/>
                                        <w:right w:val="none" w:sz="0" w:space="0" w:color="auto"/>
                                      </w:divBdr>
                                      <w:divsChild>
                                        <w:div w:id="1070617786">
                                          <w:marLeft w:val="0"/>
                                          <w:marRight w:val="0"/>
                                          <w:marTop w:val="0"/>
                                          <w:marBottom w:val="0"/>
                                          <w:divBdr>
                                            <w:top w:val="none" w:sz="0" w:space="0" w:color="auto"/>
                                            <w:left w:val="none" w:sz="0" w:space="0" w:color="auto"/>
                                            <w:bottom w:val="none" w:sz="0" w:space="0" w:color="auto"/>
                                            <w:right w:val="none" w:sz="0" w:space="0" w:color="auto"/>
                                          </w:divBdr>
                                          <w:divsChild>
                                            <w:div w:id="1321347480">
                                              <w:marLeft w:val="0"/>
                                              <w:marRight w:val="0"/>
                                              <w:marTop w:val="0"/>
                                              <w:marBottom w:val="0"/>
                                              <w:divBdr>
                                                <w:top w:val="none" w:sz="0" w:space="0" w:color="auto"/>
                                                <w:left w:val="none" w:sz="0" w:space="0" w:color="auto"/>
                                                <w:bottom w:val="none" w:sz="0" w:space="0" w:color="auto"/>
                                                <w:right w:val="none" w:sz="0" w:space="0" w:color="auto"/>
                                              </w:divBdr>
                                              <w:divsChild>
                                                <w:div w:id="1674644436">
                                                  <w:marLeft w:val="0"/>
                                                  <w:marRight w:val="0"/>
                                                  <w:marTop w:val="0"/>
                                                  <w:marBottom w:val="0"/>
                                                  <w:divBdr>
                                                    <w:top w:val="none" w:sz="0" w:space="0" w:color="auto"/>
                                                    <w:left w:val="none" w:sz="0" w:space="0" w:color="auto"/>
                                                    <w:bottom w:val="none" w:sz="0" w:space="0" w:color="auto"/>
                                                    <w:right w:val="none" w:sz="0" w:space="0" w:color="auto"/>
                                                  </w:divBdr>
                                                  <w:divsChild>
                                                    <w:div w:id="1143542123">
                                                      <w:marLeft w:val="0"/>
                                                      <w:marRight w:val="0"/>
                                                      <w:marTop w:val="0"/>
                                                      <w:marBottom w:val="0"/>
                                                      <w:divBdr>
                                                        <w:top w:val="none" w:sz="0" w:space="0" w:color="auto"/>
                                                        <w:left w:val="none" w:sz="0" w:space="0" w:color="auto"/>
                                                        <w:bottom w:val="none" w:sz="0" w:space="0" w:color="auto"/>
                                                        <w:right w:val="none" w:sz="0" w:space="0" w:color="auto"/>
                                                      </w:divBdr>
                                                    </w:div>
                                                    <w:div w:id="1165630071">
                                                      <w:marLeft w:val="0"/>
                                                      <w:marRight w:val="0"/>
                                                      <w:marTop w:val="0"/>
                                                      <w:marBottom w:val="0"/>
                                                      <w:divBdr>
                                                        <w:top w:val="none" w:sz="0" w:space="0" w:color="auto"/>
                                                        <w:left w:val="none" w:sz="0" w:space="0" w:color="auto"/>
                                                        <w:bottom w:val="none" w:sz="0" w:space="0" w:color="auto"/>
                                                        <w:right w:val="none" w:sz="0" w:space="0" w:color="auto"/>
                                                      </w:divBdr>
                                                    </w:div>
                                                    <w:div w:id="1771242987">
                                                      <w:marLeft w:val="0"/>
                                                      <w:marRight w:val="0"/>
                                                      <w:marTop w:val="0"/>
                                                      <w:marBottom w:val="0"/>
                                                      <w:divBdr>
                                                        <w:top w:val="none" w:sz="0" w:space="0" w:color="auto"/>
                                                        <w:left w:val="none" w:sz="0" w:space="0" w:color="auto"/>
                                                        <w:bottom w:val="none" w:sz="0" w:space="0" w:color="auto"/>
                                                        <w:right w:val="none" w:sz="0" w:space="0" w:color="auto"/>
                                                      </w:divBdr>
                                                    </w:div>
                                                    <w:div w:id="107970444">
                                                      <w:marLeft w:val="0"/>
                                                      <w:marRight w:val="0"/>
                                                      <w:marTop w:val="0"/>
                                                      <w:marBottom w:val="0"/>
                                                      <w:divBdr>
                                                        <w:top w:val="none" w:sz="0" w:space="0" w:color="auto"/>
                                                        <w:left w:val="none" w:sz="0" w:space="0" w:color="auto"/>
                                                        <w:bottom w:val="none" w:sz="0" w:space="0" w:color="auto"/>
                                                        <w:right w:val="none" w:sz="0" w:space="0" w:color="auto"/>
                                                      </w:divBdr>
                                                    </w:div>
                                                    <w:div w:id="15606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014280">
          <w:marLeft w:val="0"/>
          <w:marRight w:val="0"/>
          <w:marTop w:val="0"/>
          <w:marBottom w:val="0"/>
          <w:divBdr>
            <w:top w:val="none" w:sz="0" w:space="0" w:color="auto"/>
            <w:left w:val="none" w:sz="0" w:space="0" w:color="auto"/>
            <w:bottom w:val="none" w:sz="0" w:space="0" w:color="auto"/>
            <w:right w:val="none" w:sz="0" w:space="0" w:color="auto"/>
          </w:divBdr>
          <w:divsChild>
            <w:div w:id="397174751">
              <w:marLeft w:val="0"/>
              <w:marRight w:val="0"/>
              <w:marTop w:val="0"/>
              <w:marBottom w:val="0"/>
              <w:divBdr>
                <w:top w:val="none" w:sz="0" w:space="0" w:color="auto"/>
                <w:left w:val="none" w:sz="0" w:space="0" w:color="auto"/>
                <w:bottom w:val="none" w:sz="0" w:space="0" w:color="auto"/>
                <w:right w:val="none" w:sz="0" w:space="0" w:color="auto"/>
              </w:divBdr>
              <w:divsChild>
                <w:div w:id="1063988955">
                  <w:marLeft w:val="0"/>
                  <w:marRight w:val="0"/>
                  <w:marTop w:val="60"/>
                  <w:marBottom w:val="60"/>
                  <w:divBdr>
                    <w:top w:val="none" w:sz="0" w:space="0" w:color="auto"/>
                    <w:left w:val="none" w:sz="0" w:space="0" w:color="auto"/>
                    <w:bottom w:val="none" w:sz="0" w:space="0" w:color="auto"/>
                    <w:right w:val="none" w:sz="0" w:space="0" w:color="auto"/>
                  </w:divBdr>
                  <w:divsChild>
                    <w:div w:id="1919292024">
                      <w:marLeft w:val="0"/>
                      <w:marRight w:val="0"/>
                      <w:marTop w:val="0"/>
                      <w:marBottom w:val="0"/>
                      <w:divBdr>
                        <w:top w:val="none" w:sz="0" w:space="0" w:color="auto"/>
                        <w:left w:val="none" w:sz="0" w:space="0" w:color="auto"/>
                        <w:bottom w:val="none" w:sz="0" w:space="0" w:color="auto"/>
                        <w:right w:val="none" w:sz="0" w:space="0" w:color="auto"/>
                      </w:divBdr>
                      <w:divsChild>
                        <w:div w:id="501237723">
                          <w:marLeft w:val="0"/>
                          <w:marRight w:val="0"/>
                          <w:marTop w:val="0"/>
                          <w:marBottom w:val="0"/>
                          <w:divBdr>
                            <w:top w:val="none" w:sz="0" w:space="0" w:color="auto"/>
                            <w:left w:val="none" w:sz="0" w:space="0" w:color="auto"/>
                            <w:bottom w:val="none" w:sz="0" w:space="0" w:color="auto"/>
                            <w:right w:val="none" w:sz="0" w:space="0" w:color="auto"/>
                          </w:divBdr>
                        </w:div>
                        <w:div w:id="1909686227">
                          <w:marLeft w:val="0"/>
                          <w:marRight w:val="0"/>
                          <w:marTop w:val="0"/>
                          <w:marBottom w:val="0"/>
                          <w:divBdr>
                            <w:top w:val="none" w:sz="0" w:space="0" w:color="auto"/>
                            <w:left w:val="none" w:sz="0" w:space="0" w:color="auto"/>
                            <w:bottom w:val="none" w:sz="0" w:space="0" w:color="auto"/>
                            <w:right w:val="none" w:sz="0" w:space="0" w:color="auto"/>
                          </w:divBdr>
                          <w:divsChild>
                            <w:div w:id="1443962772">
                              <w:marLeft w:val="0"/>
                              <w:marRight w:val="0"/>
                              <w:marTop w:val="0"/>
                              <w:marBottom w:val="0"/>
                              <w:divBdr>
                                <w:top w:val="none" w:sz="0" w:space="0" w:color="auto"/>
                                <w:left w:val="none" w:sz="0" w:space="0" w:color="auto"/>
                                <w:bottom w:val="none" w:sz="0" w:space="0" w:color="auto"/>
                                <w:right w:val="none" w:sz="0" w:space="0" w:color="auto"/>
                              </w:divBdr>
                              <w:divsChild>
                                <w:div w:id="1906911364">
                                  <w:marLeft w:val="30"/>
                                  <w:marRight w:val="0"/>
                                  <w:marTop w:val="0"/>
                                  <w:marBottom w:val="0"/>
                                  <w:divBdr>
                                    <w:top w:val="none" w:sz="0" w:space="0" w:color="auto"/>
                                    <w:left w:val="none" w:sz="0" w:space="0" w:color="auto"/>
                                    <w:bottom w:val="none" w:sz="0" w:space="0" w:color="auto"/>
                                    <w:right w:val="none" w:sz="0" w:space="0" w:color="auto"/>
                                  </w:divBdr>
                                  <w:divsChild>
                                    <w:div w:id="8761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94698">
                      <w:marLeft w:val="0"/>
                      <w:marRight w:val="0"/>
                      <w:marTop w:val="0"/>
                      <w:marBottom w:val="0"/>
                      <w:divBdr>
                        <w:top w:val="none" w:sz="0" w:space="0" w:color="auto"/>
                        <w:left w:val="none" w:sz="0" w:space="0" w:color="auto"/>
                        <w:bottom w:val="none" w:sz="0" w:space="0" w:color="auto"/>
                        <w:right w:val="none" w:sz="0" w:space="0" w:color="auto"/>
                      </w:divBdr>
                      <w:divsChild>
                        <w:div w:id="794833219">
                          <w:marLeft w:val="0"/>
                          <w:marRight w:val="0"/>
                          <w:marTop w:val="0"/>
                          <w:marBottom w:val="0"/>
                          <w:divBdr>
                            <w:top w:val="none" w:sz="0" w:space="0" w:color="auto"/>
                            <w:left w:val="none" w:sz="0" w:space="0" w:color="auto"/>
                            <w:bottom w:val="none" w:sz="0" w:space="0" w:color="auto"/>
                            <w:right w:val="none" w:sz="0" w:space="0" w:color="auto"/>
                          </w:divBdr>
                          <w:divsChild>
                            <w:div w:id="853153761">
                              <w:marLeft w:val="0"/>
                              <w:marRight w:val="0"/>
                              <w:marTop w:val="0"/>
                              <w:marBottom w:val="0"/>
                              <w:divBdr>
                                <w:top w:val="none" w:sz="0" w:space="0" w:color="auto"/>
                                <w:left w:val="none" w:sz="0" w:space="0" w:color="auto"/>
                                <w:bottom w:val="none" w:sz="0" w:space="0" w:color="auto"/>
                                <w:right w:val="none" w:sz="0" w:space="0" w:color="auto"/>
                              </w:divBdr>
                              <w:divsChild>
                                <w:div w:id="205678767">
                                  <w:marLeft w:val="0"/>
                                  <w:marRight w:val="0"/>
                                  <w:marTop w:val="0"/>
                                  <w:marBottom w:val="0"/>
                                  <w:divBdr>
                                    <w:top w:val="none" w:sz="0" w:space="0" w:color="auto"/>
                                    <w:left w:val="none" w:sz="0" w:space="0" w:color="auto"/>
                                    <w:bottom w:val="none" w:sz="0" w:space="0" w:color="auto"/>
                                    <w:right w:val="none" w:sz="0" w:space="0" w:color="auto"/>
                                  </w:divBdr>
                                  <w:divsChild>
                                    <w:div w:id="21444429">
                                      <w:marLeft w:val="0"/>
                                      <w:marRight w:val="0"/>
                                      <w:marTop w:val="0"/>
                                      <w:marBottom w:val="0"/>
                                      <w:divBdr>
                                        <w:top w:val="none" w:sz="0" w:space="0" w:color="auto"/>
                                        <w:left w:val="none" w:sz="0" w:space="0" w:color="auto"/>
                                        <w:bottom w:val="none" w:sz="0" w:space="0" w:color="auto"/>
                                        <w:right w:val="none" w:sz="0" w:space="0" w:color="auto"/>
                                      </w:divBdr>
                                      <w:divsChild>
                                        <w:div w:id="146748169">
                                          <w:marLeft w:val="0"/>
                                          <w:marRight w:val="0"/>
                                          <w:marTop w:val="0"/>
                                          <w:marBottom w:val="0"/>
                                          <w:divBdr>
                                            <w:top w:val="none" w:sz="0" w:space="0" w:color="auto"/>
                                            <w:left w:val="none" w:sz="0" w:space="0" w:color="auto"/>
                                            <w:bottom w:val="none" w:sz="0" w:space="0" w:color="auto"/>
                                            <w:right w:val="none" w:sz="0" w:space="0" w:color="auto"/>
                                          </w:divBdr>
                                          <w:divsChild>
                                            <w:div w:id="1291323326">
                                              <w:marLeft w:val="0"/>
                                              <w:marRight w:val="0"/>
                                              <w:marTop w:val="0"/>
                                              <w:marBottom w:val="0"/>
                                              <w:divBdr>
                                                <w:top w:val="none" w:sz="0" w:space="0" w:color="auto"/>
                                                <w:left w:val="none" w:sz="0" w:space="0" w:color="auto"/>
                                                <w:bottom w:val="none" w:sz="0" w:space="0" w:color="auto"/>
                                                <w:right w:val="none" w:sz="0" w:space="0" w:color="auto"/>
                                              </w:divBdr>
                                              <w:divsChild>
                                                <w:div w:id="520439695">
                                                  <w:marLeft w:val="0"/>
                                                  <w:marRight w:val="0"/>
                                                  <w:marTop w:val="0"/>
                                                  <w:marBottom w:val="0"/>
                                                  <w:divBdr>
                                                    <w:top w:val="none" w:sz="0" w:space="0" w:color="auto"/>
                                                    <w:left w:val="none" w:sz="0" w:space="0" w:color="auto"/>
                                                    <w:bottom w:val="none" w:sz="0" w:space="0" w:color="auto"/>
                                                    <w:right w:val="none" w:sz="0" w:space="0" w:color="auto"/>
                                                  </w:divBdr>
                                                  <w:divsChild>
                                                    <w:div w:id="457191369">
                                                      <w:marLeft w:val="0"/>
                                                      <w:marRight w:val="0"/>
                                                      <w:marTop w:val="0"/>
                                                      <w:marBottom w:val="0"/>
                                                      <w:divBdr>
                                                        <w:top w:val="none" w:sz="0" w:space="0" w:color="auto"/>
                                                        <w:left w:val="none" w:sz="0" w:space="0" w:color="auto"/>
                                                        <w:bottom w:val="none" w:sz="0" w:space="0" w:color="auto"/>
                                                        <w:right w:val="none" w:sz="0" w:space="0" w:color="auto"/>
                                                      </w:divBdr>
                                                    </w:div>
                                                    <w:div w:id="1049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140566">
          <w:marLeft w:val="0"/>
          <w:marRight w:val="0"/>
          <w:marTop w:val="0"/>
          <w:marBottom w:val="0"/>
          <w:divBdr>
            <w:top w:val="none" w:sz="0" w:space="0" w:color="auto"/>
            <w:left w:val="none" w:sz="0" w:space="0" w:color="auto"/>
            <w:bottom w:val="none" w:sz="0" w:space="0" w:color="auto"/>
            <w:right w:val="none" w:sz="0" w:space="0" w:color="auto"/>
          </w:divBdr>
          <w:divsChild>
            <w:div w:id="234708743">
              <w:marLeft w:val="0"/>
              <w:marRight w:val="0"/>
              <w:marTop w:val="0"/>
              <w:marBottom w:val="0"/>
              <w:divBdr>
                <w:top w:val="none" w:sz="0" w:space="0" w:color="auto"/>
                <w:left w:val="none" w:sz="0" w:space="0" w:color="auto"/>
                <w:bottom w:val="none" w:sz="0" w:space="0" w:color="auto"/>
                <w:right w:val="none" w:sz="0" w:space="0" w:color="auto"/>
              </w:divBdr>
              <w:divsChild>
                <w:div w:id="1865434224">
                  <w:marLeft w:val="0"/>
                  <w:marRight w:val="0"/>
                  <w:marTop w:val="60"/>
                  <w:marBottom w:val="60"/>
                  <w:divBdr>
                    <w:top w:val="none" w:sz="0" w:space="0" w:color="auto"/>
                    <w:left w:val="none" w:sz="0" w:space="0" w:color="auto"/>
                    <w:bottom w:val="none" w:sz="0" w:space="0" w:color="auto"/>
                    <w:right w:val="none" w:sz="0" w:space="0" w:color="auto"/>
                  </w:divBdr>
                  <w:divsChild>
                    <w:div w:id="723335804">
                      <w:marLeft w:val="0"/>
                      <w:marRight w:val="0"/>
                      <w:marTop w:val="0"/>
                      <w:marBottom w:val="0"/>
                      <w:divBdr>
                        <w:top w:val="none" w:sz="0" w:space="0" w:color="auto"/>
                        <w:left w:val="none" w:sz="0" w:space="0" w:color="auto"/>
                        <w:bottom w:val="none" w:sz="0" w:space="0" w:color="auto"/>
                        <w:right w:val="none" w:sz="0" w:space="0" w:color="auto"/>
                      </w:divBdr>
                      <w:divsChild>
                        <w:div w:id="305015473">
                          <w:marLeft w:val="0"/>
                          <w:marRight w:val="0"/>
                          <w:marTop w:val="0"/>
                          <w:marBottom w:val="0"/>
                          <w:divBdr>
                            <w:top w:val="none" w:sz="0" w:space="0" w:color="auto"/>
                            <w:left w:val="none" w:sz="0" w:space="0" w:color="auto"/>
                            <w:bottom w:val="none" w:sz="0" w:space="0" w:color="auto"/>
                            <w:right w:val="none" w:sz="0" w:space="0" w:color="auto"/>
                          </w:divBdr>
                        </w:div>
                        <w:div w:id="19936848">
                          <w:marLeft w:val="0"/>
                          <w:marRight w:val="0"/>
                          <w:marTop w:val="0"/>
                          <w:marBottom w:val="0"/>
                          <w:divBdr>
                            <w:top w:val="none" w:sz="0" w:space="0" w:color="auto"/>
                            <w:left w:val="none" w:sz="0" w:space="0" w:color="auto"/>
                            <w:bottom w:val="none" w:sz="0" w:space="0" w:color="auto"/>
                            <w:right w:val="none" w:sz="0" w:space="0" w:color="auto"/>
                          </w:divBdr>
                          <w:divsChild>
                            <w:div w:id="2137605241">
                              <w:marLeft w:val="0"/>
                              <w:marRight w:val="0"/>
                              <w:marTop w:val="0"/>
                              <w:marBottom w:val="0"/>
                              <w:divBdr>
                                <w:top w:val="none" w:sz="0" w:space="0" w:color="auto"/>
                                <w:left w:val="none" w:sz="0" w:space="0" w:color="auto"/>
                                <w:bottom w:val="none" w:sz="0" w:space="0" w:color="auto"/>
                                <w:right w:val="none" w:sz="0" w:space="0" w:color="auto"/>
                              </w:divBdr>
                              <w:divsChild>
                                <w:div w:id="1443498215">
                                  <w:marLeft w:val="30"/>
                                  <w:marRight w:val="0"/>
                                  <w:marTop w:val="0"/>
                                  <w:marBottom w:val="0"/>
                                  <w:divBdr>
                                    <w:top w:val="none" w:sz="0" w:space="0" w:color="auto"/>
                                    <w:left w:val="none" w:sz="0" w:space="0" w:color="auto"/>
                                    <w:bottom w:val="none" w:sz="0" w:space="0" w:color="auto"/>
                                    <w:right w:val="none" w:sz="0" w:space="0" w:color="auto"/>
                                  </w:divBdr>
                                  <w:divsChild>
                                    <w:div w:id="17292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9654">
                      <w:marLeft w:val="0"/>
                      <w:marRight w:val="0"/>
                      <w:marTop w:val="0"/>
                      <w:marBottom w:val="0"/>
                      <w:divBdr>
                        <w:top w:val="none" w:sz="0" w:space="0" w:color="auto"/>
                        <w:left w:val="none" w:sz="0" w:space="0" w:color="auto"/>
                        <w:bottom w:val="none" w:sz="0" w:space="0" w:color="auto"/>
                        <w:right w:val="none" w:sz="0" w:space="0" w:color="auto"/>
                      </w:divBdr>
                      <w:divsChild>
                        <w:div w:id="896741092">
                          <w:marLeft w:val="0"/>
                          <w:marRight w:val="0"/>
                          <w:marTop w:val="0"/>
                          <w:marBottom w:val="0"/>
                          <w:divBdr>
                            <w:top w:val="none" w:sz="0" w:space="0" w:color="auto"/>
                            <w:left w:val="none" w:sz="0" w:space="0" w:color="auto"/>
                            <w:bottom w:val="none" w:sz="0" w:space="0" w:color="auto"/>
                            <w:right w:val="none" w:sz="0" w:space="0" w:color="auto"/>
                          </w:divBdr>
                          <w:divsChild>
                            <w:div w:id="1339232569">
                              <w:marLeft w:val="0"/>
                              <w:marRight w:val="0"/>
                              <w:marTop w:val="0"/>
                              <w:marBottom w:val="0"/>
                              <w:divBdr>
                                <w:top w:val="none" w:sz="0" w:space="0" w:color="auto"/>
                                <w:left w:val="none" w:sz="0" w:space="0" w:color="auto"/>
                                <w:bottom w:val="none" w:sz="0" w:space="0" w:color="auto"/>
                                <w:right w:val="none" w:sz="0" w:space="0" w:color="auto"/>
                              </w:divBdr>
                              <w:divsChild>
                                <w:div w:id="52410215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067070079">
                                          <w:marLeft w:val="0"/>
                                          <w:marRight w:val="0"/>
                                          <w:marTop w:val="0"/>
                                          <w:marBottom w:val="0"/>
                                          <w:divBdr>
                                            <w:top w:val="none" w:sz="0" w:space="0" w:color="auto"/>
                                            <w:left w:val="none" w:sz="0" w:space="0" w:color="auto"/>
                                            <w:bottom w:val="none" w:sz="0" w:space="0" w:color="auto"/>
                                            <w:right w:val="none" w:sz="0" w:space="0" w:color="auto"/>
                                          </w:divBdr>
                                          <w:divsChild>
                                            <w:div w:id="165171961">
                                              <w:marLeft w:val="0"/>
                                              <w:marRight w:val="0"/>
                                              <w:marTop w:val="0"/>
                                              <w:marBottom w:val="0"/>
                                              <w:divBdr>
                                                <w:top w:val="none" w:sz="0" w:space="0" w:color="auto"/>
                                                <w:left w:val="none" w:sz="0" w:space="0" w:color="auto"/>
                                                <w:bottom w:val="none" w:sz="0" w:space="0" w:color="auto"/>
                                                <w:right w:val="none" w:sz="0" w:space="0" w:color="auto"/>
                                              </w:divBdr>
                                              <w:divsChild>
                                                <w:div w:id="1259027150">
                                                  <w:marLeft w:val="0"/>
                                                  <w:marRight w:val="0"/>
                                                  <w:marTop w:val="0"/>
                                                  <w:marBottom w:val="0"/>
                                                  <w:divBdr>
                                                    <w:top w:val="none" w:sz="0" w:space="0" w:color="auto"/>
                                                    <w:left w:val="none" w:sz="0" w:space="0" w:color="auto"/>
                                                    <w:bottom w:val="none" w:sz="0" w:space="0" w:color="auto"/>
                                                    <w:right w:val="none" w:sz="0" w:space="0" w:color="auto"/>
                                                  </w:divBdr>
                                                  <w:divsChild>
                                                    <w:div w:id="957950476">
                                                      <w:marLeft w:val="0"/>
                                                      <w:marRight w:val="0"/>
                                                      <w:marTop w:val="0"/>
                                                      <w:marBottom w:val="0"/>
                                                      <w:divBdr>
                                                        <w:top w:val="none" w:sz="0" w:space="0" w:color="auto"/>
                                                        <w:left w:val="none" w:sz="0" w:space="0" w:color="auto"/>
                                                        <w:bottom w:val="none" w:sz="0" w:space="0" w:color="auto"/>
                                                        <w:right w:val="none" w:sz="0" w:space="0" w:color="auto"/>
                                                      </w:divBdr>
                                                    </w:div>
                                                    <w:div w:id="5146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2319313">
          <w:marLeft w:val="0"/>
          <w:marRight w:val="0"/>
          <w:marTop w:val="0"/>
          <w:marBottom w:val="0"/>
          <w:divBdr>
            <w:top w:val="none" w:sz="0" w:space="0" w:color="auto"/>
            <w:left w:val="none" w:sz="0" w:space="0" w:color="auto"/>
            <w:bottom w:val="none" w:sz="0" w:space="0" w:color="auto"/>
            <w:right w:val="none" w:sz="0" w:space="0" w:color="auto"/>
          </w:divBdr>
          <w:divsChild>
            <w:div w:id="1794441916">
              <w:marLeft w:val="0"/>
              <w:marRight w:val="0"/>
              <w:marTop w:val="0"/>
              <w:marBottom w:val="0"/>
              <w:divBdr>
                <w:top w:val="none" w:sz="0" w:space="0" w:color="auto"/>
                <w:left w:val="none" w:sz="0" w:space="0" w:color="auto"/>
                <w:bottom w:val="none" w:sz="0" w:space="0" w:color="auto"/>
                <w:right w:val="none" w:sz="0" w:space="0" w:color="auto"/>
              </w:divBdr>
              <w:divsChild>
                <w:div w:id="1876116037">
                  <w:marLeft w:val="0"/>
                  <w:marRight w:val="0"/>
                  <w:marTop w:val="60"/>
                  <w:marBottom w:val="60"/>
                  <w:divBdr>
                    <w:top w:val="none" w:sz="0" w:space="0" w:color="auto"/>
                    <w:left w:val="none" w:sz="0" w:space="0" w:color="auto"/>
                    <w:bottom w:val="none" w:sz="0" w:space="0" w:color="auto"/>
                    <w:right w:val="none" w:sz="0" w:space="0" w:color="auto"/>
                  </w:divBdr>
                  <w:divsChild>
                    <w:div w:id="470948367">
                      <w:marLeft w:val="0"/>
                      <w:marRight w:val="0"/>
                      <w:marTop w:val="0"/>
                      <w:marBottom w:val="0"/>
                      <w:divBdr>
                        <w:top w:val="none" w:sz="0" w:space="0" w:color="auto"/>
                        <w:left w:val="none" w:sz="0" w:space="0" w:color="auto"/>
                        <w:bottom w:val="none" w:sz="0" w:space="0" w:color="auto"/>
                        <w:right w:val="none" w:sz="0" w:space="0" w:color="auto"/>
                      </w:divBdr>
                      <w:divsChild>
                        <w:div w:id="2098938948">
                          <w:marLeft w:val="0"/>
                          <w:marRight w:val="0"/>
                          <w:marTop w:val="0"/>
                          <w:marBottom w:val="0"/>
                          <w:divBdr>
                            <w:top w:val="none" w:sz="0" w:space="0" w:color="auto"/>
                            <w:left w:val="none" w:sz="0" w:space="0" w:color="auto"/>
                            <w:bottom w:val="none" w:sz="0" w:space="0" w:color="auto"/>
                            <w:right w:val="none" w:sz="0" w:space="0" w:color="auto"/>
                          </w:divBdr>
                        </w:div>
                        <w:div w:id="944771567">
                          <w:marLeft w:val="0"/>
                          <w:marRight w:val="0"/>
                          <w:marTop w:val="0"/>
                          <w:marBottom w:val="0"/>
                          <w:divBdr>
                            <w:top w:val="none" w:sz="0" w:space="0" w:color="auto"/>
                            <w:left w:val="none" w:sz="0" w:space="0" w:color="auto"/>
                            <w:bottom w:val="none" w:sz="0" w:space="0" w:color="auto"/>
                            <w:right w:val="none" w:sz="0" w:space="0" w:color="auto"/>
                          </w:divBdr>
                          <w:divsChild>
                            <w:div w:id="453181775">
                              <w:marLeft w:val="0"/>
                              <w:marRight w:val="0"/>
                              <w:marTop w:val="0"/>
                              <w:marBottom w:val="0"/>
                              <w:divBdr>
                                <w:top w:val="none" w:sz="0" w:space="0" w:color="auto"/>
                                <w:left w:val="none" w:sz="0" w:space="0" w:color="auto"/>
                                <w:bottom w:val="none" w:sz="0" w:space="0" w:color="auto"/>
                                <w:right w:val="none" w:sz="0" w:space="0" w:color="auto"/>
                              </w:divBdr>
                              <w:divsChild>
                                <w:div w:id="226304944">
                                  <w:marLeft w:val="30"/>
                                  <w:marRight w:val="0"/>
                                  <w:marTop w:val="0"/>
                                  <w:marBottom w:val="0"/>
                                  <w:divBdr>
                                    <w:top w:val="none" w:sz="0" w:space="0" w:color="auto"/>
                                    <w:left w:val="none" w:sz="0" w:space="0" w:color="auto"/>
                                    <w:bottom w:val="none" w:sz="0" w:space="0" w:color="auto"/>
                                    <w:right w:val="none" w:sz="0" w:space="0" w:color="auto"/>
                                  </w:divBdr>
                                  <w:divsChild>
                                    <w:div w:id="38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856021">
                      <w:marLeft w:val="0"/>
                      <w:marRight w:val="0"/>
                      <w:marTop w:val="0"/>
                      <w:marBottom w:val="0"/>
                      <w:divBdr>
                        <w:top w:val="none" w:sz="0" w:space="0" w:color="auto"/>
                        <w:left w:val="none" w:sz="0" w:space="0" w:color="auto"/>
                        <w:bottom w:val="none" w:sz="0" w:space="0" w:color="auto"/>
                        <w:right w:val="none" w:sz="0" w:space="0" w:color="auto"/>
                      </w:divBdr>
                      <w:divsChild>
                        <w:div w:id="748962199">
                          <w:marLeft w:val="0"/>
                          <w:marRight w:val="0"/>
                          <w:marTop w:val="0"/>
                          <w:marBottom w:val="0"/>
                          <w:divBdr>
                            <w:top w:val="none" w:sz="0" w:space="0" w:color="auto"/>
                            <w:left w:val="none" w:sz="0" w:space="0" w:color="auto"/>
                            <w:bottom w:val="none" w:sz="0" w:space="0" w:color="auto"/>
                            <w:right w:val="none" w:sz="0" w:space="0" w:color="auto"/>
                          </w:divBdr>
                          <w:divsChild>
                            <w:div w:id="2121027247">
                              <w:marLeft w:val="0"/>
                              <w:marRight w:val="0"/>
                              <w:marTop w:val="0"/>
                              <w:marBottom w:val="0"/>
                              <w:divBdr>
                                <w:top w:val="none" w:sz="0" w:space="0" w:color="auto"/>
                                <w:left w:val="none" w:sz="0" w:space="0" w:color="auto"/>
                                <w:bottom w:val="none" w:sz="0" w:space="0" w:color="auto"/>
                                <w:right w:val="none" w:sz="0" w:space="0" w:color="auto"/>
                              </w:divBdr>
                              <w:divsChild>
                                <w:div w:id="1257640130">
                                  <w:marLeft w:val="0"/>
                                  <w:marRight w:val="0"/>
                                  <w:marTop w:val="0"/>
                                  <w:marBottom w:val="0"/>
                                  <w:divBdr>
                                    <w:top w:val="none" w:sz="0" w:space="0" w:color="auto"/>
                                    <w:left w:val="none" w:sz="0" w:space="0" w:color="auto"/>
                                    <w:bottom w:val="none" w:sz="0" w:space="0" w:color="auto"/>
                                    <w:right w:val="none" w:sz="0" w:space="0" w:color="auto"/>
                                  </w:divBdr>
                                  <w:divsChild>
                                    <w:div w:id="1690251056">
                                      <w:marLeft w:val="0"/>
                                      <w:marRight w:val="0"/>
                                      <w:marTop w:val="0"/>
                                      <w:marBottom w:val="0"/>
                                      <w:divBdr>
                                        <w:top w:val="none" w:sz="0" w:space="0" w:color="auto"/>
                                        <w:left w:val="none" w:sz="0" w:space="0" w:color="auto"/>
                                        <w:bottom w:val="none" w:sz="0" w:space="0" w:color="auto"/>
                                        <w:right w:val="none" w:sz="0" w:space="0" w:color="auto"/>
                                      </w:divBdr>
                                      <w:divsChild>
                                        <w:div w:id="857081292">
                                          <w:marLeft w:val="0"/>
                                          <w:marRight w:val="0"/>
                                          <w:marTop w:val="0"/>
                                          <w:marBottom w:val="0"/>
                                          <w:divBdr>
                                            <w:top w:val="none" w:sz="0" w:space="0" w:color="auto"/>
                                            <w:left w:val="none" w:sz="0" w:space="0" w:color="auto"/>
                                            <w:bottom w:val="none" w:sz="0" w:space="0" w:color="auto"/>
                                            <w:right w:val="none" w:sz="0" w:space="0" w:color="auto"/>
                                          </w:divBdr>
                                          <w:divsChild>
                                            <w:div w:id="116603713">
                                              <w:marLeft w:val="0"/>
                                              <w:marRight w:val="0"/>
                                              <w:marTop w:val="0"/>
                                              <w:marBottom w:val="0"/>
                                              <w:divBdr>
                                                <w:top w:val="none" w:sz="0" w:space="0" w:color="auto"/>
                                                <w:left w:val="none" w:sz="0" w:space="0" w:color="auto"/>
                                                <w:bottom w:val="none" w:sz="0" w:space="0" w:color="auto"/>
                                                <w:right w:val="none" w:sz="0" w:space="0" w:color="auto"/>
                                              </w:divBdr>
                                              <w:divsChild>
                                                <w:div w:id="60058151">
                                                  <w:marLeft w:val="0"/>
                                                  <w:marRight w:val="0"/>
                                                  <w:marTop w:val="0"/>
                                                  <w:marBottom w:val="0"/>
                                                  <w:divBdr>
                                                    <w:top w:val="none" w:sz="0" w:space="0" w:color="auto"/>
                                                    <w:left w:val="none" w:sz="0" w:space="0" w:color="auto"/>
                                                    <w:bottom w:val="none" w:sz="0" w:space="0" w:color="auto"/>
                                                    <w:right w:val="none" w:sz="0" w:space="0" w:color="auto"/>
                                                  </w:divBdr>
                                                  <w:divsChild>
                                                    <w:div w:id="1146967817">
                                                      <w:marLeft w:val="0"/>
                                                      <w:marRight w:val="0"/>
                                                      <w:marTop w:val="0"/>
                                                      <w:marBottom w:val="0"/>
                                                      <w:divBdr>
                                                        <w:top w:val="none" w:sz="0" w:space="0" w:color="auto"/>
                                                        <w:left w:val="none" w:sz="0" w:space="0" w:color="auto"/>
                                                        <w:bottom w:val="none" w:sz="0" w:space="0" w:color="auto"/>
                                                        <w:right w:val="none" w:sz="0" w:space="0" w:color="auto"/>
                                                      </w:divBdr>
                                                    </w:div>
                                                    <w:div w:id="2714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440532">
          <w:marLeft w:val="0"/>
          <w:marRight w:val="0"/>
          <w:marTop w:val="0"/>
          <w:marBottom w:val="0"/>
          <w:divBdr>
            <w:top w:val="none" w:sz="0" w:space="0" w:color="auto"/>
            <w:left w:val="none" w:sz="0" w:space="0" w:color="auto"/>
            <w:bottom w:val="none" w:sz="0" w:space="0" w:color="auto"/>
            <w:right w:val="none" w:sz="0" w:space="0" w:color="auto"/>
          </w:divBdr>
          <w:divsChild>
            <w:div w:id="1547639224">
              <w:marLeft w:val="0"/>
              <w:marRight w:val="0"/>
              <w:marTop w:val="0"/>
              <w:marBottom w:val="0"/>
              <w:divBdr>
                <w:top w:val="none" w:sz="0" w:space="0" w:color="auto"/>
                <w:left w:val="none" w:sz="0" w:space="0" w:color="auto"/>
                <w:bottom w:val="none" w:sz="0" w:space="0" w:color="auto"/>
                <w:right w:val="none" w:sz="0" w:space="0" w:color="auto"/>
              </w:divBdr>
              <w:divsChild>
                <w:div w:id="174271737">
                  <w:marLeft w:val="0"/>
                  <w:marRight w:val="0"/>
                  <w:marTop w:val="60"/>
                  <w:marBottom w:val="60"/>
                  <w:divBdr>
                    <w:top w:val="none" w:sz="0" w:space="0" w:color="auto"/>
                    <w:left w:val="none" w:sz="0" w:space="0" w:color="auto"/>
                    <w:bottom w:val="none" w:sz="0" w:space="0" w:color="auto"/>
                    <w:right w:val="none" w:sz="0" w:space="0" w:color="auto"/>
                  </w:divBdr>
                  <w:divsChild>
                    <w:div w:id="1001589992">
                      <w:marLeft w:val="0"/>
                      <w:marRight w:val="0"/>
                      <w:marTop w:val="0"/>
                      <w:marBottom w:val="0"/>
                      <w:divBdr>
                        <w:top w:val="none" w:sz="0" w:space="0" w:color="auto"/>
                        <w:left w:val="none" w:sz="0" w:space="0" w:color="auto"/>
                        <w:bottom w:val="none" w:sz="0" w:space="0" w:color="auto"/>
                        <w:right w:val="none" w:sz="0" w:space="0" w:color="auto"/>
                      </w:divBdr>
                      <w:divsChild>
                        <w:div w:id="83117618">
                          <w:marLeft w:val="0"/>
                          <w:marRight w:val="0"/>
                          <w:marTop w:val="0"/>
                          <w:marBottom w:val="0"/>
                          <w:divBdr>
                            <w:top w:val="none" w:sz="0" w:space="0" w:color="auto"/>
                            <w:left w:val="none" w:sz="0" w:space="0" w:color="auto"/>
                            <w:bottom w:val="none" w:sz="0" w:space="0" w:color="auto"/>
                            <w:right w:val="none" w:sz="0" w:space="0" w:color="auto"/>
                          </w:divBdr>
                        </w:div>
                        <w:div w:id="67113273">
                          <w:marLeft w:val="0"/>
                          <w:marRight w:val="0"/>
                          <w:marTop w:val="0"/>
                          <w:marBottom w:val="0"/>
                          <w:divBdr>
                            <w:top w:val="none" w:sz="0" w:space="0" w:color="auto"/>
                            <w:left w:val="none" w:sz="0" w:space="0" w:color="auto"/>
                            <w:bottom w:val="none" w:sz="0" w:space="0" w:color="auto"/>
                            <w:right w:val="none" w:sz="0" w:space="0" w:color="auto"/>
                          </w:divBdr>
                          <w:divsChild>
                            <w:div w:id="280645864">
                              <w:marLeft w:val="0"/>
                              <w:marRight w:val="0"/>
                              <w:marTop w:val="0"/>
                              <w:marBottom w:val="0"/>
                              <w:divBdr>
                                <w:top w:val="none" w:sz="0" w:space="0" w:color="auto"/>
                                <w:left w:val="none" w:sz="0" w:space="0" w:color="auto"/>
                                <w:bottom w:val="none" w:sz="0" w:space="0" w:color="auto"/>
                                <w:right w:val="none" w:sz="0" w:space="0" w:color="auto"/>
                              </w:divBdr>
                              <w:divsChild>
                                <w:div w:id="385296938">
                                  <w:marLeft w:val="30"/>
                                  <w:marRight w:val="0"/>
                                  <w:marTop w:val="0"/>
                                  <w:marBottom w:val="0"/>
                                  <w:divBdr>
                                    <w:top w:val="none" w:sz="0" w:space="0" w:color="auto"/>
                                    <w:left w:val="none" w:sz="0" w:space="0" w:color="auto"/>
                                    <w:bottom w:val="none" w:sz="0" w:space="0" w:color="auto"/>
                                    <w:right w:val="none" w:sz="0" w:space="0" w:color="auto"/>
                                  </w:divBdr>
                                  <w:divsChild>
                                    <w:div w:id="2858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38844">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615479125">
                              <w:marLeft w:val="0"/>
                              <w:marRight w:val="0"/>
                              <w:marTop w:val="0"/>
                              <w:marBottom w:val="0"/>
                              <w:divBdr>
                                <w:top w:val="none" w:sz="0" w:space="0" w:color="auto"/>
                                <w:left w:val="none" w:sz="0" w:space="0" w:color="auto"/>
                                <w:bottom w:val="none" w:sz="0" w:space="0" w:color="auto"/>
                                <w:right w:val="none" w:sz="0" w:space="0" w:color="auto"/>
                              </w:divBdr>
                              <w:divsChild>
                                <w:div w:id="573708237">
                                  <w:marLeft w:val="0"/>
                                  <w:marRight w:val="0"/>
                                  <w:marTop w:val="0"/>
                                  <w:marBottom w:val="0"/>
                                  <w:divBdr>
                                    <w:top w:val="none" w:sz="0" w:space="0" w:color="auto"/>
                                    <w:left w:val="none" w:sz="0" w:space="0" w:color="auto"/>
                                    <w:bottom w:val="none" w:sz="0" w:space="0" w:color="auto"/>
                                    <w:right w:val="none" w:sz="0" w:space="0" w:color="auto"/>
                                  </w:divBdr>
                                  <w:divsChild>
                                    <w:div w:id="1060716993">
                                      <w:marLeft w:val="0"/>
                                      <w:marRight w:val="0"/>
                                      <w:marTop w:val="0"/>
                                      <w:marBottom w:val="0"/>
                                      <w:divBdr>
                                        <w:top w:val="none" w:sz="0" w:space="0" w:color="auto"/>
                                        <w:left w:val="none" w:sz="0" w:space="0" w:color="auto"/>
                                        <w:bottom w:val="none" w:sz="0" w:space="0" w:color="auto"/>
                                        <w:right w:val="none" w:sz="0" w:space="0" w:color="auto"/>
                                      </w:divBdr>
                                      <w:divsChild>
                                        <w:div w:id="1127162330">
                                          <w:marLeft w:val="0"/>
                                          <w:marRight w:val="0"/>
                                          <w:marTop w:val="0"/>
                                          <w:marBottom w:val="0"/>
                                          <w:divBdr>
                                            <w:top w:val="none" w:sz="0" w:space="0" w:color="auto"/>
                                            <w:left w:val="none" w:sz="0" w:space="0" w:color="auto"/>
                                            <w:bottom w:val="none" w:sz="0" w:space="0" w:color="auto"/>
                                            <w:right w:val="none" w:sz="0" w:space="0" w:color="auto"/>
                                          </w:divBdr>
                                          <w:divsChild>
                                            <w:div w:id="580482688">
                                              <w:marLeft w:val="0"/>
                                              <w:marRight w:val="0"/>
                                              <w:marTop w:val="0"/>
                                              <w:marBottom w:val="0"/>
                                              <w:divBdr>
                                                <w:top w:val="none" w:sz="0" w:space="0" w:color="auto"/>
                                                <w:left w:val="none" w:sz="0" w:space="0" w:color="auto"/>
                                                <w:bottom w:val="none" w:sz="0" w:space="0" w:color="auto"/>
                                                <w:right w:val="none" w:sz="0" w:space="0" w:color="auto"/>
                                              </w:divBdr>
                                              <w:divsChild>
                                                <w:div w:id="1241062873">
                                                  <w:marLeft w:val="0"/>
                                                  <w:marRight w:val="0"/>
                                                  <w:marTop w:val="0"/>
                                                  <w:marBottom w:val="0"/>
                                                  <w:divBdr>
                                                    <w:top w:val="none" w:sz="0" w:space="0" w:color="auto"/>
                                                    <w:left w:val="none" w:sz="0" w:space="0" w:color="auto"/>
                                                    <w:bottom w:val="none" w:sz="0" w:space="0" w:color="auto"/>
                                                    <w:right w:val="none" w:sz="0" w:space="0" w:color="auto"/>
                                                  </w:divBdr>
                                                  <w:divsChild>
                                                    <w:div w:id="922297655">
                                                      <w:marLeft w:val="0"/>
                                                      <w:marRight w:val="0"/>
                                                      <w:marTop w:val="0"/>
                                                      <w:marBottom w:val="0"/>
                                                      <w:divBdr>
                                                        <w:top w:val="none" w:sz="0" w:space="0" w:color="auto"/>
                                                        <w:left w:val="none" w:sz="0" w:space="0" w:color="auto"/>
                                                        <w:bottom w:val="none" w:sz="0" w:space="0" w:color="auto"/>
                                                        <w:right w:val="none" w:sz="0" w:space="0" w:color="auto"/>
                                                      </w:divBdr>
                                                    </w:div>
                                                    <w:div w:id="13720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411737">
          <w:marLeft w:val="0"/>
          <w:marRight w:val="0"/>
          <w:marTop w:val="0"/>
          <w:marBottom w:val="0"/>
          <w:divBdr>
            <w:top w:val="none" w:sz="0" w:space="0" w:color="auto"/>
            <w:left w:val="none" w:sz="0" w:space="0" w:color="auto"/>
            <w:bottom w:val="none" w:sz="0" w:space="0" w:color="auto"/>
            <w:right w:val="none" w:sz="0" w:space="0" w:color="auto"/>
          </w:divBdr>
          <w:divsChild>
            <w:div w:id="1431000655">
              <w:marLeft w:val="0"/>
              <w:marRight w:val="0"/>
              <w:marTop w:val="0"/>
              <w:marBottom w:val="0"/>
              <w:divBdr>
                <w:top w:val="none" w:sz="0" w:space="0" w:color="auto"/>
                <w:left w:val="none" w:sz="0" w:space="0" w:color="auto"/>
                <w:bottom w:val="none" w:sz="0" w:space="0" w:color="auto"/>
                <w:right w:val="none" w:sz="0" w:space="0" w:color="auto"/>
              </w:divBdr>
              <w:divsChild>
                <w:div w:id="260265992">
                  <w:marLeft w:val="0"/>
                  <w:marRight w:val="0"/>
                  <w:marTop w:val="60"/>
                  <w:marBottom w:val="60"/>
                  <w:divBdr>
                    <w:top w:val="none" w:sz="0" w:space="0" w:color="auto"/>
                    <w:left w:val="none" w:sz="0" w:space="0" w:color="auto"/>
                    <w:bottom w:val="none" w:sz="0" w:space="0" w:color="auto"/>
                    <w:right w:val="none" w:sz="0" w:space="0" w:color="auto"/>
                  </w:divBdr>
                  <w:divsChild>
                    <w:div w:id="1077945428">
                      <w:marLeft w:val="0"/>
                      <w:marRight w:val="0"/>
                      <w:marTop w:val="0"/>
                      <w:marBottom w:val="0"/>
                      <w:divBdr>
                        <w:top w:val="none" w:sz="0" w:space="0" w:color="auto"/>
                        <w:left w:val="none" w:sz="0" w:space="0" w:color="auto"/>
                        <w:bottom w:val="none" w:sz="0" w:space="0" w:color="auto"/>
                        <w:right w:val="none" w:sz="0" w:space="0" w:color="auto"/>
                      </w:divBdr>
                      <w:divsChild>
                        <w:div w:id="585581265">
                          <w:marLeft w:val="0"/>
                          <w:marRight w:val="0"/>
                          <w:marTop w:val="0"/>
                          <w:marBottom w:val="0"/>
                          <w:divBdr>
                            <w:top w:val="none" w:sz="0" w:space="0" w:color="auto"/>
                            <w:left w:val="none" w:sz="0" w:space="0" w:color="auto"/>
                            <w:bottom w:val="none" w:sz="0" w:space="0" w:color="auto"/>
                            <w:right w:val="none" w:sz="0" w:space="0" w:color="auto"/>
                          </w:divBdr>
                        </w:div>
                        <w:div w:id="1978603630">
                          <w:marLeft w:val="0"/>
                          <w:marRight w:val="0"/>
                          <w:marTop w:val="0"/>
                          <w:marBottom w:val="0"/>
                          <w:divBdr>
                            <w:top w:val="none" w:sz="0" w:space="0" w:color="auto"/>
                            <w:left w:val="none" w:sz="0" w:space="0" w:color="auto"/>
                            <w:bottom w:val="none" w:sz="0" w:space="0" w:color="auto"/>
                            <w:right w:val="none" w:sz="0" w:space="0" w:color="auto"/>
                          </w:divBdr>
                          <w:divsChild>
                            <w:div w:id="803624145">
                              <w:marLeft w:val="0"/>
                              <w:marRight w:val="0"/>
                              <w:marTop w:val="0"/>
                              <w:marBottom w:val="0"/>
                              <w:divBdr>
                                <w:top w:val="none" w:sz="0" w:space="0" w:color="auto"/>
                                <w:left w:val="none" w:sz="0" w:space="0" w:color="auto"/>
                                <w:bottom w:val="none" w:sz="0" w:space="0" w:color="auto"/>
                                <w:right w:val="none" w:sz="0" w:space="0" w:color="auto"/>
                              </w:divBdr>
                              <w:divsChild>
                                <w:div w:id="1993173351">
                                  <w:marLeft w:val="30"/>
                                  <w:marRight w:val="0"/>
                                  <w:marTop w:val="0"/>
                                  <w:marBottom w:val="0"/>
                                  <w:divBdr>
                                    <w:top w:val="none" w:sz="0" w:space="0" w:color="auto"/>
                                    <w:left w:val="none" w:sz="0" w:space="0" w:color="auto"/>
                                    <w:bottom w:val="none" w:sz="0" w:space="0" w:color="auto"/>
                                    <w:right w:val="none" w:sz="0" w:space="0" w:color="auto"/>
                                  </w:divBdr>
                                  <w:divsChild>
                                    <w:div w:id="1689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52005">
                      <w:marLeft w:val="0"/>
                      <w:marRight w:val="0"/>
                      <w:marTop w:val="0"/>
                      <w:marBottom w:val="0"/>
                      <w:divBdr>
                        <w:top w:val="none" w:sz="0" w:space="0" w:color="auto"/>
                        <w:left w:val="none" w:sz="0" w:space="0" w:color="auto"/>
                        <w:bottom w:val="none" w:sz="0" w:space="0" w:color="auto"/>
                        <w:right w:val="none" w:sz="0" w:space="0" w:color="auto"/>
                      </w:divBdr>
                      <w:divsChild>
                        <w:div w:id="1618365144">
                          <w:marLeft w:val="0"/>
                          <w:marRight w:val="0"/>
                          <w:marTop w:val="0"/>
                          <w:marBottom w:val="0"/>
                          <w:divBdr>
                            <w:top w:val="none" w:sz="0" w:space="0" w:color="auto"/>
                            <w:left w:val="none" w:sz="0" w:space="0" w:color="auto"/>
                            <w:bottom w:val="none" w:sz="0" w:space="0" w:color="auto"/>
                            <w:right w:val="none" w:sz="0" w:space="0" w:color="auto"/>
                          </w:divBdr>
                          <w:divsChild>
                            <w:div w:id="62070128">
                              <w:marLeft w:val="0"/>
                              <w:marRight w:val="0"/>
                              <w:marTop w:val="0"/>
                              <w:marBottom w:val="0"/>
                              <w:divBdr>
                                <w:top w:val="none" w:sz="0" w:space="0" w:color="auto"/>
                                <w:left w:val="none" w:sz="0" w:space="0" w:color="auto"/>
                                <w:bottom w:val="none" w:sz="0" w:space="0" w:color="auto"/>
                                <w:right w:val="none" w:sz="0" w:space="0" w:color="auto"/>
                              </w:divBdr>
                              <w:divsChild>
                                <w:div w:id="648705369">
                                  <w:marLeft w:val="0"/>
                                  <w:marRight w:val="0"/>
                                  <w:marTop w:val="0"/>
                                  <w:marBottom w:val="0"/>
                                  <w:divBdr>
                                    <w:top w:val="none" w:sz="0" w:space="0" w:color="auto"/>
                                    <w:left w:val="none" w:sz="0" w:space="0" w:color="auto"/>
                                    <w:bottom w:val="none" w:sz="0" w:space="0" w:color="auto"/>
                                    <w:right w:val="none" w:sz="0" w:space="0" w:color="auto"/>
                                  </w:divBdr>
                                  <w:divsChild>
                                    <w:div w:id="464127077">
                                      <w:marLeft w:val="0"/>
                                      <w:marRight w:val="0"/>
                                      <w:marTop w:val="0"/>
                                      <w:marBottom w:val="0"/>
                                      <w:divBdr>
                                        <w:top w:val="none" w:sz="0" w:space="0" w:color="auto"/>
                                        <w:left w:val="none" w:sz="0" w:space="0" w:color="auto"/>
                                        <w:bottom w:val="none" w:sz="0" w:space="0" w:color="auto"/>
                                        <w:right w:val="none" w:sz="0" w:space="0" w:color="auto"/>
                                      </w:divBdr>
                                      <w:divsChild>
                                        <w:div w:id="1968269310">
                                          <w:marLeft w:val="0"/>
                                          <w:marRight w:val="0"/>
                                          <w:marTop w:val="0"/>
                                          <w:marBottom w:val="0"/>
                                          <w:divBdr>
                                            <w:top w:val="none" w:sz="0" w:space="0" w:color="auto"/>
                                            <w:left w:val="none" w:sz="0" w:space="0" w:color="auto"/>
                                            <w:bottom w:val="none" w:sz="0" w:space="0" w:color="auto"/>
                                            <w:right w:val="none" w:sz="0" w:space="0" w:color="auto"/>
                                          </w:divBdr>
                                          <w:divsChild>
                                            <w:div w:id="751005687">
                                              <w:marLeft w:val="0"/>
                                              <w:marRight w:val="0"/>
                                              <w:marTop w:val="0"/>
                                              <w:marBottom w:val="0"/>
                                              <w:divBdr>
                                                <w:top w:val="none" w:sz="0" w:space="0" w:color="auto"/>
                                                <w:left w:val="none" w:sz="0" w:space="0" w:color="auto"/>
                                                <w:bottom w:val="none" w:sz="0" w:space="0" w:color="auto"/>
                                                <w:right w:val="none" w:sz="0" w:space="0" w:color="auto"/>
                                              </w:divBdr>
                                              <w:divsChild>
                                                <w:div w:id="937254106">
                                                  <w:marLeft w:val="0"/>
                                                  <w:marRight w:val="0"/>
                                                  <w:marTop w:val="0"/>
                                                  <w:marBottom w:val="0"/>
                                                  <w:divBdr>
                                                    <w:top w:val="none" w:sz="0" w:space="0" w:color="auto"/>
                                                    <w:left w:val="none" w:sz="0" w:space="0" w:color="auto"/>
                                                    <w:bottom w:val="none" w:sz="0" w:space="0" w:color="auto"/>
                                                    <w:right w:val="none" w:sz="0" w:space="0" w:color="auto"/>
                                                  </w:divBdr>
                                                  <w:divsChild>
                                                    <w:div w:id="11017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112402">
          <w:marLeft w:val="0"/>
          <w:marRight w:val="0"/>
          <w:marTop w:val="0"/>
          <w:marBottom w:val="0"/>
          <w:divBdr>
            <w:top w:val="none" w:sz="0" w:space="0" w:color="auto"/>
            <w:left w:val="none" w:sz="0" w:space="0" w:color="auto"/>
            <w:bottom w:val="none" w:sz="0" w:space="0" w:color="auto"/>
            <w:right w:val="none" w:sz="0" w:space="0" w:color="auto"/>
          </w:divBdr>
          <w:divsChild>
            <w:div w:id="149909300">
              <w:marLeft w:val="0"/>
              <w:marRight w:val="0"/>
              <w:marTop w:val="0"/>
              <w:marBottom w:val="0"/>
              <w:divBdr>
                <w:top w:val="none" w:sz="0" w:space="0" w:color="auto"/>
                <w:left w:val="none" w:sz="0" w:space="0" w:color="auto"/>
                <w:bottom w:val="none" w:sz="0" w:space="0" w:color="auto"/>
                <w:right w:val="none" w:sz="0" w:space="0" w:color="auto"/>
              </w:divBdr>
              <w:divsChild>
                <w:div w:id="1995379063">
                  <w:marLeft w:val="0"/>
                  <w:marRight w:val="0"/>
                  <w:marTop w:val="60"/>
                  <w:marBottom w:val="60"/>
                  <w:divBdr>
                    <w:top w:val="none" w:sz="0" w:space="0" w:color="auto"/>
                    <w:left w:val="none" w:sz="0" w:space="0" w:color="auto"/>
                    <w:bottom w:val="none" w:sz="0" w:space="0" w:color="auto"/>
                    <w:right w:val="none" w:sz="0" w:space="0" w:color="auto"/>
                  </w:divBdr>
                  <w:divsChild>
                    <w:div w:id="747456540">
                      <w:marLeft w:val="0"/>
                      <w:marRight w:val="0"/>
                      <w:marTop w:val="0"/>
                      <w:marBottom w:val="0"/>
                      <w:divBdr>
                        <w:top w:val="none" w:sz="0" w:space="0" w:color="auto"/>
                        <w:left w:val="none" w:sz="0" w:space="0" w:color="auto"/>
                        <w:bottom w:val="none" w:sz="0" w:space="0" w:color="auto"/>
                        <w:right w:val="none" w:sz="0" w:space="0" w:color="auto"/>
                      </w:divBdr>
                      <w:divsChild>
                        <w:div w:id="1822116257">
                          <w:marLeft w:val="0"/>
                          <w:marRight w:val="0"/>
                          <w:marTop w:val="0"/>
                          <w:marBottom w:val="0"/>
                          <w:divBdr>
                            <w:top w:val="none" w:sz="0" w:space="0" w:color="auto"/>
                            <w:left w:val="none" w:sz="0" w:space="0" w:color="auto"/>
                            <w:bottom w:val="none" w:sz="0" w:space="0" w:color="auto"/>
                            <w:right w:val="none" w:sz="0" w:space="0" w:color="auto"/>
                          </w:divBdr>
                        </w:div>
                        <w:div w:id="822281297">
                          <w:marLeft w:val="0"/>
                          <w:marRight w:val="0"/>
                          <w:marTop w:val="0"/>
                          <w:marBottom w:val="0"/>
                          <w:divBdr>
                            <w:top w:val="none" w:sz="0" w:space="0" w:color="auto"/>
                            <w:left w:val="none" w:sz="0" w:space="0" w:color="auto"/>
                            <w:bottom w:val="none" w:sz="0" w:space="0" w:color="auto"/>
                            <w:right w:val="none" w:sz="0" w:space="0" w:color="auto"/>
                          </w:divBdr>
                          <w:divsChild>
                            <w:div w:id="1099567810">
                              <w:marLeft w:val="0"/>
                              <w:marRight w:val="0"/>
                              <w:marTop w:val="0"/>
                              <w:marBottom w:val="0"/>
                              <w:divBdr>
                                <w:top w:val="none" w:sz="0" w:space="0" w:color="auto"/>
                                <w:left w:val="none" w:sz="0" w:space="0" w:color="auto"/>
                                <w:bottom w:val="none" w:sz="0" w:space="0" w:color="auto"/>
                                <w:right w:val="none" w:sz="0" w:space="0" w:color="auto"/>
                              </w:divBdr>
                              <w:divsChild>
                                <w:div w:id="1838644271">
                                  <w:marLeft w:val="30"/>
                                  <w:marRight w:val="0"/>
                                  <w:marTop w:val="0"/>
                                  <w:marBottom w:val="0"/>
                                  <w:divBdr>
                                    <w:top w:val="none" w:sz="0" w:space="0" w:color="auto"/>
                                    <w:left w:val="none" w:sz="0" w:space="0" w:color="auto"/>
                                    <w:bottom w:val="none" w:sz="0" w:space="0" w:color="auto"/>
                                    <w:right w:val="none" w:sz="0" w:space="0" w:color="auto"/>
                                  </w:divBdr>
                                  <w:divsChild>
                                    <w:div w:id="9472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3541">
                      <w:marLeft w:val="0"/>
                      <w:marRight w:val="0"/>
                      <w:marTop w:val="0"/>
                      <w:marBottom w:val="0"/>
                      <w:divBdr>
                        <w:top w:val="none" w:sz="0" w:space="0" w:color="auto"/>
                        <w:left w:val="none" w:sz="0" w:space="0" w:color="auto"/>
                        <w:bottom w:val="none" w:sz="0" w:space="0" w:color="auto"/>
                        <w:right w:val="none" w:sz="0" w:space="0" w:color="auto"/>
                      </w:divBdr>
                      <w:divsChild>
                        <w:div w:id="10644297">
                          <w:marLeft w:val="0"/>
                          <w:marRight w:val="0"/>
                          <w:marTop w:val="0"/>
                          <w:marBottom w:val="0"/>
                          <w:divBdr>
                            <w:top w:val="none" w:sz="0" w:space="0" w:color="auto"/>
                            <w:left w:val="none" w:sz="0" w:space="0" w:color="auto"/>
                            <w:bottom w:val="none" w:sz="0" w:space="0" w:color="auto"/>
                            <w:right w:val="none" w:sz="0" w:space="0" w:color="auto"/>
                          </w:divBdr>
                          <w:divsChild>
                            <w:div w:id="1254781249">
                              <w:marLeft w:val="0"/>
                              <w:marRight w:val="0"/>
                              <w:marTop w:val="0"/>
                              <w:marBottom w:val="0"/>
                              <w:divBdr>
                                <w:top w:val="none" w:sz="0" w:space="0" w:color="auto"/>
                                <w:left w:val="none" w:sz="0" w:space="0" w:color="auto"/>
                                <w:bottom w:val="none" w:sz="0" w:space="0" w:color="auto"/>
                                <w:right w:val="none" w:sz="0" w:space="0" w:color="auto"/>
                              </w:divBdr>
                              <w:divsChild>
                                <w:div w:id="438187948">
                                  <w:marLeft w:val="0"/>
                                  <w:marRight w:val="0"/>
                                  <w:marTop w:val="0"/>
                                  <w:marBottom w:val="0"/>
                                  <w:divBdr>
                                    <w:top w:val="none" w:sz="0" w:space="0" w:color="auto"/>
                                    <w:left w:val="none" w:sz="0" w:space="0" w:color="auto"/>
                                    <w:bottom w:val="none" w:sz="0" w:space="0" w:color="auto"/>
                                    <w:right w:val="none" w:sz="0" w:space="0" w:color="auto"/>
                                  </w:divBdr>
                                  <w:divsChild>
                                    <w:div w:id="573663877">
                                      <w:marLeft w:val="0"/>
                                      <w:marRight w:val="0"/>
                                      <w:marTop w:val="0"/>
                                      <w:marBottom w:val="0"/>
                                      <w:divBdr>
                                        <w:top w:val="none" w:sz="0" w:space="0" w:color="auto"/>
                                        <w:left w:val="none" w:sz="0" w:space="0" w:color="auto"/>
                                        <w:bottom w:val="none" w:sz="0" w:space="0" w:color="auto"/>
                                        <w:right w:val="none" w:sz="0" w:space="0" w:color="auto"/>
                                      </w:divBdr>
                                      <w:divsChild>
                                        <w:div w:id="337195376">
                                          <w:marLeft w:val="0"/>
                                          <w:marRight w:val="0"/>
                                          <w:marTop w:val="0"/>
                                          <w:marBottom w:val="0"/>
                                          <w:divBdr>
                                            <w:top w:val="none" w:sz="0" w:space="0" w:color="auto"/>
                                            <w:left w:val="none" w:sz="0" w:space="0" w:color="auto"/>
                                            <w:bottom w:val="none" w:sz="0" w:space="0" w:color="auto"/>
                                            <w:right w:val="none" w:sz="0" w:space="0" w:color="auto"/>
                                          </w:divBdr>
                                          <w:divsChild>
                                            <w:div w:id="1938755796">
                                              <w:marLeft w:val="0"/>
                                              <w:marRight w:val="0"/>
                                              <w:marTop w:val="0"/>
                                              <w:marBottom w:val="0"/>
                                              <w:divBdr>
                                                <w:top w:val="none" w:sz="0" w:space="0" w:color="auto"/>
                                                <w:left w:val="none" w:sz="0" w:space="0" w:color="auto"/>
                                                <w:bottom w:val="none" w:sz="0" w:space="0" w:color="auto"/>
                                                <w:right w:val="none" w:sz="0" w:space="0" w:color="auto"/>
                                              </w:divBdr>
                                              <w:divsChild>
                                                <w:div w:id="856430229">
                                                  <w:marLeft w:val="0"/>
                                                  <w:marRight w:val="0"/>
                                                  <w:marTop w:val="0"/>
                                                  <w:marBottom w:val="0"/>
                                                  <w:divBdr>
                                                    <w:top w:val="none" w:sz="0" w:space="0" w:color="auto"/>
                                                    <w:left w:val="none" w:sz="0" w:space="0" w:color="auto"/>
                                                    <w:bottom w:val="none" w:sz="0" w:space="0" w:color="auto"/>
                                                    <w:right w:val="none" w:sz="0" w:space="0" w:color="auto"/>
                                                  </w:divBdr>
                                                  <w:divsChild>
                                                    <w:div w:id="2037611341">
                                                      <w:marLeft w:val="0"/>
                                                      <w:marRight w:val="0"/>
                                                      <w:marTop w:val="0"/>
                                                      <w:marBottom w:val="0"/>
                                                      <w:divBdr>
                                                        <w:top w:val="none" w:sz="0" w:space="0" w:color="auto"/>
                                                        <w:left w:val="none" w:sz="0" w:space="0" w:color="auto"/>
                                                        <w:bottom w:val="none" w:sz="0" w:space="0" w:color="auto"/>
                                                        <w:right w:val="none" w:sz="0" w:space="0" w:color="auto"/>
                                                      </w:divBdr>
                                                    </w:div>
                                                    <w:div w:id="17797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2398582">
      <w:bodyDiv w:val="1"/>
      <w:marLeft w:val="0"/>
      <w:marRight w:val="0"/>
      <w:marTop w:val="0"/>
      <w:marBottom w:val="0"/>
      <w:divBdr>
        <w:top w:val="none" w:sz="0" w:space="0" w:color="auto"/>
        <w:left w:val="none" w:sz="0" w:space="0" w:color="auto"/>
        <w:bottom w:val="none" w:sz="0" w:space="0" w:color="auto"/>
        <w:right w:val="none" w:sz="0" w:space="0" w:color="auto"/>
      </w:divBdr>
    </w:div>
    <w:div w:id="312637556">
      <w:bodyDiv w:val="1"/>
      <w:marLeft w:val="0"/>
      <w:marRight w:val="0"/>
      <w:marTop w:val="0"/>
      <w:marBottom w:val="0"/>
      <w:divBdr>
        <w:top w:val="none" w:sz="0" w:space="0" w:color="auto"/>
        <w:left w:val="none" w:sz="0" w:space="0" w:color="auto"/>
        <w:bottom w:val="none" w:sz="0" w:space="0" w:color="auto"/>
        <w:right w:val="none" w:sz="0" w:space="0" w:color="auto"/>
      </w:divBdr>
    </w:div>
    <w:div w:id="320739387">
      <w:bodyDiv w:val="1"/>
      <w:marLeft w:val="0"/>
      <w:marRight w:val="0"/>
      <w:marTop w:val="0"/>
      <w:marBottom w:val="0"/>
      <w:divBdr>
        <w:top w:val="none" w:sz="0" w:space="0" w:color="auto"/>
        <w:left w:val="none" w:sz="0" w:space="0" w:color="auto"/>
        <w:bottom w:val="none" w:sz="0" w:space="0" w:color="auto"/>
        <w:right w:val="none" w:sz="0" w:space="0" w:color="auto"/>
      </w:divBdr>
    </w:div>
    <w:div w:id="327562349">
      <w:bodyDiv w:val="1"/>
      <w:marLeft w:val="0"/>
      <w:marRight w:val="0"/>
      <w:marTop w:val="0"/>
      <w:marBottom w:val="0"/>
      <w:divBdr>
        <w:top w:val="none" w:sz="0" w:space="0" w:color="auto"/>
        <w:left w:val="none" w:sz="0" w:space="0" w:color="auto"/>
        <w:bottom w:val="none" w:sz="0" w:space="0" w:color="auto"/>
        <w:right w:val="none" w:sz="0" w:space="0" w:color="auto"/>
      </w:divBdr>
      <w:divsChild>
        <w:div w:id="1096437666">
          <w:marLeft w:val="0"/>
          <w:marRight w:val="0"/>
          <w:marTop w:val="0"/>
          <w:marBottom w:val="0"/>
          <w:divBdr>
            <w:top w:val="none" w:sz="0" w:space="0" w:color="auto"/>
            <w:left w:val="none" w:sz="0" w:space="0" w:color="auto"/>
            <w:bottom w:val="none" w:sz="0" w:space="0" w:color="auto"/>
            <w:right w:val="none" w:sz="0" w:space="0" w:color="auto"/>
          </w:divBdr>
          <w:divsChild>
            <w:div w:id="1700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1836">
      <w:bodyDiv w:val="1"/>
      <w:marLeft w:val="0"/>
      <w:marRight w:val="0"/>
      <w:marTop w:val="0"/>
      <w:marBottom w:val="0"/>
      <w:divBdr>
        <w:top w:val="none" w:sz="0" w:space="0" w:color="auto"/>
        <w:left w:val="none" w:sz="0" w:space="0" w:color="auto"/>
        <w:bottom w:val="none" w:sz="0" w:space="0" w:color="auto"/>
        <w:right w:val="none" w:sz="0" w:space="0" w:color="auto"/>
      </w:divBdr>
    </w:div>
    <w:div w:id="406804455">
      <w:bodyDiv w:val="1"/>
      <w:marLeft w:val="0"/>
      <w:marRight w:val="0"/>
      <w:marTop w:val="0"/>
      <w:marBottom w:val="0"/>
      <w:divBdr>
        <w:top w:val="none" w:sz="0" w:space="0" w:color="auto"/>
        <w:left w:val="none" w:sz="0" w:space="0" w:color="auto"/>
        <w:bottom w:val="none" w:sz="0" w:space="0" w:color="auto"/>
        <w:right w:val="none" w:sz="0" w:space="0" w:color="auto"/>
      </w:divBdr>
    </w:div>
    <w:div w:id="415833925">
      <w:bodyDiv w:val="1"/>
      <w:marLeft w:val="0"/>
      <w:marRight w:val="0"/>
      <w:marTop w:val="0"/>
      <w:marBottom w:val="0"/>
      <w:divBdr>
        <w:top w:val="none" w:sz="0" w:space="0" w:color="auto"/>
        <w:left w:val="none" w:sz="0" w:space="0" w:color="auto"/>
        <w:bottom w:val="none" w:sz="0" w:space="0" w:color="auto"/>
        <w:right w:val="none" w:sz="0" w:space="0" w:color="auto"/>
      </w:divBdr>
    </w:div>
    <w:div w:id="454328224">
      <w:bodyDiv w:val="1"/>
      <w:marLeft w:val="0"/>
      <w:marRight w:val="0"/>
      <w:marTop w:val="0"/>
      <w:marBottom w:val="0"/>
      <w:divBdr>
        <w:top w:val="none" w:sz="0" w:space="0" w:color="auto"/>
        <w:left w:val="none" w:sz="0" w:space="0" w:color="auto"/>
        <w:bottom w:val="none" w:sz="0" w:space="0" w:color="auto"/>
        <w:right w:val="none" w:sz="0" w:space="0" w:color="auto"/>
      </w:divBdr>
    </w:div>
    <w:div w:id="463431179">
      <w:bodyDiv w:val="1"/>
      <w:marLeft w:val="0"/>
      <w:marRight w:val="0"/>
      <w:marTop w:val="0"/>
      <w:marBottom w:val="0"/>
      <w:divBdr>
        <w:top w:val="none" w:sz="0" w:space="0" w:color="auto"/>
        <w:left w:val="none" w:sz="0" w:space="0" w:color="auto"/>
        <w:bottom w:val="none" w:sz="0" w:space="0" w:color="auto"/>
        <w:right w:val="none" w:sz="0" w:space="0" w:color="auto"/>
      </w:divBdr>
    </w:div>
    <w:div w:id="475339379">
      <w:bodyDiv w:val="1"/>
      <w:marLeft w:val="0"/>
      <w:marRight w:val="0"/>
      <w:marTop w:val="0"/>
      <w:marBottom w:val="0"/>
      <w:divBdr>
        <w:top w:val="none" w:sz="0" w:space="0" w:color="auto"/>
        <w:left w:val="none" w:sz="0" w:space="0" w:color="auto"/>
        <w:bottom w:val="none" w:sz="0" w:space="0" w:color="auto"/>
        <w:right w:val="none" w:sz="0" w:space="0" w:color="auto"/>
      </w:divBdr>
      <w:divsChild>
        <w:div w:id="281112834">
          <w:marLeft w:val="0"/>
          <w:marRight w:val="0"/>
          <w:marTop w:val="0"/>
          <w:marBottom w:val="0"/>
          <w:divBdr>
            <w:top w:val="none" w:sz="0" w:space="0" w:color="auto"/>
            <w:left w:val="none" w:sz="0" w:space="0" w:color="auto"/>
            <w:bottom w:val="none" w:sz="0" w:space="0" w:color="auto"/>
            <w:right w:val="none" w:sz="0" w:space="0" w:color="auto"/>
          </w:divBdr>
        </w:div>
      </w:divsChild>
    </w:div>
    <w:div w:id="493105144">
      <w:bodyDiv w:val="1"/>
      <w:marLeft w:val="0"/>
      <w:marRight w:val="0"/>
      <w:marTop w:val="0"/>
      <w:marBottom w:val="0"/>
      <w:divBdr>
        <w:top w:val="none" w:sz="0" w:space="0" w:color="auto"/>
        <w:left w:val="none" w:sz="0" w:space="0" w:color="auto"/>
        <w:bottom w:val="none" w:sz="0" w:space="0" w:color="auto"/>
        <w:right w:val="none" w:sz="0" w:space="0" w:color="auto"/>
      </w:divBdr>
    </w:div>
    <w:div w:id="533467878">
      <w:bodyDiv w:val="1"/>
      <w:marLeft w:val="0"/>
      <w:marRight w:val="0"/>
      <w:marTop w:val="0"/>
      <w:marBottom w:val="0"/>
      <w:divBdr>
        <w:top w:val="none" w:sz="0" w:space="0" w:color="auto"/>
        <w:left w:val="none" w:sz="0" w:space="0" w:color="auto"/>
        <w:bottom w:val="none" w:sz="0" w:space="0" w:color="auto"/>
        <w:right w:val="none" w:sz="0" w:space="0" w:color="auto"/>
      </w:divBdr>
    </w:div>
    <w:div w:id="554317054">
      <w:bodyDiv w:val="1"/>
      <w:marLeft w:val="0"/>
      <w:marRight w:val="0"/>
      <w:marTop w:val="0"/>
      <w:marBottom w:val="0"/>
      <w:divBdr>
        <w:top w:val="none" w:sz="0" w:space="0" w:color="auto"/>
        <w:left w:val="none" w:sz="0" w:space="0" w:color="auto"/>
        <w:bottom w:val="none" w:sz="0" w:space="0" w:color="auto"/>
        <w:right w:val="none" w:sz="0" w:space="0" w:color="auto"/>
      </w:divBdr>
    </w:div>
    <w:div w:id="621427064">
      <w:bodyDiv w:val="1"/>
      <w:marLeft w:val="0"/>
      <w:marRight w:val="0"/>
      <w:marTop w:val="0"/>
      <w:marBottom w:val="0"/>
      <w:divBdr>
        <w:top w:val="none" w:sz="0" w:space="0" w:color="auto"/>
        <w:left w:val="none" w:sz="0" w:space="0" w:color="auto"/>
        <w:bottom w:val="none" w:sz="0" w:space="0" w:color="auto"/>
        <w:right w:val="none" w:sz="0" w:space="0" w:color="auto"/>
      </w:divBdr>
    </w:div>
    <w:div w:id="653144011">
      <w:bodyDiv w:val="1"/>
      <w:marLeft w:val="0"/>
      <w:marRight w:val="0"/>
      <w:marTop w:val="0"/>
      <w:marBottom w:val="0"/>
      <w:divBdr>
        <w:top w:val="none" w:sz="0" w:space="0" w:color="auto"/>
        <w:left w:val="none" w:sz="0" w:space="0" w:color="auto"/>
        <w:bottom w:val="none" w:sz="0" w:space="0" w:color="auto"/>
        <w:right w:val="none" w:sz="0" w:space="0" w:color="auto"/>
      </w:divBdr>
    </w:div>
    <w:div w:id="662125860">
      <w:bodyDiv w:val="1"/>
      <w:marLeft w:val="0"/>
      <w:marRight w:val="0"/>
      <w:marTop w:val="0"/>
      <w:marBottom w:val="0"/>
      <w:divBdr>
        <w:top w:val="none" w:sz="0" w:space="0" w:color="auto"/>
        <w:left w:val="none" w:sz="0" w:space="0" w:color="auto"/>
        <w:bottom w:val="none" w:sz="0" w:space="0" w:color="auto"/>
        <w:right w:val="none" w:sz="0" w:space="0" w:color="auto"/>
      </w:divBdr>
    </w:div>
    <w:div w:id="662203867">
      <w:bodyDiv w:val="1"/>
      <w:marLeft w:val="0"/>
      <w:marRight w:val="0"/>
      <w:marTop w:val="0"/>
      <w:marBottom w:val="0"/>
      <w:divBdr>
        <w:top w:val="none" w:sz="0" w:space="0" w:color="auto"/>
        <w:left w:val="none" w:sz="0" w:space="0" w:color="auto"/>
        <w:bottom w:val="none" w:sz="0" w:space="0" w:color="auto"/>
        <w:right w:val="none" w:sz="0" w:space="0" w:color="auto"/>
      </w:divBdr>
    </w:div>
    <w:div w:id="685206880">
      <w:bodyDiv w:val="1"/>
      <w:marLeft w:val="0"/>
      <w:marRight w:val="0"/>
      <w:marTop w:val="0"/>
      <w:marBottom w:val="0"/>
      <w:divBdr>
        <w:top w:val="none" w:sz="0" w:space="0" w:color="auto"/>
        <w:left w:val="none" w:sz="0" w:space="0" w:color="auto"/>
        <w:bottom w:val="none" w:sz="0" w:space="0" w:color="auto"/>
        <w:right w:val="none" w:sz="0" w:space="0" w:color="auto"/>
      </w:divBdr>
    </w:div>
    <w:div w:id="687368364">
      <w:bodyDiv w:val="1"/>
      <w:marLeft w:val="0"/>
      <w:marRight w:val="0"/>
      <w:marTop w:val="0"/>
      <w:marBottom w:val="0"/>
      <w:divBdr>
        <w:top w:val="none" w:sz="0" w:space="0" w:color="auto"/>
        <w:left w:val="none" w:sz="0" w:space="0" w:color="auto"/>
        <w:bottom w:val="none" w:sz="0" w:space="0" w:color="auto"/>
        <w:right w:val="none" w:sz="0" w:space="0" w:color="auto"/>
      </w:divBdr>
      <w:divsChild>
        <w:div w:id="970356131">
          <w:marLeft w:val="0"/>
          <w:marRight w:val="0"/>
          <w:marTop w:val="0"/>
          <w:marBottom w:val="0"/>
          <w:divBdr>
            <w:top w:val="none" w:sz="0" w:space="0" w:color="auto"/>
            <w:left w:val="none" w:sz="0" w:space="0" w:color="auto"/>
            <w:bottom w:val="none" w:sz="0" w:space="0" w:color="auto"/>
            <w:right w:val="none" w:sz="0" w:space="0" w:color="auto"/>
          </w:divBdr>
        </w:div>
        <w:div w:id="608436237">
          <w:marLeft w:val="0"/>
          <w:marRight w:val="0"/>
          <w:marTop w:val="0"/>
          <w:marBottom w:val="0"/>
          <w:divBdr>
            <w:top w:val="none" w:sz="0" w:space="0" w:color="auto"/>
            <w:left w:val="none" w:sz="0" w:space="0" w:color="auto"/>
            <w:bottom w:val="none" w:sz="0" w:space="0" w:color="auto"/>
            <w:right w:val="none" w:sz="0" w:space="0" w:color="auto"/>
          </w:divBdr>
        </w:div>
        <w:div w:id="1867404844">
          <w:marLeft w:val="0"/>
          <w:marRight w:val="0"/>
          <w:marTop w:val="0"/>
          <w:marBottom w:val="0"/>
          <w:divBdr>
            <w:top w:val="none" w:sz="0" w:space="0" w:color="auto"/>
            <w:left w:val="none" w:sz="0" w:space="0" w:color="auto"/>
            <w:bottom w:val="none" w:sz="0" w:space="0" w:color="auto"/>
            <w:right w:val="none" w:sz="0" w:space="0" w:color="auto"/>
          </w:divBdr>
        </w:div>
        <w:div w:id="65228454">
          <w:marLeft w:val="0"/>
          <w:marRight w:val="0"/>
          <w:marTop w:val="0"/>
          <w:marBottom w:val="0"/>
          <w:divBdr>
            <w:top w:val="none" w:sz="0" w:space="0" w:color="auto"/>
            <w:left w:val="none" w:sz="0" w:space="0" w:color="auto"/>
            <w:bottom w:val="none" w:sz="0" w:space="0" w:color="auto"/>
            <w:right w:val="none" w:sz="0" w:space="0" w:color="auto"/>
          </w:divBdr>
        </w:div>
        <w:div w:id="1605378120">
          <w:marLeft w:val="0"/>
          <w:marRight w:val="0"/>
          <w:marTop w:val="0"/>
          <w:marBottom w:val="0"/>
          <w:divBdr>
            <w:top w:val="none" w:sz="0" w:space="0" w:color="auto"/>
            <w:left w:val="none" w:sz="0" w:space="0" w:color="auto"/>
            <w:bottom w:val="none" w:sz="0" w:space="0" w:color="auto"/>
            <w:right w:val="none" w:sz="0" w:space="0" w:color="auto"/>
          </w:divBdr>
        </w:div>
        <w:div w:id="2005162759">
          <w:marLeft w:val="0"/>
          <w:marRight w:val="0"/>
          <w:marTop w:val="0"/>
          <w:marBottom w:val="0"/>
          <w:divBdr>
            <w:top w:val="none" w:sz="0" w:space="0" w:color="auto"/>
            <w:left w:val="none" w:sz="0" w:space="0" w:color="auto"/>
            <w:bottom w:val="none" w:sz="0" w:space="0" w:color="auto"/>
            <w:right w:val="none" w:sz="0" w:space="0" w:color="auto"/>
          </w:divBdr>
        </w:div>
        <w:div w:id="1225409172">
          <w:marLeft w:val="0"/>
          <w:marRight w:val="0"/>
          <w:marTop w:val="0"/>
          <w:marBottom w:val="0"/>
          <w:divBdr>
            <w:top w:val="none" w:sz="0" w:space="0" w:color="auto"/>
            <w:left w:val="none" w:sz="0" w:space="0" w:color="auto"/>
            <w:bottom w:val="none" w:sz="0" w:space="0" w:color="auto"/>
            <w:right w:val="none" w:sz="0" w:space="0" w:color="auto"/>
          </w:divBdr>
        </w:div>
        <w:div w:id="1373917030">
          <w:marLeft w:val="0"/>
          <w:marRight w:val="0"/>
          <w:marTop w:val="0"/>
          <w:marBottom w:val="0"/>
          <w:divBdr>
            <w:top w:val="none" w:sz="0" w:space="0" w:color="auto"/>
            <w:left w:val="none" w:sz="0" w:space="0" w:color="auto"/>
            <w:bottom w:val="none" w:sz="0" w:space="0" w:color="auto"/>
            <w:right w:val="none" w:sz="0" w:space="0" w:color="auto"/>
          </w:divBdr>
        </w:div>
        <w:div w:id="364335395">
          <w:marLeft w:val="0"/>
          <w:marRight w:val="0"/>
          <w:marTop w:val="0"/>
          <w:marBottom w:val="0"/>
          <w:divBdr>
            <w:top w:val="none" w:sz="0" w:space="0" w:color="auto"/>
            <w:left w:val="none" w:sz="0" w:space="0" w:color="auto"/>
            <w:bottom w:val="none" w:sz="0" w:space="0" w:color="auto"/>
            <w:right w:val="none" w:sz="0" w:space="0" w:color="auto"/>
          </w:divBdr>
        </w:div>
        <w:div w:id="66803262">
          <w:marLeft w:val="0"/>
          <w:marRight w:val="0"/>
          <w:marTop w:val="0"/>
          <w:marBottom w:val="0"/>
          <w:divBdr>
            <w:top w:val="none" w:sz="0" w:space="0" w:color="auto"/>
            <w:left w:val="none" w:sz="0" w:space="0" w:color="auto"/>
            <w:bottom w:val="none" w:sz="0" w:space="0" w:color="auto"/>
            <w:right w:val="none" w:sz="0" w:space="0" w:color="auto"/>
          </w:divBdr>
        </w:div>
        <w:div w:id="696197513">
          <w:marLeft w:val="0"/>
          <w:marRight w:val="0"/>
          <w:marTop w:val="0"/>
          <w:marBottom w:val="0"/>
          <w:divBdr>
            <w:top w:val="none" w:sz="0" w:space="0" w:color="auto"/>
            <w:left w:val="none" w:sz="0" w:space="0" w:color="auto"/>
            <w:bottom w:val="none" w:sz="0" w:space="0" w:color="auto"/>
            <w:right w:val="none" w:sz="0" w:space="0" w:color="auto"/>
          </w:divBdr>
        </w:div>
      </w:divsChild>
    </w:div>
    <w:div w:id="797526286">
      <w:bodyDiv w:val="1"/>
      <w:marLeft w:val="0"/>
      <w:marRight w:val="0"/>
      <w:marTop w:val="0"/>
      <w:marBottom w:val="0"/>
      <w:divBdr>
        <w:top w:val="none" w:sz="0" w:space="0" w:color="auto"/>
        <w:left w:val="none" w:sz="0" w:space="0" w:color="auto"/>
        <w:bottom w:val="none" w:sz="0" w:space="0" w:color="auto"/>
        <w:right w:val="none" w:sz="0" w:space="0" w:color="auto"/>
      </w:divBdr>
    </w:div>
    <w:div w:id="854344703">
      <w:bodyDiv w:val="1"/>
      <w:marLeft w:val="0"/>
      <w:marRight w:val="0"/>
      <w:marTop w:val="0"/>
      <w:marBottom w:val="0"/>
      <w:divBdr>
        <w:top w:val="none" w:sz="0" w:space="0" w:color="auto"/>
        <w:left w:val="none" w:sz="0" w:space="0" w:color="auto"/>
        <w:bottom w:val="none" w:sz="0" w:space="0" w:color="auto"/>
        <w:right w:val="none" w:sz="0" w:space="0" w:color="auto"/>
      </w:divBdr>
    </w:div>
    <w:div w:id="873231943">
      <w:bodyDiv w:val="1"/>
      <w:marLeft w:val="0"/>
      <w:marRight w:val="0"/>
      <w:marTop w:val="0"/>
      <w:marBottom w:val="0"/>
      <w:divBdr>
        <w:top w:val="none" w:sz="0" w:space="0" w:color="auto"/>
        <w:left w:val="none" w:sz="0" w:space="0" w:color="auto"/>
        <w:bottom w:val="none" w:sz="0" w:space="0" w:color="auto"/>
        <w:right w:val="none" w:sz="0" w:space="0" w:color="auto"/>
      </w:divBdr>
    </w:div>
    <w:div w:id="953633224">
      <w:bodyDiv w:val="1"/>
      <w:marLeft w:val="0"/>
      <w:marRight w:val="0"/>
      <w:marTop w:val="0"/>
      <w:marBottom w:val="0"/>
      <w:divBdr>
        <w:top w:val="none" w:sz="0" w:space="0" w:color="auto"/>
        <w:left w:val="none" w:sz="0" w:space="0" w:color="auto"/>
        <w:bottom w:val="none" w:sz="0" w:space="0" w:color="auto"/>
        <w:right w:val="none" w:sz="0" w:space="0" w:color="auto"/>
      </w:divBdr>
    </w:div>
    <w:div w:id="1002052450">
      <w:bodyDiv w:val="1"/>
      <w:marLeft w:val="0"/>
      <w:marRight w:val="0"/>
      <w:marTop w:val="0"/>
      <w:marBottom w:val="0"/>
      <w:divBdr>
        <w:top w:val="none" w:sz="0" w:space="0" w:color="auto"/>
        <w:left w:val="none" w:sz="0" w:space="0" w:color="auto"/>
        <w:bottom w:val="none" w:sz="0" w:space="0" w:color="auto"/>
        <w:right w:val="none" w:sz="0" w:space="0" w:color="auto"/>
      </w:divBdr>
    </w:div>
    <w:div w:id="1053894417">
      <w:bodyDiv w:val="1"/>
      <w:marLeft w:val="0"/>
      <w:marRight w:val="0"/>
      <w:marTop w:val="0"/>
      <w:marBottom w:val="0"/>
      <w:divBdr>
        <w:top w:val="none" w:sz="0" w:space="0" w:color="auto"/>
        <w:left w:val="none" w:sz="0" w:space="0" w:color="auto"/>
        <w:bottom w:val="none" w:sz="0" w:space="0" w:color="auto"/>
        <w:right w:val="none" w:sz="0" w:space="0" w:color="auto"/>
      </w:divBdr>
    </w:div>
    <w:div w:id="1094979886">
      <w:bodyDiv w:val="1"/>
      <w:marLeft w:val="0"/>
      <w:marRight w:val="0"/>
      <w:marTop w:val="0"/>
      <w:marBottom w:val="0"/>
      <w:divBdr>
        <w:top w:val="none" w:sz="0" w:space="0" w:color="auto"/>
        <w:left w:val="none" w:sz="0" w:space="0" w:color="auto"/>
        <w:bottom w:val="none" w:sz="0" w:space="0" w:color="auto"/>
        <w:right w:val="none" w:sz="0" w:space="0" w:color="auto"/>
      </w:divBdr>
    </w:div>
    <w:div w:id="1134371648">
      <w:bodyDiv w:val="1"/>
      <w:marLeft w:val="0"/>
      <w:marRight w:val="0"/>
      <w:marTop w:val="0"/>
      <w:marBottom w:val="0"/>
      <w:divBdr>
        <w:top w:val="none" w:sz="0" w:space="0" w:color="auto"/>
        <w:left w:val="none" w:sz="0" w:space="0" w:color="auto"/>
        <w:bottom w:val="none" w:sz="0" w:space="0" w:color="auto"/>
        <w:right w:val="none" w:sz="0" w:space="0" w:color="auto"/>
      </w:divBdr>
    </w:div>
    <w:div w:id="1173108997">
      <w:bodyDiv w:val="1"/>
      <w:marLeft w:val="0"/>
      <w:marRight w:val="0"/>
      <w:marTop w:val="0"/>
      <w:marBottom w:val="0"/>
      <w:divBdr>
        <w:top w:val="none" w:sz="0" w:space="0" w:color="auto"/>
        <w:left w:val="none" w:sz="0" w:space="0" w:color="auto"/>
        <w:bottom w:val="none" w:sz="0" w:space="0" w:color="auto"/>
        <w:right w:val="none" w:sz="0" w:space="0" w:color="auto"/>
      </w:divBdr>
    </w:div>
    <w:div w:id="1183934060">
      <w:bodyDiv w:val="1"/>
      <w:marLeft w:val="0"/>
      <w:marRight w:val="0"/>
      <w:marTop w:val="0"/>
      <w:marBottom w:val="0"/>
      <w:divBdr>
        <w:top w:val="none" w:sz="0" w:space="0" w:color="auto"/>
        <w:left w:val="none" w:sz="0" w:space="0" w:color="auto"/>
        <w:bottom w:val="none" w:sz="0" w:space="0" w:color="auto"/>
        <w:right w:val="none" w:sz="0" w:space="0" w:color="auto"/>
      </w:divBdr>
      <w:divsChild>
        <w:div w:id="2126852556">
          <w:marLeft w:val="0"/>
          <w:marRight w:val="0"/>
          <w:marTop w:val="0"/>
          <w:marBottom w:val="0"/>
          <w:divBdr>
            <w:top w:val="none" w:sz="0" w:space="0" w:color="auto"/>
            <w:left w:val="none" w:sz="0" w:space="0" w:color="auto"/>
            <w:bottom w:val="none" w:sz="0" w:space="0" w:color="auto"/>
            <w:right w:val="none" w:sz="0" w:space="0" w:color="auto"/>
          </w:divBdr>
          <w:divsChild>
            <w:div w:id="266668386">
              <w:marLeft w:val="0"/>
              <w:marRight w:val="0"/>
              <w:marTop w:val="0"/>
              <w:marBottom w:val="0"/>
              <w:divBdr>
                <w:top w:val="none" w:sz="0" w:space="0" w:color="auto"/>
                <w:left w:val="none" w:sz="0" w:space="0" w:color="auto"/>
                <w:bottom w:val="none" w:sz="0" w:space="0" w:color="auto"/>
                <w:right w:val="none" w:sz="0" w:space="0" w:color="auto"/>
              </w:divBdr>
              <w:divsChild>
                <w:div w:id="2039813285">
                  <w:marLeft w:val="0"/>
                  <w:marRight w:val="0"/>
                  <w:marTop w:val="60"/>
                  <w:marBottom w:val="60"/>
                  <w:divBdr>
                    <w:top w:val="none" w:sz="0" w:space="0" w:color="auto"/>
                    <w:left w:val="none" w:sz="0" w:space="0" w:color="auto"/>
                    <w:bottom w:val="none" w:sz="0" w:space="0" w:color="auto"/>
                    <w:right w:val="none" w:sz="0" w:space="0" w:color="auto"/>
                  </w:divBdr>
                  <w:divsChild>
                    <w:div w:id="1128813131">
                      <w:marLeft w:val="0"/>
                      <w:marRight w:val="0"/>
                      <w:marTop w:val="0"/>
                      <w:marBottom w:val="0"/>
                      <w:divBdr>
                        <w:top w:val="none" w:sz="0" w:space="0" w:color="auto"/>
                        <w:left w:val="none" w:sz="0" w:space="0" w:color="auto"/>
                        <w:bottom w:val="none" w:sz="0" w:space="0" w:color="auto"/>
                        <w:right w:val="none" w:sz="0" w:space="0" w:color="auto"/>
                      </w:divBdr>
                      <w:divsChild>
                        <w:div w:id="1090808968">
                          <w:marLeft w:val="0"/>
                          <w:marRight w:val="0"/>
                          <w:marTop w:val="0"/>
                          <w:marBottom w:val="0"/>
                          <w:divBdr>
                            <w:top w:val="none" w:sz="0" w:space="0" w:color="auto"/>
                            <w:left w:val="none" w:sz="0" w:space="0" w:color="auto"/>
                            <w:bottom w:val="none" w:sz="0" w:space="0" w:color="auto"/>
                            <w:right w:val="none" w:sz="0" w:space="0" w:color="auto"/>
                          </w:divBdr>
                        </w:div>
                        <w:div w:id="1369376747">
                          <w:marLeft w:val="0"/>
                          <w:marRight w:val="0"/>
                          <w:marTop w:val="0"/>
                          <w:marBottom w:val="0"/>
                          <w:divBdr>
                            <w:top w:val="none" w:sz="0" w:space="0" w:color="auto"/>
                            <w:left w:val="none" w:sz="0" w:space="0" w:color="auto"/>
                            <w:bottom w:val="none" w:sz="0" w:space="0" w:color="auto"/>
                            <w:right w:val="none" w:sz="0" w:space="0" w:color="auto"/>
                          </w:divBdr>
                          <w:divsChild>
                            <w:div w:id="1918397656">
                              <w:marLeft w:val="0"/>
                              <w:marRight w:val="0"/>
                              <w:marTop w:val="0"/>
                              <w:marBottom w:val="0"/>
                              <w:divBdr>
                                <w:top w:val="none" w:sz="0" w:space="0" w:color="auto"/>
                                <w:left w:val="none" w:sz="0" w:space="0" w:color="auto"/>
                                <w:bottom w:val="none" w:sz="0" w:space="0" w:color="auto"/>
                                <w:right w:val="none" w:sz="0" w:space="0" w:color="auto"/>
                              </w:divBdr>
                              <w:divsChild>
                                <w:div w:id="302543563">
                                  <w:marLeft w:val="30"/>
                                  <w:marRight w:val="0"/>
                                  <w:marTop w:val="0"/>
                                  <w:marBottom w:val="0"/>
                                  <w:divBdr>
                                    <w:top w:val="none" w:sz="0" w:space="0" w:color="auto"/>
                                    <w:left w:val="none" w:sz="0" w:space="0" w:color="auto"/>
                                    <w:bottom w:val="none" w:sz="0" w:space="0" w:color="auto"/>
                                    <w:right w:val="none" w:sz="0" w:space="0" w:color="auto"/>
                                  </w:divBdr>
                                  <w:divsChild>
                                    <w:div w:id="1421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21659">
                      <w:marLeft w:val="0"/>
                      <w:marRight w:val="0"/>
                      <w:marTop w:val="0"/>
                      <w:marBottom w:val="0"/>
                      <w:divBdr>
                        <w:top w:val="none" w:sz="0" w:space="0" w:color="auto"/>
                        <w:left w:val="none" w:sz="0" w:space="0" w:color="auto"/>
                        <w:bottom w:val="none" w:sz="0" w:space="0" w:color="auto"/>
                        <w:right w:val="none" w:sz="0" w:space="0" w:color="auto"/>
                      </w:divBdr>
                      <w:divsChild>
                        <w:div w:id="1240604246">
                          <w:marLeft w:val="0"/>
                          <w:marRight w:val="0"/>
                          <w:marTop w:val="0"/>
                          <w:marBottom w:val="0"/>
                          <w:divBdr>
                            <w:top w:val="none" w:sz="0" w:space="0" w:color="auto"/>
                            <w:left w:val="none" w:sz="0" w:space="0" w:color="auto"/>
                            <w:bottom w:val="none" w:sz="0" w:space="0" w:color="auto"/>
                            <w:right w:val="none" w:sz="0" w:space="0" w:color="auto"/>
                          </w:divBdr>
                          <w:divsChild>
                            <w:div w:id="1468430006">
                              <w:marLeft w:val="0"/>
                              <w:marRight w:val="0"/>
                              <w:marTop w:val="0"/>
                              <w:marBottom w:val="0"/>
                              <w:divBdr>
                                <w:top w:val="none" w:sz="0" w:space="0" w:color="auto"/>
                                <w:left w:val="none" w:sz="0" w:space="0" w:color="auto"/>
                                <w:bottom w:val="none" w:sz="0" w:space="0" w:color="auto"/>
                                <w:right w:val="none" w:sz="0" w:space="0" w:color="auto"/>
                              </w:divBdr>
                              <w:divsChild>
                                <w:div w:id="1314796233">
                                  <w:marLeft w:val="0"/>
                                  <w:marRight w:val="0"/>
                                  <w:marTop w:val="0"/>
                                  <w:marBottom w:val="0"/>
                                  <w:divBdr>
                                    <w:top w:val="none" w:sz="0" w:space="0" w:color="auto"/>
                                    <w:left w:val="none" w:sz="0" w:space="0" w:color="auto"/>
                                    <w:bottom w:val="none" w:sz="0" w:space="0" w:color="auto"/>
                                    <w:right w:val="none" w:sz="0" w:space="0" w:color="auto"/>
                                  </w:divBdr>
                                  <w:divsChild>
                                    <w:div w:id="304629340">
                                      <w:marLeft w:val="0"/>
                                      <w:marRight w:val="0"/>
                                      <w:marTop w:val="0"/>
                                      <w:marBottom w:val="0"/>
                                      <w:divBdr>
                                        <w:top w:val="none" w:sz="0" w:space="0" w:color="auto"/>
                                        <w:left w:val="none" w:sz="0" w:space="0" w:color="auto"/>
                                        <w:bottom w:val="none" w:sz="0" w:space="0" w:color="auto"/>
                                        <w:right w:val="none" w:sz="0" w:space="0" w:color="auto"/>
                                      </w:divBdr>
                                      <w:divsChild>
                                        <w:div w:id="1504583783">
                                          <w:marLeft w:val="0"/>
                                          <w:marRight w:val="0"/>
                                          <w:marTop w:val="0"/>
                                          <w:marBottom w:val="0"/>
                                          <w:divBdr>
                                            <w:top w:val="none" w:sz="0" w:space="0" w:color="auto"/>
                                            <w:left w:val="none" w:sz="0" w:space="0" w:color="auto"/>
                                            <w:bottom w:val="none" w:sz="0" w:space="0" w:color="auto"/>
                                            <w:right w:val="none" w:sz="0" w:space="0" w:color="auto"/>
                                          </w:divBdr>
                                          <w:divsChild>
                                            <w:div w:id="2012634311">
                                              <w:marLeft w:val="0"/>
                                              <w:marRight w:val="0"/>
                                              <w:marTop w:val="0"/>
                                              <w:marBottom w:val="0"/>
                                              <w:divBdr>
                                                <w:top w:val="none" w:sz="0" w:space="0" w:color="auto"/>
                                                <w:left w:val="none" w:sz="0" w:space="0" w:color="auto"/>
                                                <w:bottom w:val="none" w:sz="0" w:space="0" w:color="auto"/>
                                                <w:right w:val="none" w:sz="0" w:space="0" w:color="auto"/>
                                              </w:divBdr>
                                              <w:divsChild>
                                                <w:div w:id="1162769913">
                                                  <w:marLeft w:val="0"/>
                                                  <w:marRight w:val="0"/>
                                                  <w:marTop w:val="0"/>
                                                  <w:marBottom w:val="0"/>
                                                  <w:divBdr>
                                                    <w:top w:val="none" w:sz="0" w:space="0" w:color="auto"/>
                                                    <w:left w:val="none" w:sz="0" w:space="0" w:color="auto"/>
                                                    <w:bottom w:val="none" w:sz="0" w:space="0" w:color="auto"/>
                                                    <w:right w:val="none" w:sz="0" w:space="0" w:color="auto"/>
                                                  </w:divBdr>
                                                  <w:divsChild>
                                                    <w:div w:id="964652278">
                                                      <w:marLeft w:val="0"/>
                                                      <w:marRight w:val="0"/>
                                                      <w:marTop w:val="0"/>
                                                      <w:marBottom w:val="0"/>
                                                      <w:divBdr>
                                                        <w:top w:val="none" w:sz="0" w:space="0" w:color="auto"/>
                                                        <w:left w:val="none" w:sz="0" w:space="0" w:color="auto"/>
                                                        <w:bottom w:val="none" w:sz="0" w:space="0" w:color="auto"/>
                                                        <w:right w:val="none" w:sz="0" w:space="0" w:color="auto"/>
                                                      </w:divBdr>
                                                    </w:div>
                                                    <w:div w:id="1115633049">
                                                      <w:marLeft w:val="0"/>
                                                      <w:marRight w:val="0"/>
                                                      <w:marTop w:val="0"/>
                                                      <w:marBottom w:val="0"/>
                                                      <w:divBdr>
                                                        <w:top w:val="none" w:sz="0" w:space="0" w:color="auto"/>
                                                        <w:left w:val="none" w:sz="0" w:space="0" w:color="auto"/>
                                                        <w:bottom w:val="none" w:sz="0" w:space="0" w:color="auto"/>
                                                        <w:right w:val="none" w:sz="0" w:space="0" w:color="auto"/>
                                                      </w:divBdr>
                                                    </w:div>
                                                    <w:div w:id="1333803541">
                                                      <w:marLeft w:val="0"/>
                                                      <w:marRight w:val="0"/>
                                                      <w:marTop w:val="0"/>
                                                      <w:marBottom w:val="0"/>
                                                      <w:divBdr>
                                                        <w:top w:val="none" w:sz="0" w:space="0" w:color="auto"/>
                                                        <w:left w:val="none" w:sz="0" w:space="0" w:color="auto"/>
                                                        <w:bottom w:val="none" w:sz="0" w:space="0" w:color="auto"/>
                                                        <w:right w:val="none" w:sz="0" w:space="0" w:color="auto"/>
                                                      </w:divBdr>
                                                    </w:div>
                                                    <w:div w:id="14028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5999795">
          <w:marLeft w:val="0"/>
          <w:marRight w:val="0"/>
          <w:marTop w:val="0"/>
          <w:marBottom w:val="0"/>
          <w:divBdr>
            <w:top w:val="none" w:sz="0" w:space="0" w:color="auto"/>
            <w:left w:val="none" w:sz="0" w:space="0" w:color="auto"/>
            <w:bottom w:val="none" w:sz="0" w:space="0" w:color="auto"/>
            <w:right w:val="none" w:sz="0" w:space="0" w:color="auto"/>
          </w:divBdr>
          <w:divsChild>
            <w:div w:id="244799138">
              <w:marLeft w:val="0"/>
              <w:marRight w:val="0"/>
              <w:marTop w:val="0"/>
              <w:marBottom w:val="0"/>
              <w:divBdr>
                <w:top w:val="none" w:sz="0" w:space="0" w:color="auto"/>
                <w:left w:val="none" w:sz="0" w:space="0" w:color="auto"/>
                <w:bottom w:val="none" w:sz="0" w:space="0" w:color="auto"/>
                <w:right w:val="none" w:sz="0" w:space="0" w:color="auto"/>
              </w:divBdr>
              <w:divsChild>
                <w:div w:id="880626343">
                  <w:marLeft w:val="0"/>
                  <w:marRight w:val="0"/>
                  <w:marTop w:val="60"/>
                  <w:marBottom w:val="60"/>
                  <w:divBdr>
                    <w:top w:val="none" w:sz="0" w:space="0" w:color="auto"/>
                    <w:left w:val="none" w:sz="0" w:space="0" w:color="auto"/>
                    <w:bottom w:val="none" w:sz="0" w:space="0" w:color="auto"/>
                    <w:right w:val="none" w:sz="0" w:space="0" w:color="auto"/>
                  </w:divBdr>
                  <w:divsChild>
                    <w:div w:id="1923366237">
                      <w:marLeft w:val="0"/>
                      <w:marRight w:val="0"/>
                      <w:marTop w:val="0"/>
                      <w:marBottom w:val="0"/>
                      <w:divBdr>
                        <w:top w:val="none" w:sz="0" w:space="0" w:color="auto"/>
                        <w:left w:val="none" w:sz="0" w:space="0" w:color="auto"/>
                        <w:bottom w:val="none" w:sz="0" w:space="0" w:color="auto"/>
                        <w:right w:val="none" w:sz="0" w:space="0" w:color="auto"/>
                      </w:divBdr>
                      <w:divsChild>
                        <w:div w:id="1320646218">
                          <w:marLeft w:val="0"/>
                          <w:marRight w:val="0"/>
                          <w:marTop w:val="0"/>
                          <w:marBottom w:val="0"/>
                          <w:divBdr>
                            <w:top w:val="none" w:sz="0" w:space="0" w:color="auto"/>
                            <w:left w:val="none" w:sz="0" w:space="0" w:color="auto"/>
                            <w:bottom w:val="none" w:sz="0" w:space="0" w:color="auto"/>
                            <w:right w:val="none" w:sz="0" w:space="0" w:color="auto"/>
                          </w:divBdr>
                        </w:div>
                        <w:div w:id="1801222839">
                          <w:marLeft w:val="0"/>
                          <w:marRight w:val="0"/>
                          <w:marTop w:val="0"/>
                          <w:marBottom w:val="0"/>
                          <w:divBdr>
                            <w:top w:val="none" w:sz="0" w:space="0" w:color="auto"/>
                            <w:left w:val="none" w:sz="0" w:space="0" w:color="auto"/>
                            <w:bottom w:val="none" w:sz="0" w:space="0" w:color="auto"/>
                            <w:right w:val="none" w:sz="0" w:space="0" w:color="auto"/>
                          </w:divBdr>
                          <w:divsChild>
                            <w:div w:id="506096927">
                              <w:marLeft w:val="0"/>
                              <w:marRight w:val="0"/>
                              <w:marTop w:val="0"/>
                              <w:marBottom w:val="0"/>
                              <w:divBdr>
                                <w:top w:val="none" w:sz="0" w:space="0" w:color="auto"/>
                                <w:left w:val="none" w:sz="0" w:space="0" w:color="auto"/>
                                <w:bottom w:val="none" w:sz="0" w:space="0" w:color="auto"/>
                                <w:right w:val="none" w:sz="0" w:space="0" w:color="auto"/>
                              </w:divBdr>
                              <w:divsChild>
                                <w:div w:id="886113801">
                                  <w:marLeft w:val="30"/>
                                  <w:marRight w:val="0"/>
                                  <w:marTop w:val="0"/>
                                  <w:marBottom w:val="0"/>
                                  <w:divBdr>
                                    <w:top w:val="none" w:sz="0" w:space="0" w:color="auto"/>
                                    <w:left w:val="none" w:sz="0" w:space="0" w:color="auto"/>
                                    <w:bottom w:val="none" w:sz="0" w:space="0" w:color="auto"/>
                                    <w:right w:val="none" w:sz="0" w:space="0" w:color="auto"/>
                                  </w:divBdr>
                                  <w:divsChild>
                                    <w:div w:id="6857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58512">
                      <w:marLeft w:val="0"/>
                      <w:marRight w:val="0"/>
                      <w:marTop w:val="0"/>
                      <w:marBottom w:val="0"/>
                      <w:divBdr>
                        <w:top w:val="none" w:sz="0" w:space="0" w:color="auto"/>
                        <w:left w:val="none" w:sz="0" w:space="0" w:color="auto"/>
                        <w:bottom w:val="none" w:sz="0" w:space="0" w:color="auto"/>
                        <w:right w:val="none" w:sz="0" w:space="0" w:color="auto"/>
                      </w:divBdr>
                      <w:divsChild>
                        <w:div w:id="1432386713">
                          <w:marLeft w:val="0"/>
                          <w:marRight w:val="0"/>
                          <w:marTop w:val="0"/>
                          <w:marBottom w:val="0"/>
                          <w:divBdr>
                            <w:top w:val="none" w:sz="0" w:space="0" w:color="auto"/>
                            <w:left w:val="none" w:sz="0" w:space="0" w:color="auto"/>
                            <w:bottom w:val="none" w:sz="0" w:space="0" w:color="auto"/>
                            <w:right w:val="none" w:sz="0" w:space="0" w:color="auto"/>
                          </w:divBdr>
                          <w:divsChild>
                            <w:div w:id="1659651116">
                              <w:marLeft w:val="0"/>
                              <w:marRight w:val="0"/>
                              <w:marTop w:val="0"/>
                              <w:marBottom w:val="0"/>
                              <w:divBdr>
                                <w:top w:val="none" w:sz="0" w:space="0" w:color="auto"/>
                                <w:left w:val="none" w:sz="0" w:space="0" w:color="auto"/>
                                <w:bottom w:val="none" w:sz="0" w:space="0" w:color="auto"/>
                                <w:right w:val="none" w:sz="0" w:space="0" w:color="auto"/>
                              </w:divBdr>
                              <w:divsChild>
                                <w:div w:id="2107916075">
                                  <w:marLeft w:val="0"/>
                                  <w:marRight w:val="0"/>
                                  <w:marTop w:val="0"/>
                                  <w:marBottom w:val="0"/>
                                  <w:divBdr>
                                    <w:top w:val="none" w:sz="0" w:space="0" w:color="auto"/>
                                    <w:left w:val="none" w:sz="0" w:space="0" w:color="auto"/>
                                    <w:bottom w:val="none" w:sz="0" w:space="0" w:color="auto"/>
                                    <w:right w:val="none" w:sz="0" w:space="0" w:color="auto"/>
                                  </w:divBdr>
                                  <w:divsChild>
                                    <w:div w:id="368726488">
                                      <w:marLeft w:val="0"/>
                                      <w:marRight w:val="0"/>
                                      <w:marTop w:val="0"/>
                                      <w:marBottom w:val="0"/>
                                      <w:divBdr>
                                        <w:top w:val="none" w:sz="0" w:space="0" w:color="auto"/>
                                        <w:left w:val="none" w:sz="0" w:space="0" w:color="auto"/>
                                        <w:bottom w:val="none" w:sz="0" w:space="0" w:color="auto"/>
                                        <w:right w:val="none" w:sz="0" w:space="0" w:color="auto"/>
                                      </w:divBdr>
                                      <w:divsChild>
                                        <w:div w:id="1630474909">
                                          <w:marLeft w:val="0"/>
                                          <w:marRight w:val="0"/>
                                          <w:marTop w:val="0"/>
                                          <w:marBottom w:val="0"/>
                                          <w:divBdr>
                                            <w:top w:val="none" w:sz="0" w:space="0" w:color="auto"/>
                                            <w:left w:val="none" w:sz="0" w:space="0" w:color="auto"/>
                                            <w:bottom w:val="none" w:sz="0" w:space="0" w:color="auto"/>
                                            <w:right w:val="none" w:sz="0" w:space="0" w:color="auto"/>
                                          </w:divBdr>
                                          <w:divsChild>
                                            <w:div w:id="1163543709">
                                              <w:marLeft w:val="0"/>
                                              <w:marRight w:val="0"/>
                                              <w:marTop w:val="0"/>
                                              <w:marBottom w:val="0"/>
                                              <w:divBdr>
                                                <w:top w:val="none" w:sz="0" w:space="0" w:color="auto"/>
                                                <w:left w:val="none" w:sz="0" w:space="0" w:color="auto"/>
                                                <w:bottom w:val="none" w:sz="0" w:space="0" w:color="auto"/>
                                                <w:right w:val="none" w:sz="0" w:space="0" w:color="auto"/>
                                              </w:divBdr>
                                              <w:divsChild>
                                                <w:div w:id="968971365">
                                                  <w:marLeft w:val="0"/>
                                                  <w:marRight w:val="0"/>
                                                  <w:marTop w:val="0"/>
                                                  <w:marBottom w:val="0"/>
                                                  <w:divBdr>
                                                    <w:top w:val="none" w:sz="0" w:space="0" w:color="auto"/>
                                                    <w:left w:val="none" w:sz="0" w:space="0" w:color="auto"/>
                                                    <w:bottom w:val="none" w:sz="0" w:space="0" w:color="auto"/>
                                                    <w:right w:val="none" w:sz="0" w:space="0" w:color="auto"/>
                                                  </w:divBdr>
                                                  <w:divsChild>
                                                    <w:div w:id="1038555055">
                                                      <w:marLeft w:val="0"/>
                                                      <w:marRight w:val="0"/>
                                                      <w:marTop w:val="0"/>
                                                      <w:marBottom w:val="0"/>
                                                      <w:divBdr>
                                                        <w:top w:val="none" w:sz="0" w:space="0" w:color="auto"/>
                                                        <w:left w:val="none" w:sz="0" w:space="0" w:color="auto"/>
                                                        <w:bottom w:val="none" w:sz="0" w:space="0" w:color="auto"/>
                                                        <w:right w:val="none" w:sz="0" w:space="0" w:color="auto"/>
                                                      </w:divBdr>
                                                    </w:div>
                                                    <w:div w:id="352608254">
                                                      <w:marLeft w:val="0"/>
                                                      <w:marRight w:val="0"/>
                                                      <w:marTop w:val="0"/>
                                                      <w:marBottom w:val="0"/>
                                                      <w:divBdr>
                                                        <w:top w:val="none" w:sz="0" w:space="0" w:color="auto"/>
                                                        <w:left w:val="none" w:sz="0" w:space="0" w:color="auto"/>
                                                        <w:bottom w:val="none" w:sz="0" w:space="0" w:color="auto"/>
                                                        <w:right w:val="none" w:sz="0" w:space="0" w:color="auto"/>
                                                      </w:divBdr>
                                                    </w:div>
                                                    <w:div w:id="1015961323">
                                                      <w:marLeft w:val="0"/>
                                                      <w:marRight w:val="0"/>
                                                      <w:marTop w:val="0"/>
                                                      <w:marBottom w:val="0"/>
                                                      <w:divBdr>
                                                        <w:top w:val="none" w:sz="0" w:space="0" w:color="auto"/>
                                                        <w:left w:val="none" w:sz="0" w:space="0" w:color="auto"/>
                                                        <w:bottom w:val="none" w:sz="0" w:space="0" w:color="auto"/>
                                                        <w:right w:val="none" w:sz="0" w:space="0" w:color="auto"/>
                                                      </w:divBdr>
                                                    </w:div>
                                                    <w:div w:id="597056600">
                                                      <w:marLeft w:val="0"/>
                                                      <w:marRight w:val="0"/>
                                                      <w:marTop w:val="0"/>
                                                      <w:marBottom w:val="0"/>
                                                      <w:divBdr>
                                                        <w:top w:val="none" w:sz="0" w:space="0" w:color="auto"/>
                                                        <w:left w:val="none" w:sz="0" w:space="0" w:color="auto"/>
                                                        <w:bottom w:val="none" w:sz="0" w:space="0" w:color="auto"/>
                                                        <w:right w:val="none" w:sz="0" w:space="0" w:color="auto"/>
                                                      </w:divBdr>
                                                    </w:div>
                                                    <w:div w:id="1192647877">
                                                      <w:marLeft w:val="0"/>
                                                      <w:marRight w:val="0"/>
                                                      <w:marTop w:val="0"/>
                                                      <w:marBottom w:val="0"/>
                                                      <w:divBdr>
                                                        <w:top w:val="none" w:sz="0" w:space="0" w:color="auto"/>
                                                        <w:left w:val="none" w:sz="0" w:space="0" w:color="auto"/>
                                                        <w:bottom w:val="none" w:sz="0" w:space="0" w:color="auto"/>
                                                        <w:right w:val="none" w:sz="0" w:space="0" w:color="auto"/>
                                                      </w:divBdr>
                                                    </w:div>
                                                    <w:div w:id="643974260">
                                                      <w:marLeft w:val="0"/>
                                                      <w:marRight w:val="0"/>
                                                      <w:marTop w:val="0"/>
                                                      <w:marBottom w:val="0"/>
                                                      <w:divBdr>
                                                        <w:top w:val="none" w:sz="0" w:space="0" w:color="auto"/>
                                                        <w:left w:val="none" w:sz="0" w:space="0" w:color="auto"/>
                                                        <w:bottom w:val="none" w:sz="0" w:space="0" w:color="auto"/>
                                                        <w:right w:val="none" w:sz="0" w:space="0" w:color="auto"/>
                                                      </w:divBdr>
                                                    </w:div>
                                                    <w:div w:id="649675714">
                                                      <w:marLeft w:val="0"/>
                                                      <w:marRight w:val="0"/>
                                                      <w:marTop w:val="0"/>
                                                      <w:marBottom w:val="0"/>
                                                      <w:divBdr>
                                                        <w:top w:val="none" w:sz="0" w:space="0" w:color="auto"/>
                                                        <w:left w:val="none" w:sz="0" w:space="0" w:color="auto"/>
                                                        <w:bottom w:val="none" w:sz="0" w:space="0" w:color="auto"/>
                                                        <w:right w:val="none" w:sz="0" w:space="0" w:color="auto"/>
                                                      </w:divBdr>
                                                    </w:div>
                                                    <w:div w:id="251738478">
                                                      <w:marLeft w:val="0"/>
                                                      <w:marRight w:val="0"/>
                                                      <w:marTop w:val="0"/>
                                                      <w:marBottom w:val="0"/>
                                                      <w:divBdr>
                                                        <w:top w:val="none" w:sz="0" w:space="0" w:color="auto"/>
                                                        <w:left w:val="none" w:sz="0" w:space="0" w:color="auto"/>
                                                        <w:bottom w:val="none" w:sz="0" w:space="0" w:color="auto"/>
                                                        <w:right w:val="none" w:sz="0" w:space="0" w:color="auto"/>
                                                      </w:divBdr>
                                                    </w:div>
                                                    <w:div w:id="964894068">
                                                      <w:marLeft w:val="0"/>
                                                      <w:marRight w:val="0"/>
                                                      <w:marTop w:val="0"/>
                                                      <w:marBottom w:val="0"/>
                                                      <w:divBdr>
                                                        <w:top w:val="none" w:sz="0" w:space="0" w:color="auto"/>
                                                        <w:left w:val="none" w:sz="0" w:space="0" w:color="auto"/>
                                                        <w:bottom w:val="none" w:sz="0" w:space="0" w:color="auto"/>
                                                        <w:right w:val="none" w:sz="0" w:space="0" w:color="auto"/>
                                                      </w:divBdr>
                                                    </w:div>
                                                    <w:div w:id="75249982">
                                                      <w:marLeft w:val="0"/>
                                                      <w:marRight w:val="0"/>
                                                      <w:marTop w:val="0"/>
                                                      <w:marBottom w:val="0"/>
                                                      <w:divBdr>
                                                        <w:top w:val="none" w:sz="0" w:space="0" w:color="auto"/>
                                                        <w:left w:val="none" w:sz="0" w:space="0" w:color="auto"/>
                                                        <w:bottom w:val="none" w:sz="0" w:space="0" w:color="auto"/>
                                                        <w:right w:val="none" w:sz="0" w:space="0" w:color="auto"/>
                                                      </w:divBdr>
                                                    </w:div>
                                                    <w:div w:id="234438906">
                                                      <w:marLeft w:val="0"/>
                                                      <w:marRight w:val="0"/>
                                                      <w:marTop w:val="0"/>
                                                      <w:marBottom w:val="0"/>
                                                      <w:divBdr>
                                                        <w:top w:val="none" w:sz="0" w:space="0" w:color="auto"/>
                                                        <w:left w:val="none" w:sz="0" w:space="0" w:color="auto"/>
                                                        <w:bottom w:val="none" w:sz="0" w:space="0" w:color="auto"/>
                                                        <w:right w:val="none" w:sz="0" w:space="0" w:color="auto"/>
                                                      </w:divBdr>
                                                    </w:div>
                                                    <w:div w:id="1304653368">
                                                      <w:marLeft w:val="0"/>
                                                      <w:marRight w:val="0"/>
                                                      <w:marTop w:val="0"/>
                                                      <w:marBottom w:val="0"/>
                                                      <w:divBdr>
                                                        <w:top w:val="none" w:sz="0" w:space="0" w:color="auto"/>
                                                        <w:left w:val="none" w:sz="0" w:space="0" w:color="auto"/>
                                                        <w:bottom w:val="none" w:sz="0" w:space="0" w:color="auto"/>
                                                        <w:right w:val="none" w:sz="0" w:space="0" w:color="auto"/>
                                                      </w:divBdr>
                                                    </w:div>
                                                    <w:div w:id="20406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2564261">
          <w:marLeft w:val="0"/>
          <w:marRight w:val="0"/>
          <w:marTop w:val="0"/>
          <w:marBottom w:val="0"/>
          <w:divBdr>
            <w:top w:val="none" w:sz="0" w:space="0" w:color="auto"/>
            <w:left w:val="none" w:sz="0" w:space="0" w:color="auto"/>
            <w:bottom w:val="none" w:sz="0" w:space="0" w:color="auto"/>
            <w:right w:val="none" w:sz="0" w:space="0" w:color="auto"/>
          </w:divBdr>
          <w:divsChild>
            <w:div w:id="1562399164">
              <w:marLeft w:val="0"/>
              <w:marRight w:val="0"/>
              <w:marTop w:val="0"/>
              <w:marBottom w:val="0"/>
              <w:divBdr>
                <w:top w:val="none" w:sz="0" w:space="0" w:color="auto"/>
                <w:left w:val="none" w:sz="0" w:space="0" w:color="auto"/>
                <w:bottom w:val="none" w:sz="0" w:space="0" w:color="auto"/>
                <w:right w:val="none" w:sz="0" w:space="0" w:color="auto"/>
              </w:divBdr>
              <w:divsChild>
                <w:div w:id="699016544">
                  <w:marLeft w:val="0"/>
                  <w:marRight w:val="0"/>
                  <w:marTop w:val="60"/>
                  <w:marBottom w:val="60"/>
                  <w:divBdr>
                    <w:top w:val="none" w:sz="0" w:space="0" w:color="auto"/>
                    <w:left w:val="none" w:sz="0" w:space="0" w:color="auto"/>
                    <w:bottom w:val="none" w:sz="0" w:space="0" w:color="auto"/>
                    <w:right w:val="none" w:sz="0" w:space="0" w:color="auto"/>
                  </w:divBdr>
                  <w:divsChild>
                    <w:div w:id="28923798">
                      <w:marLeft w:val="0"/>
                      <w:marRight w:val="0"/>
                      <w:marTop w:val="0"/>
                      <w:marBottom w:val="0"/>
                      <w:divBdr>
                        <w:top w:val="none" w:sz="0" w:space="0" w:color="auto"/>
                        <w:left w:val="none" w:sz="0" w:space="0" w:color="auto"/>
                        <w:bottom w:val="none" w:sz="0" w:space="0" w:color="auto"/>
                        <w:right w:val="none" w:sz="0" w:space="0" w:color="auto"/>
                      </w:divBdr>
                      <w:divsChild>
                        <w:div w:id="189495072">
                          <w:marLeft w:val="0"/>
                          <w:marRight w:val="0"/>
                          <w:marTop w:val="0"/>
                          <w:marBottom w:val="0"/>
                          <w:divBdr>
                            <w:top w:val="none" w:sz="0" w:space="0" w:color="auto"/>
                            <w:left w:val="none" w:sz="0" w:space="0" w:color="auto"/>
                            <w:bottom w:val="none" w:sz="0" w:space="0" w:color="auto"/>
                            <w:right w:val="none" w:sz="0" w:space="0" w:color="auto"/>
                          </w:divBdr>
                        </w:div>
                        <w:div w:id="1975719244">
                          <w:marLeft w:val="0"/>
                          <w:marRight w:val="0"/>
                          <w:marTop w:val="0"/>
                          <w:marBottom w:val="0"/>
                          <w:divBdr>
                            <w:top w:val="none" w:sz="0" w:space="0" w:color="auto"/>
                            <w:left w:val="none" w:sz="0" w:space="0" w:color="auto"/>
                            <w:bottom w:val="none" w:sz="0" w:space="0" w:color="auto"/>
                            <w:right w:val="none" w:sz="0" w:space="0" w:color="auto"/>
                          </w:divBdr>
                          <w:divsChild>
                            <w:div w:id="1687364760">
                              <w:marLeft w:val="0"/>
                              <w:marRight w:val="0"/>
                              <w:marTop w:val="0"/>
                              <w:marBottom w:val="0"/>
                              <w:divBdr>
                                <w:top w:val="none" w:sz="0" w:space="0" w:color="auto"/>
                                <w:left w:val="none" w:sz="0" w:space="0" w:color="auto"/>
                                <w:bottom w:val="none" w:sz="0" w:space="0" w:color="auto"/>
                                <w:right w:val="none" w:sz="0" w:space="0" w:color="auto"/>
                              </w:divBdr>
                              <w:divsChild>
                                <w:div w:id="1211379614">
                                  <w:marLeft w:val="30"/>
                                  <w:marRight w:val="0"/>
                                  <w:marTop w:val="0"/>
                                  <w:marBottom w:val="0"/>
                                  <w:divBdr>
                                    <w:top w:val="none" w:sz="0" w:space="0" w:color="auto"/>
                                    <w:left w:val="none" w:sz="0" w:space="0" w:color="auto"/>
                                    <w:bottom w:val="none" w:sz="0" w:space="0" w:color="auto"/>
                                    <w:right w:val="none" w:sz="0" w:space="0" w:color="auto"/>
                                  </w:divBdr>
                                  <w:divsChild>
                                    <w:div w:id="11336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85770">
                      <w:marLeft w:val="0"/>
                      <w:marRight w:val="0"/>
                      <w:marTop w:val="0"/>
                      <w:marBottom w:val="0"/>
                      <w:divBdr>
                        <w:top w:val="none" w:sz="0" w:space="0" w:color="auto"/>
                        <w:left w:val="none" w:sz="0" w:space="0" w:color="auto"/>
                        <w:bottom w:val="none" w:sz="0" w:space="0" w:color="auto"/>
                        <w:right w:val="none" w:sz="0" w:space="0" w:color="auto"/>
                      </w:divBdr>
                      <w:divsChild>
                        <w:div w:id="553735042">
                          <w:marLeft w:val="0"/>
                          <w:marRight w:val="0"/>
                          <w:marTop w:val="0"/>
                          <w:marBottom w:val="0"/>
                          <w:divBdr>
                            <w:top w:val="none" w:sz="0" w:space="0" w:color="auto"/>
                            <w:left w:val="none" w:sz="0" w:space="0" w:color="auto"/>
                            <w:bottom w:val="none" w:sz="0" w:space="0" w:color="auto"/>
                            <w:right w:val="none" w:sz="0" w:space="0" w:color="auto"/>
                          </w:divBdr>
                          <w:divsChild>
                            <w:div w:id="437067595">
                              <w:marLeft w:val="0"/>
                              <w:marRight w:val="0"/>
                              <w:marTop w:val="0"/>
                              <w:marBottom w:val="0"/>
                              <w:divBdr>
                                <w:top w:val="none" w:sz="0" w:space="0" w:color="auto"/>
                                <w:left w:val="none" w:sz="0" w:space="0" w:color="auto"/>
                                <w:bottom w:val="none" w:sz="0" w:space="0" w:color="auto"/>
                                <w:right w:val="none" w:sz="0" w:space="0" w:color="auto"/>
                              </w:divBdr>
                              <w:divsChild>
                                <w:div w:id="140201410">
                                  <w:marLeft w:val="0"/>
                                  <w:marRight w:val="0"/>
                                  <w:marTop w:val="0"/>
                                  <w:marBottom w:val="0"/>
                                  <w:divBdr>
                                    <w:top w:val="none" w:sz="0" w:space="0" w:color="auto"/>
                                    <w:left w:val="none" w:sz="0" w:space="0" w:color="auto"/>
                                    <w:bottom w:val="none" w:sz="0" w:space="0" w:color="auto"/>
                                    <w:right w:val="none" w:sz="0" w:space="0" w:color="auto"/>
                                  </w:divBdr>
                                  <w:divsChild>
                                    <w:div w:id="1559855010">
                                      <w:marLeft w:val="0"/>
                                      <w:marRight w:val="0"/>
                                      <w:marTop w:val="0"/>
                                      <w:marBottom w:val="0"/>
                                      <w:divBdr>
                                        <w:top w:val="none" w:sz="0" w:space="0" w:color="auto"/>
                                        <w:left w:val="none" w:sz="0" w:space="0" w:color="auto"/>
                                        <w:bottom w:val="none" w:sz="0" w:space="0" w:color="auto"/>
                                        <w:right w:val="none" w:sz="0" w:space="0" w:color="auto"/>
                                      </w:divBdr>
                                      <w:divsChild>
                                        <w:div w:id="1778720045">
                                          <w:marLeft w:val="0"/>
                                          <w:marRight w:val="0"/>
                                          <w:marTop w:val="0"/>
                                          <w:marBottom w:val="0"/>
                                          <w:divBdr>
                                            <w:top w:val="none" w:sz="0" w:space="0" w:color="auto"/>
                                            <w:left w:val="none" w:sz="0" w:space="0" w:color="auto"/>
                                            <w:bottom w:val="none" w:sz="0" w:space="0" w:color="auto"/>
                                            <w:right w:val="none" w:sz="0" w:space="0" w:color="auto"/>
                                          </w:divBdr>
                                          <w:divsChild>
                                            <w:div w:id="1086078372">
                                              <w:marLeft w:val="0"/>
                                              <w:marRight w:val="0"/>
                                              <w:marTop w:val="0"/>
                                              <w:marBottom w:val="0"/>
                                              <w:divBdr>
                                                <w:top w:val="none" w:sz="0" w:space="0" w:color="auto"/>
                                                <w:left w:val="none" w:sz="0" w:space="0" w:color="auto"/>
                                                <w:bottom w:val="none" w:sz="0" w:space="0" w:color="auto"/>
                                                <w:right w:val="none" w:sz="0" w:space="0" w:color="auto"/>
                                              </w:divBdr>
                                              <w:divsChild>
                                                <w:div w:id="362824437">
                                                  <w:marLeft w:val="0"/>
                                                  <w:marRight w:val="0"/>
                                                  <w:marTop w:val="0"/>
                                                  <w:marBottom w:val="0"/>
                                                  <w:divBdr>
                                                    <w:top w:val="none" w:sz="0" w:space="0" w:color="auto"/>
                                                    <w:left w:val="none" w:sz="0" w:space="0" w:color="auto"/>
                                                    <w:bottom w:val="none" w:sz="0" w:space="0" w:color="auto"/>
                                                    <w:right w:val="none" w:sz="0" w:space="0" w:color="auto"/>
                                                  </w:divBdr>
                                                  <w:divsChild>
                                                    <w:div w:id="1243299194">
                                                      <w:marLeft w:val="0"/>
                                                      <w:marRight w:val="0"/>
                                                      <w:marTop w:val="0"/>
                                                      <w:marBottom w:val="0"/>
                                                      <w:divBdr>
                                                        <w:top w:val="none" w:sz="0" w:space="0" w:color="auto"/>
                                                        <w:left w:val="none" w:sz="0" w:space="0" w:color="auto"/>
                                                        <w:bottom w:val="none" w:sz="0" w:space="0" w:color="auto"/>
                                                        <w:right w:val="none" w:sz="0" w:space="0" w:color="auto"/>
                                                      </w:divBdr>
                                                    </w:div>
                                                    <w:div w:id="157424822">
                                                      <w:marLeft w:val="0"/>
                                                      <w:marRight w:val="0"/>
                                                      <w:marTop w:val="0"/>
                                                      <w:marBottom w:val="0"/>
                                                      <w:divBdr>
                                                        <w:top w:val="none" w:sz="0" w:space="0" w:color="auto"/>
                                                        <w:left w:val="none" w:sz="0" w:space="0" w:color="auto"/>
                                                        <w:bottom w:val="none" w:sz="0" w:space="0" w:color="auto"/>
                                                        <w:right w:val="none" w:sz="0" w:space="0" w:color="auto"/>
                                                      </w:divBdr>
                                                    </w:div>
                                                    <w:div w:id="83692370">
                                                      <w:marLeft w:val="0"/>
                                                      <w:marRight w:val="0"/>
                                                      <w:marTop w:val="0"/>
                                                      <w:marBottom w:val="0"/>
                                                      <w:divBdr>
                                                        <w:top w:val="none" w:sz="0" w:space="0" w:color="auto"/>
                                                        <w:left w:val="none" w:sz="0" w:space="0" w:color="auto"/>
                                                        <w:bottom w:val="none" w:sz="0" w:space="0" w:color="auto"/>
                                                        <w:right w:val="none" w:sz="0" w:space="0" w:color="auto"/>
                                                      </w:divBdr>
                                                    </w:div>
                                                    <w:div w:id="1125467168">
                                                      <w:marLeft w:val="0"/>
                                                      <w:marRight w:val="0"/>
                                                      <w:marTop w:val="0"/>
                                                      <w:marBottom w:val="0"/>
                                                      <w:divBdr>
                                                        <w:top w:val="none" w:sz="0" w:space="0" w:color="auto"/>
                                                        <w:left w:val="none" w:sz="0" w:space="0" w:color="auto"/>
                                                        <w:bottom w:val="none" w:sz="0" w:space="0" w:color="auto"/>
                                                        <w:right w:val="none" w:sz="0" w:space="0" w:color="auto"/>
                                                      </w:divBdr>
                                                    </w:div>
                                                    <w:div w:id="244805606">
                                                      <w:marLeft w:val="0"/>
                                                      <w:marRight w:val="0"/>
                                                      <w:marTop w:val="0"/>
                                                      <w:marBottom w:val="0"/>
                                                      <w:divBdr>
                                                        <w:top w:val="none" w:sz="0" w:space="0" w:color="auto"/>
                                                        <w:left w:val="none" w:sz="0" w:space="0" w:color="auto"/>
                                                        <w:bottom w:val="none" w:sz="0" w:space="0" w:color="auto"/>
                                                        <w:right w:val="none" w:sz="0" w:space="0" w:color="auto"/>
                                                      </w:divBdr>
                                                    </w:div>
                                                    <w:div w:id="1780560933">
                                                      <w:marLeft w:val="0"/>
                                                      <w:marRight w:val="0"/>
                                                      <w:marTop w:val="0"/>
                                                      <w:marBottom w:val="0"/>
                                                      <w:divBdr>
                                                        <w:top w:val="none" w:sz="0" w:space="0" w:color="auto"/>
                                                        <w:left w:val="none" w:sz="0" w:space="0" w:color="auto"/>
                                                        <w:bottom w:val="none" w:sz="0" w:space="0" w:color="auto"/>
                                                        <w:right w:val="none" w:sz="0" w:space="0" w:color="auto"/>
                                                      </w:divBdr>
                                                    </w:div>
                                                    <w:div w:id="2076275067">
                                                      <w:marLeft w:val="0"/>
                                                      <w:marRight w:val="0"/>
                                                      <w:marTop w:val="0"/>
                                                      <w:marBottom w:val="0"/>
                                                      <w:divBdr>
                                                        <w:top w:val="none" w:sz="0" w:space="0" w:color="auto"/>
                                                        <w:left w:val="none" w:sz="0" w:space="0" w:color="auto"/>
                                                        <w:bottom w:val="none" w:sz="0" w:space="0" w:color="auto"/>
                                                        <w:right w:val="none" w:sz="0" w:space="0" w:color="auto"/>
                                                      </w:divBdr>
                                                    </w:div>
                                                    <w:div w:id="541946577">
                                                      <w:marLeft w:val="0"/>
                                                      <w:marRight w:val="0"/>
                                                      <w:marTop w:val="0"/>
                                                      <w:marBottom w:val="0"/>
                                                      <w:divBdr>
                                                        <w:top w:val="none" w:sz="0" w:space="0" w:color="auto"/>
                                                        <w:left w:val="none" w:sz="0" w:space="0" w:color="auto"/>
                                                        <w:bottom w:val="none" w:sz="0" w:space="0" w:color="auto"/>
                                                        <w:right w:val="none" w:sz="0" w:space="0" w:color="auto"/>
                                                      </w:divBdr>
                                                    </w:div>
                                                    <w:div w:id="1678193292">
                                                      <w:marLeft w:val="0"/>
                                                      <w:marRight w:val="0"/>
                                                      <w:marTop w:val="0"/>
                                                      <w:marBottom w:val="0"/>
                                                      <w:divBdr>
                                                        <w:top w:val="none" w:sz="0" w:space="0" w:color="auto"/>
                                                        <w:left w:val="none" w:sz="0" w:space="0" w:color="auto"/>
                                                        <w:bottom w:val="none" w:sz="0" w:space="0" w:color="auto"/>
                                                        <w:right w:val="none" w:sz="0" w:space="0" w:color="auto"/>
                                                      </w:divBdr>
                                                    </w:div>
                                                    <w:div w:id="727999925">
                                                      <w:marLeft w:val="0"/>
                                                      <w:marRight w:val="0"/>
                                                      <w:marTop w:val="0"/>
                                                      <w:marBottom w:val="0"/>
                                                      <w:divBdr>
                                                        <w:top w:val="none" w:sz="0" w:space="0" w:color="auto"/>
                                                        <w:left w:val="none" w:sz="0" w:space="0" w:color="auto"/>
                                                        <w:bottom w:val="none" w:sz="0" w:space="0" w:color="auto"/>
                                                        <w:right w:val="none" w:sz="0" w:space="0" w:color="auto"/>
                                                      </w:divBdr>
                                                    </w:div>
                                                    <w:div w:id="151457457">
                                                      <w:marLeft w:val="0"/>
                                                      <w:marRight w:val="0"/>
                                                      <w:marTop w:val="0"/>
                                                      <w:marBottom w:val="0"/>
                                                      <w:divBdr>
                                                        <w:top w:val="none" w:sz="0" w:space="0" w:color="auto"/>
                                                        <w:left w:val="none" w:sz="0" w:space="0" w:color="auto"/>
                                                        <w:bottom w:val="none" w:sz="0" w:space="0" w:color="auto"/>
                                                        <w:right w:val="none" w:sz="0" w:space="0" w:color="auto"/>
                                                      </w:divBdr>
                                                    </w:div>
                                                    <w:div w:id="467094986">
                                                      <w:marLeft w:val="0"/>
                                                      <w:marRight w:val="0"/>
                                                      <w:marTop w:val="0"/>
                                                      <w:marBottom w:val="0"/>
                                                      <w:divBdr>
                                                        <w:top w:val="none" w:sz="0" w:space="0" w:color="auto"/>
                                                        <w:left w:val="none" w:sz="0" w:space="0" w:color="auto"/>
                                                        <w:bottom w:val="none" w:sz="0" w:space="0" w:color="auto"/>
                                                        <w:right w:val="none" w:sz="0" w:space="0" w:color="auto"/>
                                                      </w:divBdr>
                                                    </w:div>
                                                    <w:div w:id="1474524809">
                                                      <w:marLeft w:val="0"/>
                                                      <w:marRight w:val="0"/>
                                                      <w:marTop w:val="0"/>
                                                      <w:marBottom w:val="0"/>
                                                      <w:divBdr>
                                                        <w:top w:val="none" w:sz="0" w:space="0" w:color="auto"/>
                                                        <w:left w:val="none" w:sz="0" w:space="0" w:color="auto"/>
                                                        <w:bottom w:val="none" w:sz="0" w:space="0" w:color="auto"/>
                                                        <w:right w:val="none" w:sz="0" w:space="0" w:color="auto"/>
                                                      </w:divBdr>
                                                    </w:div>
                                                    <w:div w:id="195042351">
                                                      <w:marLeft w:val="0"/>
                                                      <w:marRight w:val="0"/>
                                                      <w:marTop w:val="0"/>
                                                      <w:marBottom w:val="0"/>
                                                      <w:divBdr>
                                                        <w:top w:val="none" w:sz="0" w:space="0" w:color="auto"/>
                                                        <w:left w:val="none" w:sz="0" w:space="0" w:color="auto"/>
                                                        <w:bottom w:val="none" w:sz="0" w:space="0" w:color="auto"/>
                                                        <w:right w:val="none" w:sz="0" w:space="0" w:color="auto"/>
                                                      </w:divBdr>
                                                    </w:div>
                                                    <w:div w:id="1233082016">
                                                      <w:marLeft w:val="0"/>
                                                      <w:marRight w:val="0"/>
                                                      <w:marTop w:val="0"/>
                                                      <w:marBottom w:val="0"/>
                                                      <w:divBdr>
                                                        <w:top w:val="none" w:sz="0" w:space="0" w:color="auto"/>
                                                        <w:left w:val="none" w:sz="0" w:space="0" w:color="auto"/>
                                                        <w:bottom w:val="none" w:sz="0" w:space="0" w:color="auto"/>
                                                        <w:right w:val="none" w:sz="0" w:space="0" w:color="auto"/>
                                                      </w:divBdr>
                                                    </w:div>
                                                    <w:div w:id="16349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8091119">
          <w:marLeft w:val="0"/>
          <w:marRight w:val="0"/>
          <w:marTop w:val="0"/>
          <w:marBottom w:val="0"/>
          <w:divBdr>
            <w:top w:val="none" w:sz="0" w:space="0" w:color="auto"/>
            <w:left w:val="none" w:sz="0" w:space="0" w:color="auto"/>
            <w:bottom w:val="none" w:sz="0" w:space="0" w:color="auto"/>
            <w:right w:val="none" w:sz="0" w:space="0" w:color="auto"/>
          </w:divBdr>
          <w:divsChild>
            <w:div w:id="1235966490">
              <w:marLeft w:val="0"/>
              <w:marRight w:val="0"/>
              <w:marTop w:val="0"/>
              <w:marBottom w:val="0"/>
              <w:divBdr>
                <w:top w:val="none" w:sz="0" w:space="0" w:color="auto"/>
                <w:left w:val="none" w:sz="0" w:space="0" w:color="auto"/>
                <w:bottom w:val="none" w:sz="0" w:space="0" w:color="auto"/>
                <w:right w:val="none" w:sz="0" w:space="0" w:color="auto"/>
              </w:divBdr>
              <w:divsChild>
                <w:div w:id="788084742">
                  <w:marLeft w:val="0"/>
                  <w:marRight w:val="0"/>
                  <w:marTop w:val="60"/>
                  <w:marBottom w:val="60"/>
                  <w:divBdr>
                    <w:top w:val="none" w:sz="0" w:space="0" w:color="auto"/>
                    <w:left w:val="none" w:sz="0" w:space="0" w:color="auto"/>
                    <w:bottom w:val="none" w:sz="0" w:space="0" w:color="auto"/>
                    <w:right w:val="none" w:sz="0" w:space="0" w:color="auto"/>
                  </w:divBdr>
                  <w:divsChild>
                    <w:div w:id="957107586">
                      <w:marLeft w:val="0"/>
                      <w:marRight w:val="0"/>
                      <w:marTop w:val="0"/>
                      <w:marBottom w:val="0"/>
                      <w:divBdr>
                        <w:top w:val="none" w:sz="0" w:space="0" w:color="auto"/>
                        <w:left w:val="none" w:sz="0" w:space="0" w:color="auto"/>
                        <w:bottom w:val="none" w:sz="0" w:space="0" w:color="auto"/>
                        <w:right w:val="none" w:sz="0" w:space="0" w:color="auto"/>
                      </w:divBdr>
                      <w:divsChild>
                        <w:div w:id="2095859371">
                          <w:marLeft w:val="0"/>
                          <w:marRight w:val="0"/>
                          <w:marTop w:val="0"/>
                          <w:marBottom w:val="0"/>
                          <w:divBdr>
                            <w:top w:val="none" w:sz="0" w:space="0" w:color="auto"/>
                            <w:left w:val="none" w:sz="0" w:space="0" w:color="auto"/>
                            <w:bottom w:val="none" w:sz="0" w:space="0" w:color="auto"/>
                            <w:right w:val="none" w:sz="0" w:space="0" w:color="auto"/>
                          </w:divBdr>
                        </w:div>
                        <w:div w:id="686098791">
                          <w:marLeft w:val="0"/>
                          <w:marRight w:val="0"/>
                          <w:marTop w:val="0"/>
                          <w:marBottom w:val="0"/>
                          <w:divBdr>
                            <w:top w:val="none" w:sz="0" w:space="0" w:color="auto"/>
                            <w:left w:val="none" w:sz="0" w:space="0" w:color="auto"/>
                            <w:bottom w:val="none" w:sz="0" w:space="0" w:color="auto"/>
                            <w:right w:val="none" w:sz="0" w:space="0" w:color="auto"/>
                          </w:divBdr>
                          <w:divsChild>
                            <w:div w:id="1772630704">
                              <w:marLeft w:val="0"/>
                              <w:marRight w:val="0"/>
                              <w:marTop w:val="0"/>
                              <w:marBottom w:val="0"/>
                              <w:divBdr>
                                <w:top w:val="none" w:sz="0" w:space="0" w:color="auto"/>
                                <w:left w:val="none" w:sz="0" w:space="0" w:color="auto"/>
                                <w:bottom w:val="none" w:sz="0" w:space="0" w:color="auto"/>
                                <w:right w:val="none" w:sz="0" w:space="0" w:color="auto"/>
                              </w:divBdr>
                              <w:divsChild>
                                <w:div w:id="1969772670">
                                  <w:marLeft w:val="30"/>
                                  <w:marRight w:val="0"/>
                                  <w:marTop w:val="0"/>
                                  <w:marBottom w:val="0"/>
                                  <w:divBdr>
                                    <w:top w:val="none" w:sz="0" w:space="0" w:color="auto"/>
                                    <w:left w:val="none" w:sz="0" w:space="0" w:color="auto"/>
                                    <w:bottom w:val="none" w:sz="0" w:space="0" w:color="auto"/>
                                    <w:right w:val="none" w:sz="0" w:space="0" w:color="auto"/>
                                  </w:divBdr>
                                  <w:divsChild>
                                    <w:div w:id="6856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21136">
                      <w:marLeft w:val="0"/>
                      <w:marRight w:val="0"/>
                      <w:marTop w:val="0"/>
                      <w:marBottom w:val="0"/>
                      <w:divBdr>
                        <w:top w:val="none" w:sz="0" w:space="0" w:color="auto"/>
                        <w:left w:val="none" w:sz="0" w:space="0" w:color="auto"/>
                        <w:bottom w:val="none" w:sz="0" w:space="0" w:color="auto"/>
                        <w:right w:val="none" w:sz="0" w:space="0" w:color="auto"/>
                      </w:divBdr>
                      <w:divsChild>
                        <w:div w:id="656111074">
                          <w:marLeft w:val="0"/>
                          <w:marRight w:val="0"/>
                          <w:marTop w:val="0"/>
                          <w:marBottom w:val="0"/>
                          <w:divBdr>
                            <w:top w:val="none" w:sz="0" w:space="0" w:color="auto"/>
                            <w:left w:val="none" w:sz="0" w:space="0" w:color="auto"/>
                            <w:bottom w:val="none" w:sz="0" w:space="0" w:color="auto"/>
                            <w:right w:val="none" w:sz="0" w:space="0" w:color="auto"/>
                          </w:divBdr>
                          <w:divsChild>
                            <w:div w:id="1857963314">
                              <w:marLeft w:val="0"/>
                              <w:marRight w:val="0"/>
                              <w:marTop w:val="0"/>
                              <w:marBottom w:val="0"/>
                              <w:divBdr>
                                <w:top w:val="none" w:sz="0" w:space="0" w:color="auto"/>
                                <w:left w:val="none" w:sz="0" w:space="0" w:color="auto"/>
                                <w:bottom w:val="none" w:sz="0" w:space="0" w:color="auto"/>
                                <w:right w:val="none" w:sz="0" w:space="0" w:color="auto"/>
                              </w:divBdr>
                              <w:divsChild>
                                <w:div w:id="2107185096">
                                  <w:marLeft w:val="0"/>
                                  <w:marRight w:val="0"/>
                                  <w:marTop w:val="0"/>
                                  <w:marBottom w:val="0"/>
                                  <w:divBdr>
                                    <w:top w:val="none" w:sz="0" w:space="0" w:color="auto"/>
                                    <w:left w:val="none" w:sz="0" w:space="0" w:color="auto"/>
                                    <w:bottom w:val="none" w:sz="0" w:space="0" w:color="auto"/>
                                    <w:right w:val="none" w:sz="0" w:space="0" w:color="auto"/>
                                  </w:divBdr>
                                  <w:divsChild>
                                    <w:div w:id="1012953776">
                                      <w:marLeft w:val="0"/>
                                      <w:marRight w:val="0"/>
                                      <w:marTop w:val="0"/>
                                      <w:marBottom w:val="0"/>
                                      <w:divBdr>
                                        <w:top w:val="none" w:sz="0" w:space="0" w:color="auto"/>
                                        <w:left w:val="none" w:sz="0" w:space="0" w:color="auto"/>
                                        <w:bottom w:val="none" w:sz="0" w:space="0" w:color="auto"/>
                                        <w:right w:val="none" w:sz="0" w:space="0" w:color="auto"/>
                                      </w:divBdr>
                                      <w:divsChild>
                                        <w:div w:id="1517421510">
                                          <w:marLeft w:val="0"/>
                                          <w:marRight w:val="0"/>
                                          <w:marTop w:val="0"/>
                                          <w:marBottom w:val="0"/>
                                          <w:divBdr>
                                            <w:top w:val="none" w:sz="0" w:space="0" w:color="auto"/>
                                            <w:left w:val="none" w:sz="0" w:space="0" w:color="auto"/>
                                            <w:bottom w:val="none" w:sz="0" w:space="0" w:color="auto"/>
                                            <w:right w:val="none" w:sz="0" w:space="0" w:color="auto"/>
                                          </w:divBdr>
                                          <w:divsChild>
                                            <w:div w:id="2017685100">
                                              <w:marLeft w:val="0"/>
                                              <w:marRight w:val="0"/>
                                              <w:marTop w:val="0"/>
                                              <w:marBottom w:val="0"/>
                                              <w:divBdr>
                                                <w:top w:val="none" w:sz="0" w:space="0" w:color="auto"/>
                                                <w:left w:val="none" w:sz="0" w:space="0" w:color="auto"/>
                                                <w:bottom w:val="none" w:sz="0" w:space="0" w:color="auto"/>
                                                <w:right w:val="none" w:sz="0" w:space="0" w:color="auto"/>
                                              </w:divBdr>
                                              <w:divsChild>
                                                <w:div w:id="1800604803">
                                                  <w:marLeft w:val="0"/>
                                                  <w:marRight w:val="0"/>
                                                  <w:marTop w:val="0"/>
                                                  <w:marBottom w:val="0"/>
                                                  <w:divBdr>
                                                    <w:top w:val="none" w:sz="0" w:space="0" w:color="auto"/>
                                                    <w:left w:val="none" w:sz="0" w:space="0" w:color="auto"/>
                                                    <w:bottom w:val="none" w:sz="0" w:space="0" w:color="auto"/>
                                                    <w:right w:val="none" w:sz="0" w:space="0" w:color="auto"/>
                                                  </w:divBdr>
                                                  <w:divsChild>
                                                    <w:div w:id="331641974">
                                                      <w:marLeft w:val="0"/>
                                                      <w:marRight w:val="0"/>
                                                      <w:marTop w:val="0"/>
                                                      <w:marBottom w:val="0"/>
                                                      <w:divBdr>
                                                        <w:top w:val="none" w:sz="0" w:space="0" w:color="auto"/>
                                                        <w:left w:val="none" w:sz="0" w:space="0" w:color="auto"/>
                                                        <w:bottom w:val="none" w:sz="0" w:space="0" w:color="auto"/>
                                                        <w:right w:val="none" w:sz="0" w:space="0" w:color="auto"/>
                                                      </w:divBdr>
                                                    </w:div>
                                                    <w:div w:id="230847342">
                                                      <w:marLeft w:val="0"/>
                                                      <w:marRight w:val="0"/>
                                                      <w:marTop w:val="0"/>
                                                      <w:marBottom w:val="0"/>
                                                      <w:divBdr>
                                                        <w:top w:val="none" w:sz="0" w:space="0" w:color="auto"/>
                                                        <w:left w:val="none" w:sz="0" w:space="0" w:color="auto"/>
                                                        <w:bottom w:val="none" w:sz="0" w:space="0" w:color="auto"/>
                                                        <w:right w:val="none" w:sz="0" w:space="0" w:color="auto"/>
                                                      </w:divBdr>
                                                    </w:div>
                                                    <w:div w:id="1863472546">
                                                      <w:marLeft w:val="0"/>
                                                      <w:marRight w:val="0"/>
                                                      <w:marTop w:val="0"/>
                                                      <w:marBottom w:val="0"/>
                                                      <w:divBdr>
                                                        <w:top w:val="none" w:sz="0" w:space="0" w:color="auto"/>
                                                        <w:left w:val="none" w:sz="0" w:space="0" w:color="auto"/>
                                                        <w:bottom w:val="none" w:sz="0" w:space="0" w:color="auto"/>
                                                        <w:right w:val="none" w:sz="0" w:space="0" w:color="auto"/>
                                                      </w:divBdr>
                                                    </w:div>
                                                    <w:div w:id="1077635541">
                                                      <w:marLeft w:val="0"/>
                                                      <w:marRight w:val="0"/>
                                                      <w:marTop w:val="0"/>
                                                      <w:marBottom w:val="0"/>
                                                      <w:divBdr>
                                                        <w:top w:val="none" w:sz="0" w:space="0" w:color="auto"/>
                                                        <w:left w:val="none" w:sz="0" w:space="0" w:color="auto"/>
                                                        <w:bottom w:val="none" w:sz="0" w:space="0" w:color="auto"/>
                                                        <w:right w:val="none" w:sz="0" w:space="0" w:color="auto"/>
                                                      </w:divBdr>
                                                    </w:div>
                                                    <w:div w:id="8595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7348393">
          <w:marLeft w:val="0"/>
          <w:marRight w:val="0"/>
          <w:marTop w:val="0"/>
          <w:marBottom w:val="0"/>
          <w:divBdr>
            <w:top w:val="none" w:sz="0" w:space="0" w:color="auto"/>
            <w:left w:val="none" w:sz="0" w:space="0" w:color="auto"/>
            <w:bottom w:val="none" w:sz="0" w:space="0" w:color="auto"/>
            <w:right w:val="none" w:sz="0" w:space="0" w:color="auto"/>
          </w:divBdr>
          <w:divsChild>
            <w:div w:id="1760981845">
              <w:marLeft w:val="0"/>
              <w:marRight w:val="0"/>
              <w:marTop w:val="0"/>
              <w:marBottom w:val="0"/>
              <w:divBdr>
                <w:top w:val="none" w:sz="0" w:space="0" w:color="auto"/>
                <w:left w:val="none" w:sz="0" w:space="0" w:color="auto"/>
                <w:bottom w:val="none" w:sz="0" w:space="0" w:color="auto"/>
                <w:right w:val="none" w:sz="0" w:space="0" w:color="auto"/>
              </w:divBdr>
              <w:divsChild>
                <w:div w:id="1754350713">
                  <w:marLeft w:val="0"/>
                  <w:marRight w:val="0"/>
                  <w:marTop w:val="60"/>
                  <w:marBottom w:val="60"/>
                  <w:divBdr>
                    <w:top w:val="none" w:sz="0" w:space="0" w:color="auto"/>
                    <w:left w:val="none" w:sz="0" w:space="0" w:color="auto"/>
                    <w:bottom w:val="none" w:sz="0" w:space="0" w:color="auto"/>
                    <w:right w:val="none" w:sz="0" w:space="0" w:color="auto"/>
                  </w:divBdr>
                  <w:divsChild>
                    <w:div w:id="398216093">
                      <w:marLeft w:val="0"/>
                      <w:marRight w:val="0"/>
                      <w:marTop w:val="0"/>
                      <w:marBottom w:val="0"/>
                      <w:divBdr>
                        <w:top w:val="none" w:sz="0" w:space="0" w:color="auto"/>
                        <w:left w:val="none" w:sz="0" w:space="0" w:color="auto"/>
                        <w:bottom w:val="none" w:sz="0" w:space="0" w:color="auto"/>
                        <w:right w:val="none" w:sz="0" w:space="0" w:color="auto"/>
                      </w:divBdr>
                      <w:divsChild>
                        <w:div w:id="1605454742">
                          <w:marLeft w:val="0"/>
                          <w:marRight w:val="0"/>
                          <w:marTop w:val="0"/>
                          <w:marBottom w:val="0"/>
                          <w:divBdr>
                            <w:top w:val="none" w:sz="0" w:space="0" w:color="auto"/>
                            <w:left w:val="none" w:sz="0" w:space="0" w:color="auto"/>
                            <w:bottom w:val="none" w:sz="0" w:space="0" w:color="auto"/>
                            <w:right w:val="none" w:sz="0" w:space="0" w:color="auto"/>
                          </w:divBdr>
                        </w:div>
                        <w:div w:id="1576470849">
                          <w:marLeft w:val="0"/>
                          <w:marRight w:val="0"/>
                          <w:marTop w:val="0"/>
                          <w:marBottom w:val="0"/>
                          <w:divBdr>
                            <w:top w:val="none" w:sz="0" w:space="0" w:color="auto"/>
                            <w:left w:val="none" w:sz="0" w:space="0" w:color="auto"/>
                            <w:bottom w:val="none" w:sz="0" w:space="0" w:color="auto"/>
                            <w:right w:val="none" w:sz="0" w:space="0" w:color="auto"/>
                          </w:divBdr>
                          <w:divsChild>
                            <w:div w:id="1176922165">
                              <w:marLeft w:val="0"/>
                              <w:marRight w:val="0"/>
                              <w:marTop w:val="0"/>
                              <w:marBottom w:val="0"/>
                              <w:divBdr>
                                <w:top w:val="none" w:sz="0" w:space="0" w:color="auto"/>
                                <w:left w:val="none" w:sz="0" w:space="0" w:color="auto"/>
                                <w:bottom w:val="none" w:sz="0" w:space="0" w:color="auto"/>
                                <w:right w:val="none" w:sz="0" w:space="0" w:color="auto"/>
                              </w:divBdr>
                              <w:divsChild>
                                <w:div w:id="1228881666">
                                  <w:marLeft w:val="30"/>
                                  <w:marRight w:val="0"/>
                                  <w:marTop w:val="0"/>
                                  <w:marBottom w:val="0"/>
                                  <w:divBdr>
                                    <w:top w:val="none" w:sz="0" w:space="0" w:color="auto"/>
                                    <w:left w:val="none" w:sz="0" w:space="0" w:color="auto"/>
                                    <w:bottom w:val="none" w:sz="0" w:space="0" w:color="auto"/>
                                    <w:right w:val="none" w:sz="0" w:space="0" w:color="auto"/>
                                  </w:divBdr>
                                  <w:divsChild>
                                    <w:div w:id="16554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63438">
                      <w:marLeft w:val="0"/>
                      <w:marRight w:val="0"/>
                      <w:marTop w:val="0"/>
                      <w:marBottom w:val="0"/>
                      <w:divBdr>
                        <w:top w:val="none" w:sz="0" w:space="0" w:color="auto"/>
                        <w:left w:val="none" w:sz="0" w:space="0" w:color="auto"/>
                        <w:bottom w:val="none" w:sz="0" w:space="0" w:color="auto"/>
                        <w:right w:val="none" w:sz="0" w:space="0" w:color="auto"/>
                      </w:divBdr>
                      <w:divsChild>
                        <w:div w:id="380791237">
                          <w:marLeft w:val="0"/>
                          <w:marRight w:val="0"/>
                          <w:marTop w:val="0"/>
                          <w:marBottom w:val="0"/>
                          <w:divBdr>
                            <w:top w:val="none" w:sz="0" w:space="0" w:color="auto"/>
                            <w:left w:val="none" w:sz="0" w:space="0" w:color="auto"/>
                            <w:bottom w:val="none" w:sz="0" w:space="0" w:color="auto"/>
                            <w:right w:val="none" w:sz="0" w:space="0" w:color="auto"/>
                          </w:divBdr>
                          <w:divsChild>
                            <w:div w:id="1129590114">
                              <w:marLeft w:val="0"/>
                              <w:marRight w:val="0"/>
                              <w:marTop w:val="0"/>
                              <w:marBottom w:val="0"/>
                              <w:divBdr>
                                <w:top w:val="none" w:sz="0" w:space="0" w:color="auto"/>
                                <w:left w:val="none" w:sz="0" w:space="0" w:color="auto"/>
                                <w:bottom w:val="none" w:sz="0" w:space="0" w:color="auto"/>
                                <w:right w:val="none" w:sz="0" w:space="0" w:color="auto"/>
                              </w:divBdr>
                              <w:divsChild>
                                <w:div w:id="437413663">
                                  <w:marLeft w:val="0"/>
                                  <w:marRight w:val="0"/>
                                  <w:marTop w:val="0"/>
                                  <w:marBottom w:val="0"/>
                                  <w:divBdr>
                                    <w:top w:val="none" w:sz="0" w:space="0" w:color="auto"/>
                                    <w:left w:val="none" w:sz="0" w:space="0" w:color="auto"/>
                                    <w:bottom w:val="none" w:sz="0" w:space="0" w:color="auto"/>
                                    <w:right w:val="none" w:sz="0" w:space="0" w:color="auto"/>
                                  </w:divBdr>
                                  <w:divsChild>
                                    <w:div w:id="1576280330">
                                      <w:marLeft w:val="0"/>
                                      <w:marRight w:val="0"/>
                                      <w:marTop w:val="0"/>
                                      <w:marBottom w:val="0"/>
                                      <w:divBdr>
                                        <w:top w:val="none" w:sz="0" w:space="0" w:color="auto"/>
                                        <w:left w:val="none" w:sz="0" w:space="0" w:color="auto"/>
                                        <w:bottom w:val="none" w:sz="0" w:space="0" w:color="auto"/>
                                        <w:right w:val="none" w:sz="0" w:space="0" w:color="auto"/>
                                      </w:divBdr>
                                      <w:divsChild>
                                        <w:div w:id="833836327">
                                          <w:marLeft w:val="0"/>
                                          <w:marRight w:val="0"/>
                                          <w:marTop w:val="0"/>
                                          <w:marBottom w:val="0"/>
                                          <w:divBdr>
                                            <w:top w:val="none" w:sz="0" w:space="0" w:color="auto"/>
                                            <w:left w:val="none" w:sz="0" w:space="0" w:color="auto"/>
                                            <w:bottom w:val="none" w:sz="0" w:space="0" w:color="auto"/>
                                            <w:right w:val="none" w:sz="0" w:space="0" w:color="auto"/>
                                          </w:divBdr>
                                          <w:divsChild>
                                            <w:div w:id="530647599">
                                              <w:marLeft w:val="0"/>
                                              <w:marRight w:val="0"/>
                                              <w:marTop w:val="0"/>
                                              <w:marBottom w:val="0"/>
                                              <w:divBdr>
                                                <w:top w:val="none" w:sz="0" w:space="0" w:color="auto"/>
                                                <w:left w:val="none" w:sz="0" w:space="0" w:color="auto"/>
                                                <w:bottom w:val="none" w:sz="0" w:space="0" w:color="auto"/>
                                                <w:right w:val="none" w:sz="0" w:space="0" w:color="auto"/>
                                              </w:divBdr>
                                              <w:divsChild>
                                                <w:div w:id="1568152378">
                                                  <w:marLeft w:val="0"/>
                                                  <w:marRight w:val="0"/>
                                                  <w:marTop w:val="0"/>
                                                  <w:marBottom w:val="0"/>
                                                  <w:divBdr>
                                                    <w:top w:val="none" w:sz="0" w:space="0" w:color="auto"/>
                                                    <w:left w:val="none" w:sz="0" w:space="0" w:color="auto"/>
                                                    <w:bottom w:val="none" w:sz="0" w:space="0" w:color="auto"/>
                                                    <w:right w:val="none" w:sz="0" w:space="0" w:color="auto"/>
                                                  </w:divBdr>
                                                  <w:divsChild>
                                                    <w:div w:id="1430731733">
                                                      <w:marLeft w:val="0"/>
                                                      <w:marRight w:val="0"/>
                                                      <w:marTop w:val="0"/>
                                                      <w:marBottom w:val="0"/>
                                                      <w:divBdr>
                                                        <w:top w:val="none" w:sz="0" w:space="0" w:color="auto"/>
                                                        <w:left w:val="none" w:sz="0" w:space="0" w:color="auto"/>
                                                        <w:bottom w:val="none" w:sz="0" w:space="0" w:color="auto"/>
                                                        <w:right w:val="none" w:sz="0" w:space="0" w:color="auto"/>
                                                      </w:divBdr>
                                                    </w:div>
                                                    <w:div w:id="1752923991">
                                                      <w:marLeft w:val="0"/>
                                                      <w:marRight w:val="0"/>
                                                      <w:marTop w:val="0"/>
                                                      <w:marBottom w:val="0"/>
                                                      <w:divBdr>
                                                        <w:top w:val="none" w:sz="0" w:space="0" w:color="auto"/>
                                                        <w:left w:val="none" w:sz="0" w:space="0" w:color="auto"/>
                                                        <w:bottom w:val="none" w:sz="0" w:space="0" w:color="auto"/>
                                                        <w:right w:val="none" w:sz="0" w:space="0" w:color="auto"/>
                                                      </w:divBdr>
                                                    </w:div>
                                                    <w:div w:id="1595046248">
                                                      <w:marLeft w:val="0"/>
                                                      <w:marRight w:val="0"/>
                                                      <w:marTop w:val="0"/>
                                                      <w:marBottom w:val="0"/>
                                                      <w:divBdr>
                                                        <w:top w:val="none" w:sz="0" w:space="0" w:color="auto"/>
                                                        <w:left w:val="none" w:sz="0" w:space="0" w:color="auto"/>
                                                        <w:bottom w:val="none" w:sz="0" w:space="0" w:color="auto"/>
                                                        <w:right w:val="none" w:sz="0" w:space="0" w:color="auto"/>
                                                      </w:divBdr>
                                                    </w:div>
                                                    <w:div w:id="818812849">
                                                      <w:marLeft w:val="0"/>
                                                      <w:marRight w:val="0"/>
                                                      <w:marTop w:val="0"/>
                                                      <w:marBottom w:val="0"/>
                                                      <w:divBdr>
                                                        <w:top w:val="none" w:sz="0" w:space="0" w:color="auto"/>
                                                        <w:left w:val="none" w:sz="0" w:space="0" w:color="auto"/>
                                                        <w:bottom w:val="none" w:sz="0" w:space="0" w:color="auto"/>
                                                        <w:right w:val="none" w:sz="0" w:space="0" w:color="auto"/>
                                                      </w:divBdr>
                                                    </w:div>
                                                    <w:div w:id="1994096120">
                                                      <w:marLeft w:val="0"/>
                                                      <w:marRight w:val="0"/>
                                                      <w:marTop w:val="0"/>
                                                      <w:marBottom w:val="0"/>
                                                      <w:divBdr>
                                                        <w:top w:val="none" w:sz="0" w:space="0" w:color="auto"/>
                                                        <w:left w:val="none" w:sz="0" w:space="0" w:color="auto"/>
                                                        <w:bottom w:val="none" w:sz="0" w:space="0" w:color="auto"/>
                                                        <w:right w:val="none" w:sz="0" w:space="0" w:color="auto"/>
                                                      </w:divBdr>
                                                    </w:div>
                                                    <w:div w:id="1354958631">
                                                      <w:marLeft w:val="0"/>
                                                      <w:marRight w:val="0"/>
                                                      <w:marTop w:val="0"/>
                                                      <w:marBottom w:val="0"/>
                                                      <w:divBdr>
                                                        <w:top w:val="none" w:sz="0" w:space="0" w:color="auto"/>
                                                        <w:left w:val="none" w:sz="0" w:space="0" w:color="auto"/>
                                                        <w:bottom w:val="none" w:sz="0" w:space="0" w:color="auto"/>
                                                        <w:right w:val="none" w:sz="0" w:space="0" w:color="auto"/>
                                                      </w:divBdr>
                                                    </w:div>
                                                    <w:div w:id="2121561285">
                                                      <w:marLeft w:val="0"/>
                                                      <w:marRight w:val="0"/>
                                                      <w:marTop w:val="0"/>
                                                      <w:marBottom w:val="0"/>
                                                      <w:divBdr>
                                                        <w:top w:val="none" w:sz="0" w:space="0" w:color="auto"/>
                                                        <w:left w:val="none" w:sz="0" w:space="0" w:color="auto"/>
                                                        <w:bottom w:val="none" w:sz="0" w:space="0" w:color="auto"/>
                                                        <w:right w:val="none" w:sz="0" w:space="0" w:color="auto"/>
                                                      </w:divBdr>
                                                    </w:div>
                                                    <w:div w:id="1600062431">
                                                      <w:marLeft w:val="0"/>
                                                      <w:marRight w:val="0"/>
                                                      <w:marTop w:val="0"/>
                                                      <w:marBottom w:val="0"/>
                                                      <w:divBdr>
                                                        <w:top w:val="none" w:sz="0" w:space="0" w:color="auto"/>
                                                        <w:left w:val="none" w:sz="0" w:space="0" w:color="auto"/>
                                                        <w:bottom w:val="none" w:sz="0" w:space="0" w:color="auto"/>
                                                        <w:right w:val="none" w:sz="0" w:space="0" w:color="auto"/>
                                                      </w:divBdr>
                                                    </w:div>
                                                    <w:div w:id="431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2446054">
      <w:bodyDiv w:val="1"/>
      <w:marLeft w:val="0"/>
      <w:marRight w:val="0"/>
      <w:marTop w:val="0"/>
      <w:marBottom w:val="0"/>
      <w:divBdr>
        <w:top w:val="none" w:sz="0" w:space="0" w:color="auto"/>
        <w:left w:val="none" w:sz="0" w:space="0" w:color="auto"/>
        <w:bottom w:val="none" w:sz="0" w:space="0" w:color="auto"/>
        <w:right w:val="none" w:sz="0" w:space="0" w:color="auto"/>
      </w:divBdr>
    </w:div>
    <w:div w:id="1245184996">
      <w:bodyDiv w:val="1"/>
      <w:marLeft w:val="0"/>
      <w:marRight w:val="0"/>
      <w:marTop w:val="0"/>
      <w:marBottom w:val="0"/>
      <w:divBdr>
        <w:top w:val="none" w:sz="0" w:space="0" w:color="auto"/>
        <w:left w:val="none" w:sz="0" w:space="0" w:color="auto"/>
        <w:bottom w:val="none" w:sz="0" w:space="0" w:color="auto"/>
        <w:right w:val="none" w:sz="0" w:space="0" w:color="auto"/>
      </w:divBdr>
    </w:div>
    <w:div w:id="1262683232">
      <w:bodyDiv w:val="1"/>
      <w:marLeft w:val="0"/>
      <w:marRight w:val="0"/>
      <w:marTop w:val="0"/>
      <w:marBottom w:val="0"/>
      <w:divBdr>
        <w:top w:val="none" w:sz="0" w:space="0" w:color="auto"/>
        <w:left w:val="none" w:sz="0" w:space="0" w:color="auto"/>
        <w:bottom w:val="none" w:sz="0" w:space="0" w:color="auto"/>
        <w:right w:val="none" w:sz="0" w:space="0" w:color="auto"/>
      </w:divBdr>
    </w:div>
    <w:div w:id="1278411067">
      <w:bodyDiv w:val="1"/>
      <w:marLeft w:val="0"/>
      <w:marRight w:val="0"/>
      <w:marTop w:val="0"/>
      <w:marBottom w:val="0"/>
      <w:divBdr>
        <w:top w:val="none" w:sz="0" w:space="0" w:color="auto"/>
        <w:left w:val="none" w:sz="0" w:space="0" w:color="auto"/>
        <w:bottom w:val="none" w:sz="0" w:space="0" w:color="auto"/>
        <w:right w:val="none" w:sz="0" w:space="0" w:color="auto"/>
      </w:divBdr>
    </w:div>
    <w:div w:id="1331524801">
      <w:bodyDiv w:val="1"/>
      <w:marLeft w:val="0"/>
      <w:marRight w:val="0"/>
      <w:marTop w:val="0"/>
      <w:marBottom w:val="0"/>
      <w:divBdr>
        <w:top w:val="none" w:sz="0" w:space="0" w:color="auto"/>
        <w:left w:val="none" w:sz="0" w:space="0" w:color="auto"/>
        <w:bottom w:val="none" w:sz="0" w:space="0" w:color="auto"/>
        <w:right w:val="none" w:sz="0" w:space="0" w:color="auto"/>
      </w:divBdr>
    </w:div>
    <w:div w:id="1356928354">
      <w:bodyDiv w:val="1"/>
      <w:marLeft w:val="0"/>
      <w:marRight w:val="0"/>
      <w:marTop w:val="0"/>
      <w:marBottom w:val="0"/>
      <w:divBdr>
        <w:top w:val="none" w:sz="0" w:space="0" w:color="auto"/>
        <w:left w:val="none" w:sz="0" w:space="0" w:color="auto"/>
        <w:bottom w:val="none" w:sz="0" w:space="0" w:color="auto"/>
        <w:right w:val="none" w:sz="0" w:space="0" w:color="auto"/>
      </w:divBdr>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
    <w:div w:id="1359819931">
      <w:bodyDiv w:val="1"/>
      <w:marLeft w:val="0"/>
      <w:marRight w:val="0"/>
      <w:marTop w:val="0"/>
      <w:marBottom w:val="0"/>
      <w:divBdr>
        <w:top w:val="none" w:sz="0" w:space="0" w:color="auto"/>
        <w:left w:val="none" w:sz="0" w:space="0" w:color="auto"/>
        <w:bottom w:val="none" w:sz="0" w:space="0" w:color="auto"/>
        <w:right w:val="none" w:sz="0" w:space="0" w:color="auto"/>
      </w:divBdr>
    </w:div>
    <w:div w:id="1388383144">
      <w:bodyDiv w:val="1"/>
      <w:marLeft w:val="0"/>
      <w:marRight w:val="0"/>
      <w:marTop w:val="0"/>
      <w:marBottom w:val="0"/>
      <w:divBdr>
        <w:top w:val="none" w:sz="0" w:space="0" w:color="auto"/>
        <w:left w:val="none" w:sz="0" w:space="0" w:color="auto"/>
        <w:bottom w:val="none" w:sz="0" w:space="0" w:color="auto"/>
        <w:right w:val="none" w:sz="0" w:space="0" w:color="auto"/>
      </w:divBdr>
    </w:div>
    <w:div w:id="1469323959">
      <w:bodyDiv w:val="1"/>
      <w:marLeft w:val="0"/>
      <w:marRight w:val="0"/>
      <w:marTop w:val="0"/>
      <w:marBottom w:val="0"/>
      <w:divBdr>
        <w:top w:val="none" w:sz="0" w:space="0" w:color="auto"/>
        <w:left w:val="none" w:sz="0" w:space="0" w:color="auto"/>
        <w:bottom w:val="none" w:sz="0" w:space="0" w:color="auto"/>
        <w:right w:val="none" w:sz="0" w:space="0" w:color="auto"/>
      </w:divBdr>
    </w:div>
    <w:div w:id="1498769387">
      <w:bodyDiv w:val="1"/>
      <w:marLeft w:val="0"/>
      <w:marRight w:val="0"/>
      <w:marTop w:val="0"/>
      <w:marBottom w:val="0"/>
      <w:divBdr>
        <w:top w:val="none" w:sz="0" w:space="0" w:color="auto"/>
        <w:left w:val="none" w:sz="0" w:space="0" w:color="auto"/>
        <w:bottom w:val="none" w:sz="0" w:space="0" w:color="auto"/>
        <w:right w:val="none" w:sz="0" w:space="0" w:color="auto"/>
      </w:divBdr>
    </w:div>
    <w:div w:id="1514413470">
      <w:bodyDiv w:val="1"/>
      <w:marLeft w:val="0"/>
      <w:marRight w:val="0"/>
      <w:marTop w:val="0"/>
      <w:marBottom w:val="0"/>
      <w:divBdr>
        <w:top w:val="none" w:sz="0" w:space="0" w:color="auto"/>
        <w:left w:val="none" w:sz="0" w:space="0" w:color="auto"/>
        <w:bottom w:val="none" w:sz="0" w:space="0" w:color="auto"/>
        <w:right w:val="none" w:sz="0" w:space="0" w:color="auto"/>
      </w:divBdr>
    </w:div>
    <w:div w:id="1560752015">
      <w:bodyDiv w:val="1"/>
      <w:marLeft w:val="0"/>
      <w:marRight w:val="0"/>
      <w:marTop w:val="0"/>
      <w:marBottom w:val="0"/>
      <w:divBdr>
        <w:top w:val="none" w:sz="0" w:space="0" w:color="auto"/>
        <w:left w:val="none" w:sz="0" w:space="0" w:color="auto"/>
        <w:bottom w:val="none" w:sz="0" w:space="0" w:color="auto"/>
        <w:right w:val="none" w:sz="0" w:space="0" w:color="auto"/>
      </w:divBdr>
      <w:divsChild>
        <w:div w:id="22101005">
          <w:marLeft w:val="0"/>
          <w:marRight w:val="0"/>
          <w:marTop w:val="0"/>
          <w:marBottom w:val="0"/>
          <w:divBdr>
            <w:top w:val="none" w:sz="0" w:space="0" w:color="auto"/>
            <w:left w:val="none" w:sz="0" w:space="0" w:color="auto"/>
            <w:bottom w:val="none" w:sz="0" w:space="0" w:color="auto"/>
            <w:right w:val="none" w:sz="0" w:space="0" w:color="auto"/>
          </w:divBdr>
        </w:div>
      </w:divsChild>
    </w:div>
    <w:div w:id="1585721182">
      <w:bodyDiv w:val="1"/>
      <w:marLeft w:val="0"/>
      <w:marRight w:val="0"/>
      <w:marTop w:val="0"/>
      <w:marBottom w:val="0"/>
      <w:divBdr>
        <w:top w:val="none" w:sz="0" w:space="0" w:color="auto"/>
        <w:left w:val="none" w:sz="0" w:space="0" w:color="auto"/>
        <w:bottom w:val="none" w:sz="0" w:space="0" w:color="auto"/>
        <w:right w:val="none" w:sz="0" w:space="0" w:color="auto"/>
      </w:divBdr>
    </w:div>
    <w:div w:id="1624462510">
      <w:bodyDiv w:val="1"/>
      <w:marLeft w:val="0"/>
      <w:marRight w:val="0"/>
      <w:marTop w:val="0"/>
      <w:marBottom w:val="0"/>
      <w:divBdr>
        <w:top w:val="none" w:sz="0" w:space="0" w:color="auto"/>
        <w:left w:val="none" w:sz="0" w:space="0" w:color="auto"/>
        <w:bottom w:val="none" w:sz="0" w:space="0" w:color="auto"/>
        <w:right w:val="none" w:sz="0" w:space="0" w:color="auto"/>
      </w:divBdr>
      <w:divsChild>
        <w:div w:id="1176190347">
          <w:marLeft w:val="0"/>
          <w:marRight w:val="0"/>
          <w:marTop w:val="0"/>
          <w:marBottom w:val="0"/>
          <w:divBdr>
            <w:top w:val="none" w:sz="0" w:space="0" w:color="auto"/>
            <w:left w:val="none" w:sz="0" w:space="0" w:color="auto"/>
            <w:bottom w:val="none" w:sz="0" w:space="0" w:color="auto"/>
            <w:right w:val="none" w:sz="0" w:space="0" w:color="auto"/>
          </w:divBdr>
          <w:divsChild>
            <w:div w:id="1169828028">
              <w:marLeft w:val="0"/>
              <w:marRight w:val="0"/>
              <w:marTop w:val="0"/>
              <w:marBottom w:val="0"/>
              <w:divBdr>
                <w:top w:val="none" w:sz="0" w:space="0" w:color="auto"/>
                <w:left w:val="none" w:sz="0" w:space="0" w:color="auto"/>
                <w:bottom w:val="none" w:sz="0" w:space="0" w:color="auto"/>
                <w:right w:val="none" w:sz="0" w:space="0" w:color="auto"/>
              </w:divBdr>
              <w:divsChild>
                <w:div w:id="575169511">
                  <w:marLeft w:val="0"/>
                  <w:marRight w:val="0"/>
                  <w:marTop w:val="60"/>
                  <w:marBottom w:val="60"/>
                  <w:divBdr>
                    <w:top w:val="none" w:sz="0" w:space="0" w:color="auto"/>
                    <w:left w:val="none" w:sz="0" w:space="0" w:color="auto"/>
                    <w:bottom w:val="none" w:sz="0" w:space="0" w:color="auto"/>
                    <w:right w:val="none" w:sz="0" w:space="0" w:color="auto"/>
                  </w:divBdr>
                  <w:divsChild>
                    <w:div w:id="986977350">
                      <w:marLeft w:val="0"/>
                      <w:marRight w:val="0"/>
                      <w:marTop w:val="0"/>
                      <w:marBottom w:val="0"/>
                      <w:divBdr>
                        <w:top w:val="none" w:sz="0" w:space="0" w:color="auto"/>
                        <w:left w:val="none" w:sz="0" w:space="0" w:color="auto"/>
                        <w:bottom w:val="none" w:sz="0" w:space="0" w:color="auto"/>
                        <w:right w:val="none" w:sz="0" w:space="0" w:color="auto"/>
                      </w:divBdr>
                      <w:divsChild>
                        <w:div w:id="1025598923">
                          <w:marLeft w:val="0"/>
                          <w:marRight w:val="0"/>
                          <w:marTop w:val="0"/>
                          <w:marBottom w:val="0"/>
                          <w:divBdr>
                            <w:top w:val="none" w:sz="0" w:space="0" w:color="auto"/>
                            <w:left w:val="none" w:sz="0" w:space="0" w:color="auto"/>
                            <w:bottom w:val="none" w:sz="0" w:space="0" w:color="auto"/>
                            <w:right w:val="none" w:sz="0" w:space="0" w:color="auto"/>
                          </w:divBdr>
                        </w:div>
                        <w:div w:id="1649361229">
                          <w:marLeft w:val="0"/>
                          <w:marRight w:val="0"/>
                          <w:marTop w:val="0"/>
                          <w:marBottom w:val="0"/>
                          <w:divBdr>
                            <w:top w:val="none" w:sz="0" w:space="0" w:color="auto"/>
                            <w:left w:val="none" w:sz="0" w:space="0" w:color="auto"/>
                            <w:bottom w:val="none" w:sz="0" w:space="0" w:color="auto"/>
                            <w:right w:val="none" w:sz="0" w:space="0" w:color="auto"/>
                          </w:divBdr>
                          <w:divsChild>
                            <w:div w:id="1836141229">
                              <w:marLeft w:val="0"/>
                              <w:marRight w:val="0"/>
                              <w:marTop w:val="0"/>
                              <w:marBottom w:val="0"/>
                              <w:divBdr>
                                <w:top w:val="none" w:sz="0" w:space="0" w:color="auto"/>
                                <w:left w:val="none" w:sz="0" w:space="0" w:color="auto"/>
                                <w:bottom w:val="none" w:sz="0" w:space="0" w:color="auto"/>
                                <w:right w:val="none" w:sz="0" w:space="0" w:color="auto"/>
                              </w:divBdr>
                              <w:divsChild>
                                <w:div w:id="1858763500">
                                  <w:marLeft w:val="30"/>
                                  <w:marRight w:val="0"/>
                                  <w:marTop w:val="0"/>
                                  <w:marBottom w:val="0"/>
                                  <w:divBdr>
                                    <w:top w:val="none" w:sz="0" w:space="0" w:color="auto"/>
                                    <w:left w:val="none" w:sz="0" w:space="0" w:color="auto"/>
                                    <w:bottom w:val="none" w:sz="0" w:space="0" w:color="auto"/>
                                    <w:right w:val="none" w:sz="0" w:space="0" w:color="auto"/>
                                  </w:divBdr>
                                  <w:divsChild>
                                    <w:div w:id="943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8641">
                      <w:marLeft w:val="0"/>
                      <w:marRight w:val="0"/>
                      <w:marTop w:val="0"/>
                      <w:marBottom w:val="0"/>
                      <w:divBdr>
                        <w:top w:val="none" w:sz="0" w:space="0" w:color="auto"/>
                        <w:left w:val="none" w:sz="0" w:space="0" w:color="auto"/>
                        <w:bottom w:val="none" w:sz="0" w:space="0" w:color="auto"/>
                        <w:right w:val="none" w:sz="0" w:space="0" w:color="auto"/>
                      </w:divBdr>
                      <w:divsChild>
                        <w:div w:id="768358960">
                          <w:marLeft w:val="0"/>
                          <w:marRight w:val="0"/>
                          <w:marTop w:val="0"/>
                          <w:marBottom w:val="0"/>
                          <w:divBdr>
                            <w:top w:val="none" w:sz="0" w:space="0" w:color="auto"/>
                            <w:left w:val="none" w:sz="0" w:space="0" w:color="auto"/>
                            <w:bottom w:val="none" w:sz="0" w:space="0" w:color="auto"/>
                            <w:right w:val="none" w:sz="0" w:space="0" w:color="auto"/>
                          </w:divBdr>
                          <w:divsChild>
                            <w:div w:id="18900517">
                              <w:marLeft w:val="0"/>
                              <w:marRight w:val="0"/>
                              <w:marTop w:val="0"/>
                              <w:marBottom w:val="0"/>
                              <w:divBdr>
                                <w:top w:val="none" w:sz="0" w:space="0" w:color="auto"/>
                                <w:left w:val="none" w:sz="0" w:space="0" w:color="auto"/>
                                <w:bottom w:val="none" w:sz="0" w:space="0" w:color="auto"/>
                                <w:right w:val="none" w:sz="0" w:space="0" w:color="auto"/>
                              </w:divBdr>
                              <w:divsChild>
                                <w:div w:id="2054885294">
                                  <w:marLeft w:val="0"/>
                                  <w:marRight w:val="0"/>
                                  <w:marTop w:val="0"/>
                                  <w:marBottom w:val="0"/>
                                  <w:divBdr>
                                    <w:top w:val="none" w:sz="0" w:space="0" w:color="auto"/>
                                    <w:left w:val="none" w:sz="0" w:space="0" w:color="auto"/>
                                    <w:bottom w:val="none" w:sz="0" w:space="0" w:color="auto"/>
                                    <w:right w:val="none" w:sz="0" w:space="0" w:color="auto"/>
                                  </w:divBdr>
                                  <w:divsChild>
                                    <w:div w:id="2001080167">
                                      <w:marLeft w:val="0"/>
                                      <w:marRight w:val="0"/>
                                      <w:marTop w:val="0"/>
                                      <w:marBottom w:val="0"/>
                                      <w:divBdr>
                                        <w:top w:val="none" w:sz="0" w:space="0" w:color="auto"/>
                                        <w:left w:val="none" w:sz="0" w:space="0" w:color="auto"/>
                                        <w:bottom w:val="none" w:sz="0" w:space="0" w:color="auto"/>
                                        <w:right w:val="none" w:sz="0" w:space="0" w:color="auto"/>
                                      </w:divBdr>
                                      <w:divsChild>
                                        <w:div w:id="1344479894">
                                          <w:marLeft w:val="0"/>
                                          <w:marRight w:val="0"/>
                                          <w:marTop w:val="0"/>
                                          <w:marBottom w:val="0"/>
                                          <w:divBdr>
                                            <w:top w:val="none" w:sz="0" w:space="0" w:color="auto"/>
                                            <w:left w:val="none" w:sz="0" w:space="0" w:color="auto"/>
                                            <w:bottom w:val="none" w:sz="0" w:space="0" w:color="auto"/>
                                            <w:right w:val="none" w:sz="0" w:space="0" w:color="auto"/>
                                          </w:divBdr>
                                          <w:divsChild>
                                            <w:div w:id="1963918228">
                                              <w:marLeft w:val="0"/>
                                              <w:marRight w:val="0"/>
                                              <w:marTop w:val="0"/>
                                              <w:marBottom w:val="0"/>
                                              <w:divBdr>
                                                <w:top w:val="none" w:sz="0" w:space="0" w:color="auto"/>
                                                <w:left w:val="none" w:sz="0" w:space="0" w:color="auto"/>
                                                <w:bottom w:val="none" w:sz="0" w:space="0" w:color="auto"/>
                                                <w:right w:val="none" w:sz="0" w:space="0" w:color="auto"/>
                                              </w:divBdr>
                                              <w:divsChild>
                                                <w:div w:id="1311901463">
                                                  <w:marLeft w:val="0"/>
                                                  <w:marRight w:val="0"/>
                                                  <w:marTop w:val="0"/>
                                                  <w:marBottom w:val="0"/>
                                                  <w:divBdr>
                                                    <w:top w:val="none" w:sz="0" w:space="0" w:color="auto"/>
                                                    <w:left w:val="none" w:sz="0" w:space="0" w:color="auto"/>
                                                    <w:bottom w:val="none" w:sz="0" w:space="0" w:color="auto"/>
                                                    <w:right w:val="none" w:sz="0" w:space="0" w:color="auto"/>
                                                  </w:divBdr>
                                                  <w:divsChild>
                                                    <w:div w:id="1620528208">
                                                      <w:marLeft w:val="0"/>
                                                      <w:marRight w:val="0"/>
                                                      <w:marTop w:val="0"/>
                                                      <w:marBottom w:val="0"/>
                                                      <w:divBdr>
                                                        <w:top w:val="none" w:sz="0" w:space="0" w:color="auto"/>
                                                        <w:left w:val="none" w:sz="0" w:space="0" w:color="auto"/>
                                                        <w:bottom w:val="none" w:sz="0" w:space="0" w:color="auto"/>
                                                        <w:right w:val="none" w:sz="0" w:space="0" w:color="auto"/>
                                                      </w:divBdr>
                                                    </w:div>
                                                    <w:div w:id="995259796">
                                                      <w:marLeft w:val="0"/>
                                                      <w:marRight w:val="0"/>
                                                      <w:marTop w:val="0"/>
                                                      <w:marBottom w:val="0"/>
                                                      <w:divBdr>
                                                        <w:top w:val="none" w:sz="0" w:space="0" w:color="auto"/>
                                                        <w:left w:val="none" w:sz="0" w:space="0" w:color="auto"/>
                                                        <w:bottom w:val="none" w:sz="0" w:space="0" w:color="auto"/>
                                                        <w:right w:val="none" w:sz="0" w:space="0" w:color="auto"/>
                                                      </w:divBdr>
                                                    </w:div>
                                                    <w:div w:id="1806970516">
                                                      <w:marLeft w:val="0"/>
                                                      <w:marRight w:val="0"/>
                                                      <w:marTop w:val="0"/>
                                                      <w:marBottom w:val="0"/>
                                                      <w:divBdr>
                                                        <w:top w:val="none" w:sz="0" w:space="0" w:color="auto"/>
                                                        <w:left w:val="none" w:sz="0" w:space="0" w:color="auto"/>
                                                        <w:bottom w:val="none" w:sz="0" w:space="0" w:color="auto"/>
                                                        <w:right w:val="none" w:sz="0" w:space="0" w:color="auto"/>
                                                      </w:divBdr>
                                                    </w:div>
                                                    <w:div w:id="209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704263">
          <w:marLeft w:val="0"/>
          <w:marRight w:val="0"/>
          <w:marTop w:val="0"/>
          <w:marBottom w:val="0"/>
          <w:divBdr>
            <w:top w:val="none" w:sz="0" w:space="0" w:color="auto"/>
            <w:left w:val="none" w:sz="0" w:space="0" w:color="auto"/>
            <w:bottom w:val="none" w:sz="0" w:space="0" w:color="auto"/>
            <w:right w:val="none" w:sz="0" w:space="0" w:color="auto"/>
          </w:divBdr>
          <w:divsChild>
            <w:div w:id="824661202">
              <w:marLeft w:val="0"/>
              <w:marRight w:val="0"/>
              <w:marTop w:val="0"/>
              <w:marBottom w:val="0"/>
              <w:divBdr>
                <w:top w:val="none" w:sz="0" w:space="0" w:color="auto"/>
                <w:left w:val="none" w:sz="0" w:space="0" w:color="auto"/>
                <w:bottom w:val="none" w:sz="0" w:space="0" w:color="auto"/>
                <w:right w:val="none" w:sz="0" w:space="0" w:color="auto"/>
              </w:divBdr>
              <w:divsChild>
                <w:div w:id="1758601056">
                  <w:marLeft w:val="0"/>
                  <w:marRight w:val="0"/>
                  <w:marTop w:val="60"/>
                  <w:marBottom w:val="60"/>
                  <w:divBdr>
                    <w:top w:val="none" w:sz="0" w:space="0" w:color="auto"/>
                    <w:left w:val="none" w:sz="0" w:space="0" w:color="auto"/>
                    <w:bottom w:val="none" w:sz="0" w:space="0" w:color="auto"/>
                    <w:right w:val="none" w:sz="0" w:space="0" w:color="auto"/>
                  </w:divBdr>
                  <w:divsChild>
                    <w:div w:id="786966049">
                      <w:marLeft w:val="0"/>
                      <w:marRight w:val="0"/>
                      <w:marTop w:val="0"/>
                      <w:marBottom w:val="0"/>
                      <w:divBdr>
                        <w:top w:val="none" w:sz="0" w:space="0" w:color="auto"/>
                        <w:left w:val="none" w:sz="0" w:space="0" w:color="auto"/>
                        <w:bottom w:val="none" w:sz="0" w:space="0" w:color="auto"/>
                        <w:right w:val="none" w:sz="0" w:space="0" w:color="auto"/>
                      </w:divBdr>
                      <w:divsChild>
                        <w:div w:id="81923830">
                          <w:marLeft w:val="0"/>
                          <w:marRight w:val="0"/>
                          <w:marTop w:val="0"/>
                          <w:marBottom w:val="0"/>
                          <w:divBdr>
                            <w:top w:val="none" w:sz="0" w:space="0" w:color="auto"/>
                            <w:left w:val="none" w:sz="0" w:space="0" w:color="auto"/>
                            <w:bottom w:val="none" w:sz="0" w:space="0" w:color="auto"/>
                            <w:right w:val="none" w:sz="0" w:space="0" w:color="auto"/>
                          </w:divBdr>
                        </w:div>
                        <w:div w:id="1335842973">
                          <w:marLeft w:val="0"/>
                          <w:marRight w:val="0"/>
                          <w:marTop w:val="0"/>
                          <w:marBottom w:val="0"/>
                          <w:divBdr>
                            <w:top w:val="none" w:sz="0" w:space="0" w:color="auto"/>
                            <w:left w:val="none" w:sz="0" w:space="0" w:color="auto"/>
                            <w:bottom w:val="none" w:sz="0" w:space="0" w:color="auto"/>
                            <w:right w:val="none" w:sz="0" w:space="0" w:color="auto"/>
                          </w:divBdr>
                          <w:divsChild>
                            <w:div w:id="1635482364">
                              <w:marLeft w:val="0"/>
                              <w:marRight w:val="0"/>
                              <w:marTop w:val="0"/>
                              <w:marBottom w:val="0"/>
                              <w:divBdr>
                                <w:top w:val="none" w:sz="0" w:space="0" w:color="auto"/>
                                <w:left w:val="none" w:sz="0" w:space="0" w:color="auto"/>
                                <w:bottom w:val="none" w:sz="0" w:space="0" w:color="auto"/>
                                <w:right w:val="none" w:sz="0" w:space="0" w:color="auto"/>
                              </w:divBdr>
                              <w:divsChild>
                                <w:div w:id="2101096584">
                                  <w:marLeft w:val="30"/>
                                  <w:marRight w:val="0"/>
                                  <w:marTop w:val="0"/>
                                  <w:marBottom w:val="0"/>
                                  <w:divBdr>
                                    <w:top w:val="none" w:sz="0" w:space="0" w:color="auto"/>
                                    <w:left w:val="none" w:sz="0" w:space="0" w:color="auto"/>
                                    <w:bottom w:val="none" w:sz="0" w:space="0" w:color="auto"/>
                                    <w:right w:val="none" w:sz="0" w:space="0" w:color="auto"/>
                                  </w:divBdr>
                                  <w:divsChild>
                                    <w:div w:id="20689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328021">
                      <w:marLeft w:val="0"/>
                      <w:marRight w:val="0"/>
                      <w:marTop w:val="0"/>
                      <w:marBottom w:val="0"/>
                      <w:divBdr>
                        <w:top w:val="none" w:sz="0" w:space="0" w:color="auto"/>
                        <w:left w:val="none" w:sz="0" w:space="0" w:color="auto"/>
                        <w:bottom w:val="none" w:sz="0" w:space="0" w:color="auto"/>
                        <w:right w:val="none" w:sz="0" w:space="0" w:color="auto"/>
                      </w:divBdr>
                      <w:divsChild>
                        <w:div w:id="874316755">
                          <w:marLeft w:val="0"/>
                          <w:marRight w:val="0"/>
                          <w:marTop w:val="0"/>
                          <w:marBottom w:val="0"/>
                          <w:divBdr>
                            <w:top w:val="none" w:sz="0" w:space="0" w:color="auto"/>
                            <w:left w:val="none" w:sz="0" w:space="0" w:color="auto"/>
                            <w:bottom w:val="none" w:sz="0" w:space="0" w:color="auto"/>
                            <w:right w:val="none" w:sz="0" w:space="0" w:color="auto"/>
                          </w:divBdr>
                          <w:divsChild>
                            <w:div w:id="1860388507">
                              <w:marLeft w:val="0"/>
                              <w:marRight w:val="0"/>
                              <w:marTop w:val="0"/>
                              <w:marBottom w:val="0"/>
                              <w:divBdr>
                                <w:top w:val="none" w:sz="0" w:space="0" w:color="auto"/>
                                <w:left w:val="none" w:sz="0" w:space="0" w:color="auto"/>
                                <w:bottom w:val="none" w:sz="0" w:space="0" w:color="auto"/>
                                <w:right w:val="none" w:sz="0" w:space="0" w:color="auto"/>
                              </w:divBdr>
                              <w:divsChild>
                                <w:div w:id="288829506">
                                  <w:marLeft w:val="0"/>
                                  <w:marRight w:val="0"/>
                                  <w:marTop w:val="0"/>
                                  <w:marBottom w:val="0"/>
                                  <w:divBdr>
                                    <w:top w:val="none" w:sz="0" w:space="0" w:color="auto"/>
                                    <w:left w:val="none" w:sz="0" w:space="0" w:color="auto"/>
                                    <w:bottom w:val="none" w:sz="0" w:space="0" w:color="auto"/>
                                    <w:right w:val="none" w:sz="0" w:space="0" w:color="auto"/>
                                  </w:divBdr>
                                  <w:divsChild>
                                    <w:div w:id="2146697440">
                                      <w:marLeft w:val="0"/>
                                      <w:marRight w:val="0"/>
                                      <w:marTop w:val="0"/>
                                      <w:marBottom w:val="0"/>
                                      <w:divBdr>
                                        <w:top w:val="none" w:sz="0" w:space="0" w:color="auto"/>
                                        <w:left w:val="none" w:sz="0" w:space="0" w:color="auto"/>
                                        <w:bottom w:val="none" w:sz="0" w:space="0" w:color="auto"/>
                                        <w:right w:val="none" w:sz="0" w:space="0" w:color="auto"/>
                                      </w:divBdr>
                                      <w:divsChild>
                                        <w:div w:id="12273032">
                                          <w:marLeft w:val="0"/>
                                          <w:marRight w:val="0"/>
                                          <w:marTop w:val="0"/>
                                          <w:marBottom w:val="0"/>
                                          <w:divBdr>
                                            <w:top w:val="none" w:sz="0" w:space="0" w:color="auto"/>
                                            <w:left w:val="none" w:sz="0" w:space="0" w:color="auto"/>
                                            <w:bottom w:val="none" w:sz="0" w:space="0" w:color="auto"/>
                                            <w:right w:val="none" w:sz="0" w:space="0" w:color="auto"/>
                                          </w:divBdr>
                                          <w:divsChild>
                                            <w:div w:id="67924640">
                                              <w:marLeft w:val="0"/>
                                              <w:marRight w:val="0"/>
                                              <w:marTop w:val="0"/>
                                              <w:marBottom w:val="0"/>
                                              <w:divBdr>
                                                <w:top w:val="none" w:sz="0" w:space="0" w:color="auto"/>
                                                <w:left w:val="none" w:sz="0" w:space="0" w:color="auto"/>
                                                <w:bottom w:val="none" w:sz="0" w:space="0" w:color="auto"/>
                                                <w:right w:val="none" w:sz="0" w:space="0" w:color="auto"/>
                                              </w:divBdr>
                                              <w:divsChild>
                                                <w:div w:id="1355184754">
                                                  <w:marLeft w:val="0"/>
                                                  <w:marRight w:val="0"/>
                                                  <w:marTop w:val="0"/>
                                                  <w:marBottom w:val="0"/>
                                                  <w:divBdr>
                                                    <w:top w:val="none" w:sz="0" w:space="0" w:color="auto"/>
                                                    <w:left w:val="none" w:sz="0" w:space="0" w:color="auto"/>
                                                    <w:bottom w:val="none" w:sz="0" w:space="0" w:color="auto"/>
                                                    <w:right w:val="none" w:sz="0" w:space="0" w:color="auto"/>
                                                  </w:divBdr>
                                                  <w:divsChild>
                                                    <w:div w:id="1319573983">
                                                      <w:marLeft w:val="0"/>
                                                      <w:marRight w:val="0"/>
                                                      <w:marTop w:val="0"/>
                                                      <w:marBottom w:val="0"/>
                                                      <w:divBdr>
                                                        <w:top w:val="none" w:sz="0" w:space="0" w:color="auto"/>
                                                        <w:left w:val="none" w:sz="0" w:space="0" w:color="auto"/>
                                                        <w:bottom w:val="none" w:sz="0" w:space="0" w:color="auto"/>
                                                        <w:right w:val="none" w:sz="0" w:space="0" w:color="auto"/>
                                                      </w:divBdr>
                                                    </w:div>
                                                    <w:div w:id="24451334">
                                                      <w:marLeft w:val="0"/>
                                                      <w:marRight w:val="0"/>
                                                      <w:marTop w:val="0"/>
                                                      <w:marBottom w:val="0"/>
                                                      <w:divBdr>
                                                        <w:top w:val="none" w:sz="0" w:space="0" w:color="auto"/>
                                                        <w:left w:val="none" w:sz="0" w:space="0" w:color="auto"/>
                                                        <w:bottom w:val="none" w:sz="0" w:space="0" w:color="auto"/>
                                                        <w:right w:val="none" w:sz="0" w:space="0" w:color="auto"/>
                                                      </w:divBdr>
                                                    </w:div>
                                                    <w:div w:id="20611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4881847">
          <w:marLeft w:val="0"/>
          <w:marRight w:val="0"/>
          <w:marTop w:val="0"/>
          <w:marBottom w:val="0"/>
          <w:divBdr>
            <w:top w:val="none" w:sz="0" w:space="0" w:color="auto"/>
            <w:left w:val="none" w:sz="0" w:space="0" w:color="auto"/>
            <w:bottom w:val="none" w:sz="0" w:space="0" w:color="auto"/>
            <w:right w:val="none" w:sz="0" w:space="0" w:color="auto"/>
          </w:divBdr>
          <w:divsChild>
            <w:div w:id="255797496">
              <w:marLeft w:val="0"/>
              <w:marRight w:val="0"/>
              <w:marTop w:val="0"/>
              <w:marBottom w:val="0"/>
              <w:divBdr>
                <w:top w:val="none" w:sz="0" w:space="0" w:color="auto"/>
                <w:left w:val="none" w:sz="0" w:space="0" w:color="auto"/>
                <w:bottom w:val="none" w:sz="0" w:space="0" w:color="auto"/>
                <w:right w:val="none" w:sz="0" w:space="0" w:color="auto"/>
              </w:divBdr>
              <w:divsChild>
                <w:div w:id="1731801776">
                  <w:marLeft w:val="0"/>
                  <w:marRight w:val="0"/>
                  <w:marTop w:val="60"/>
                  <w:marBottom w:val="60"/>
                  <w:divBdr>
                    <w:top w:val="none" w:sz="0" w:space="0" w:color="auto"/>
                    <w:left w:val="none" w:sz="0" w:space="0" w:color="auto"/>
                    <w:bottom w:val="none" w:sz="0" w:space="0" w:color="auto"/>
                    <w:right w:val="none" w:sz="0" w:space="0" w:color="auto"/>
                  </w:divBdr>
                  <w:divsChild>
                    <w:div w:id="1809741144">
                      <w:marLeft w:val="0"/>
                      <w:marRight w:val="0"/>
                      <w:marTop w:val="0"/>
                      <w:marBottom w:val="0"/>
                      <w:divBdr>
                        <w:top w:val="none" w:sz="0" w:space="0" w:color="auto"/>
                        <w:left w:val="none" w:sz="0" w:space="0" w:color="auto"/>
                        <w:bottom w:val="none" w:sz="0" w:space="0" w:color="auto"/>
                        <w:right w:val="none" w:sz="0" w:space="0" w:color="auto"/>
                      </w:divBdr>
                      <w:divsChild>
                        <w:div w:id="1833257768">
                          <w:marLeft w:val="0"/>
                          <w:marRight w:val="0"/>
                          <w:marTop w:val="0"/>
                          <w:marBottom w:val="0"/>
                          <w:divBdr>
                            <w:top w:val="none" w:sz="0" w:space="0" w:color="auto"/>
                            <w:left w:val="none" w:sz="0" w:space="0" w:color="auto"/>
                            <w:bottom w:val="none" w:sz="0" w:space="0" w:color="auto"/>
                            <w:right w:val="none" w:sz="0" w:space="0" w:color="auto"/>
                          </w:divBdr>
                        </w:div>
                        <w:div w:id="593711619">
                          <w:marLeft w:val="0"/>
                          <w:marRight w:val="0"/>
                          <w:marTop w:val="0"/>
                          <w:marBottom w:val="0"/>
                          <w:divBdr>
                            <w:top w:val="none" w:sz="0" w:space="0" w:color="auto"/>
                            <w:left w:val="none" w:sz="0" w:space="0" w:color="auto"/>
                            <w:bottom w:val="none" w:sz="0" w:space="0" w:color="auto"/>
                            <w:right w:val="none" w:sz="0" w:space="0" w:color="auto"/>
                          </w:divBdr>
                          <w:divsChild>
                            <w:div w:id="931281815">
                              <w:marLeft w:val="0"/>
                              <w:marRight w:val="0"/>
                              <w:marTop w:val="0"/>
                              <w:marBottom w:val="0"/>
                              <w:divBdr>
                                <w:top w:val="none" w:sz="0" w:space="0" w:color="auto"/>
                                <w:left w:val="none" w:sz="0" w:space="0" w:color="auto"/>
                                <w:bottom w:val="none" w:sz="0" w:space="0" w:color="auto"/>
                                <w:right w:val="none" w:sz="0" w:space="0" w:color="auto"/>
                              </w:divBdr>
                              <w:divsChild>
                                <w:div w:id="1379088509">
                                  <w:marLeft w:val="30"/>
                                  <w:marRight w:val="0"/>
                                  <w:marTop w:val="0"/>
                                  <w:marBottom w:val="0"/>
                                  <w:divBdr>
                                    <w:top w:val="none" w:sz="0" w:space="0" w:color="auto"/>
                                    <w:left w:val="none" w:sz="0" w:space="0" w:color="auto"/>
                                    <w:bottom w:val="none" w:sz="0" w:space="0" w:color="auto"/>
                                    <w:right w:val="none" w:sz="0" w:space="0" w:color="auto"/>
                                  </w:divBdr>
                                  <w:divsChild>
                                    <w:div w:id="1222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9624">
                      <w:marLeft w:val="0"/>
                      <w:marRight w:val="0"/>
                      <w:marTop w:val="0"/>
                      <w:marBottom w:val="0"/>
                      <w:divBdr>
                        <w:top w:val="none" w:sz="0" w:space="0" w:color="auto"/>
                        <w:left w:val="none" w:sz="0" w:space="0" w:color="auto"/>
                        <w:bottom w:val="none" w:sz="0" w:space="0" w:color="auto"/>
                        <w:right w:val="none" w:sz="0" w:space="0" w:color="auto"/>
                      </w:divBdr>
                      <w:divsChild>
                        <w:div w:id="1755513185">
                          <w:marLeft w:val="0"/>
                          <w:marRight w:val="0"/>
                          <w:marTop w:val="0"/>
                          <w:marBottom w:val="0"/>
                          <w:divBdr>
                            <w:top w:val="none" w:sz="0" w:space="0" w:color="auto"/>
                            <w:left w:val="none" w:sz="0" w:space="0" w:color="auto"/>
                            <w:bottom w:val="none" w:sz="0" w:space="0" w:color="auto"/>
                            <w:right w:val="none" w:sz="0" w:space="0" w:color="auto"/>
                          </w:divBdr>
                          <w:divsChild>
                            <w:div w:id="257832716">
                              <w:marLeft w:val="0"/>
                              <w:marRight w:val="0"/>
                              <w:marTop w:val="0"/>
                              <w:marBottom w:val="0"/>
                              <w:divBdr>
                                <w:top w:val="none" w:sz="0" w:space="0" w:color="auto"/>
                                <w:left w:val="none" w:sz="0" w:space="0" w:color="auto"/>
                                <w:bottom w:val="none" w:sz="0" w:space="0" w:color="auto"/>
                                <w:right w:val="none" w:sz="0" w:space="0" w:color="auto"/>
                              </w:divBdr>
                              <w:divsChild>
                                <w:div w:id="724380462">
                                  <w:marLeft w:val="0"/>
                                  <w:marRight w:val="0"/>
                                  <w:marTop w:val="0"/>
                                  <w:marBottom w:val="0"/>
                                  <w:divBdr>
                                    <w:top w:val="none" w:sz="0" w:space="0" w:color="auto"/>
                                    <w:left w:val="none" w:sz="0" w:space="0" w:color="auto"/>
                                    <w:bottom w:val="none" w:sz="0" w:space="0" w:color="auto"/>
                                    <w:right w:val="none" w:sz="0" w:space="0" w:color="auto"/>
                                  </w:divBdr>
                                  <w:divsChild>
                                    <w:div w:id="1923564123">
                                      <w:marLeft w:val="0"/>
                                      <w:marRight w:val="0"/>
                                      <w:marTop w:val="0"/>
                                      <w:marBottom w:val="0"/>
                                      <w:divBdr>
                                        <w:top w:val="none" w:sz="0" w:space="0" w:color="auto"/>
                                        <w:left w:val="none" w:sz="0" w:space="0" w:color="auto"/>
                                        <w:bottom w:val="none" w:sz="0" w:space="0" w:color="auto"/>
                                        <w:right w:val="none" w:sz="0" w:space="0" w:color="auto"/>
                                      </w:divBdr>
                                      <w:divsChild>
                                        <w:div w:id="1856116183">
                                          <w:marLeft w:val="0"/>
                                          <w:marRight w:val="0"/>
                                          <w:marTop w:val="0"/>
                                          <w:marBottom w:val="0"/>
                                          <w:divBdr>
                                            <w:top w:val="none" w:sz="0" w:space="0" w:color="auto"/>
                                            <w:left w:val="none" w:sz="0" w:space="0" w:color="auto"/>
                                            <w:bottom w:val="none" w:sz="0" w:space="0" w:color="auto"/>
                                            <w:right w:val="none" w:sz="0" w:space="0" w:color="auto"/>
                                          </w:divBdr>
                                          <w:divsChild>
                                            <w:div w:id="1896819858">
                                              <w:marLeft w:val="0"/>
                                              <w:marRight w:val="0"/>
                                              <w:marTop w:val="0"/>
                                              <w:marBottom w:val="0"/>
                                              <w:divBdr>
                                                <w:top w:val="none" w:sz="0" w:space="0" w:color="auto"/>
                                                <w:left w:val="none" w:sz="0" w:space="0" w:color="auto"/>
                                                <w:bottom w:val="none" w:sz="0" w:space="0" w:color="auto"/>
                                                <w:right w:val="none" w:sz="0" w:space="0" w:color="auto"/>
                                              </w:divBdr>
                                              <w:divsChild>
                                                <w:div w:id="1875925074">
                                                  <w:marLeft w:val="0"/>
                                                  <w:marRight w:val="0"/>
                                                  <w:marTop w:val="0"/>
                                                  <w:marBottom w:val="0"/>
                                                  <w:divBdr>
                                                    <w:top w:val="none" w:sz="0" w:space="0" w:color="auto"/>
                                                    <w:left w:val="none" w:sz="0" w:space="0" w:color="auto"/>
                                                    <w:bottom w:val="none" w:sz="0" w:space="0" w:color="auto"/>
                                                    <w:right w:val="none" w:sz="0" w:space="0" w:color="auto"/>
                                                  </w:divBdr>
                                                  <w:divsChild>
                                                    <w:div w:id="1840348783">
                                                      <w:marLeft w:val="0"/>
                                                      <w:marRight w:val="0"/>
                                                      <w:marTop w:val="0"/>
                                                      <w:marBottom w:val="0"/>
                                                      <w:divBdr>
                                                        <w:top w:val="none" w:sz="0" w:space="0" w:color="auto"/>
                                                        <w:left w:val="none" w:sz="0" w:space="0" w:color="auto"/>
                                                        <w:bottom w:val="none" w:sz="0" w:space="0" w:color="auto"/>
                                                        <w:right w:val="none" w:sz="0" w:space="0" w:color="auto"/>
                                                      </w:divBdr>
                                                    </w:div>
                                                    <w:div w:id="681125465">
                                                      <w:marLeft w:val="0"/>
                                                      <w:marRight w:val="0"/>
                                                      <w:marTop w:val="0"/>
                                                      <w:marBottom w:val="0"/>
                                                      <w:divBdr>
                                                        <w:top w:val="none" w:sz="0" w:space="0" w:color="auto"/>
                                                        <w:left w:val="none" w:sz="0" w:space="0" w:color="auto"/>
                                                        <w:bottom w:val="none" w:sz="0" w:space="0" w:color="auto"/>
                                                        <w:right w:val="none" w:sz="0" w:space="0" w:color="auto"/>
                                                      </w:divBdr>
                                                    </w:div>
                                                    <w:div w:id="11450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4641686">
          <w:marLeft w:val="0"/>
          <w:marRight w:val="0"/>
          <w:marTop w:val="0"/>
          <w:marBottom w:val="0"/>
          <w:divBdr>
            <w:top w:val="none" w:sz="0" w:space="0" w:color="auto"/>
            <w:left w:val="none" w:sz="0" w:space="0" w:color="auto"/>
            <w:bottom w:val="none" w:sz="0" w:space="0" w:color="auto"/>
            <w:right w:val="none" w:sz="0" w:space="0" w:color="auto"/>
          </w:divBdr>
          <w:divsChild>
            <w:div w:id="655762220">
              <w:marLeft w:val="0"/>
              <w:marRight w:val="0"/>
              <w:marTop w:val="0"/>
              <w:marBottom w:val="0"/>
              <w:divBdr>
                <w:top w:val="none" w:sz="0" w:space="0" w:color="auto"/>
                <w:left w:val="none" w:sz="0" w:space="0" w:color="auto"/>
                <w:bottom w:val="none" w:sz="0" w:space="0" w:color="auto"/>
                <w:right w:val="none" w:sz="0" w:space="0" w:color="auto"/>
              </w:divBdr>
              <w:divsChild>
                <w:div w:id="1499426087">
                  <w:marLeft w:val="0"/>
                  <w:marRight w:val="0"/>
                  <w:marTop w:val="60"/>
                  <w:marBottom w:val="60"/>
                  <w:divBdr>
                    <w:top w:val="none" w:sz="0" w:space="0" w:color="auto"/>
                    <w:left w:val="none" w:sz="0" w:space="0" w:color="auto"/>
                    <w:bottom w:val="none" w:sz="0" w:space="0" w:color="auto"/>
                    <w:right w:val="none" w:sz="0" w:space="0" w:color="auto"/>
                  </w:divBdr>
                  <w:divsChild>
                    <w:div w:id="886919575">
                      <w:marLeft w:val="0"/>
                      <w:marRight w:val="0"/>
                      <w:marTop w:val="0"/>
                      <w:marBottom w:val="0"/>
                      <w:divBdr>
                        <w:top w:val="none" w:sz="0" w:space="0" w:color="auto"/>
                        <w:left w:val="none" w:sz="0" w:space="0" w:color="auto"/>
                        <w:bottom w:val="none" w:sz="0" w:space="0" w:color="auto"/>
                        <w:right w:val="none" w:sz="0" w:space="0" w:color="auto"/>
                      </w:divBdr>
                      <w:divsChild>
                        <w:div w:id="1842039176">
                          <w:marLeft w:val="0"/>
                          <w:marRight w:val="0"/>
                          <w:marTop w:val="0"/>
                          <w:marBottom w:val="0"/>
                          <w:divBdr>
                            <w:top w:val="none" w:sz="0" w:space="0" w:color="auto"/>
                            <w:left w:val="none" w:sz="0" w:space="0" w:color="auto"/>
                            <w:bottom w:val="none" w:sz="0" w:space="0" w:color="auto"/>
                            <w:right w:val="none" w:sz="0" w:space="0" w:color="auto"/>
                          </w:divBdr>
                        </w:div>
                        <w:div w:id="1735422622">
                          <w:marLeft w:val="0"/>
                          <w:marRight w:val="0"/>
                          <w:marTop w:val="0"/>
                          <w:marBottom w:val="0"/>
                          <w:divBdr>
                            <w:top w:val="none" w:sz="0" w:space="0" w:color="auto"/>
                            <w:left w:val="none" w:sz="0" w:space="0" w:color="auto"/>
                            <w:bottom w:val="none" w:sz="0" w:space="0" w:color="auto"/>
                            <w:right w:val="none" w:sz="0" w:space="0" w:color="auto"/>
                          </w:divBdr>
                          <w:divsChild>
                            <w:div w:id="1317419288">
                              <w:marLeft w:val="0"/>
                              <w:marRight w:val="0"/>
                              <w:marTop w:val="0"/>
                              <w:marBottom w:val="0"/>
                              <w:divBdr>
                                <w:top w:val="none" w:sz="0" w:space="0" w:color="auto"/>
                                <w:left w:val="none" w:sz="0" w:space="0" w:color="auto"/>
                                <w:bottom w:val="none" w:sz="0" w:space="0" w:color="auto"/>
                                <w:right w:val="none" w:sz="0" w:space="0" w:color="auto"/>
                              </w:divBdr>
                              <w:divsChild>
                                <w:div w:id="1077749137">
                                  <w:marLeft w:val="30"/>
                                  <w:marRight w:val="0"/>
                                  <w:marTop w:val="0"/>
                                  <w:marBottom w:val="0"/>
                                  <w:divBdr>
                                    <w:top w:val="none" w:sz="0" w:space="0" w:color="auto"/>
                                    <w:left w:val="none" w:sz="0" w:space="0" w:color="auto"/>
                                    <w:bottom w:val="none" w:sz="0" w:space="0" w:color="auto"/>
                                    <w:right w:val="none" w:sz="0" w:space="0" w:color="auto"/>
                                  </w:divBdr>
                                  <w:divsChild>
                                    <w:div w:id="3104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2614">
                      <w:marLeft w:val="0"/>
                      <w:marRight w:val="0"/>
                      <w:marTop w:val="0"/>
                      <w:marBottom w:val="0"/>
                      <w:divBdr>
                        <w:top w:val="none" w:sz="0" w:space="0" w:color="auto"/>
                        <w:left w:val="none" w:sz="0" w:space="0" w:color="auto"/>
                        <w:bottom w:val="none" w:sz="0" w:space="0" w:color="auto"/>
                        <w:right w:val="none" w:sz="0" w:space="0" w:color="auto"/>
                      </w:divBdr>
                      <w:divsChild>
                        <w:div w:id="1439371718">
                          <w:marLeft w:val="0"/>
                          <w:marRight w:val="0"/>
                          <w:marTop w:val="0"/>
                          <w:marBottom w:val="0"/>
                          <w:divBdr>
                            <w:top w:val="none" w:sz="0" w:space="0" w:color="auto"/>
                            <w:left w:val="none" w:sz="0" w:space="0" w:color="auto"/>
                            <w:bottom w:val="none" w:sz="0" w:space="0" w:color="auto"/>
                            <w:right w:val="none" w:sz="0" w:space="0" w:color="auto"/>
                          </w:divBdr>
                          <w:divsChild>
                            <w:div w:id="716854830">
                              <w:marLeft w:val="0"/>
                              <w:marRight w:val="0"/>
                              <w:marTop w:val="0"/>
                              <w:marBottom w:val="0"/>
                              <w:divBdr>
                                <w:top w:val="none" w:sz="0" w:space="0" w:color="auto"/>
                                <w:left w:val="none" w:sz="0" w:space="0" w:color="auto"/>
                                <w:bottom w:val="none" w:sz="0" w:space="0" w:color="auto"/>
                                <w:right w:val="none" w:sz="0" w:space="0" w:color="auto"/>
                              </w:divBdr>
                              <w:divsChild>
                                <w:div w:id="315766889">
                                  <w:marLeft w:val="0"/>
                                  <w:marRight w:val="0"/>
                                  <w:marTop w:val="0"/>
                                  <w:marBottom w:val="0"/>
                                  <w:divBdr>
                                    <w:top w:val="none" w:sz="0" w:space="0" w:color="auto"/>
                                    <w:left w:val="none" w:sz="0" w:space="0" w:color="auto"/>
                                    <w:bottom w:val="none" w:sz="0" w:space="0" w:color="auto"/>
                                    <w:right w:val="none" w:sz="0" w:space="0" w:color="auto"/>
                                  </w:divBdr>
                                  <w:divsChild>
                                    <w:div w:id="571699448">
                                      <w:marLeft w:val="0"/>
                                      <w:marRight w:val="0"/>
                                      <w:marTop w:val="0"/>
                                      <w:marBottom w:val="0"/>
                                      <w:divBdr>
                                        <w:top w:val="none" w:sz="0" w:space="0" w:color="auto"/>
                                        <w:left w:val="none" w:sz="0" w:space="0" w:color="auto"/>
                                        <w:bottom w:val="none" w:sz="0" w:space="0" w:color="auto"/>
                                        <w:right w:val="none" w:sz="0" w:space="0" w:color="auto"/>
                                      </w:divBdr>
                                      <w:divsChild>
                                        <w:div w:id="1687437301">
                                          <w:marLeft w:val="0"/>
                                          <w:marRight w:val="0"/>
                                          <w:marTop w:val="0"/>
                                          <w:marBottom w:val="0"/>
                                          <w:divBdr>
                                            <w:top w:val="none" w:sz="0" w:space="0" w:color="auto"/>
                                            <w:left w:val="none" w:sz="0" w:space="0" w:color="auto"/>
                                            <w:bottom w:val="none" w:sz="0" w:space="0" w:color="auto"/>
                                            <w:right w:val="none" w:sz="0" w:space="0" w:color="auto"/>
                                          </w:divBdr>
                                          <w:divsChild>
                                            <w:div w:id="1323509378">
                                              <w:marLeft w:val="0"/>
                                              <w:marRight w:val="0"/>
                                              <w:marTop w:val="0"/>
                                              <w:marBottom w:val="0"/>
                                              <w:divBdr>
                                                <w:top w:val="none" w:sz="0" w:space="0" w:color="auto"/>
                                                <w:left w:val="none" w:sz="0" w:space="0" w:color="auto"/>
                                                <w:bottom w:val="none" w:sz="0" w:space="0" w:color="auto"/>
                                                <w:right w:val="none" w:sz="0" w:space="0" w:color="auto"/>
                                              </w:divBdr>
                                              <w:divsChild>
                                                <w:div w:id="17396589">
                                                  <w:marLeft w:val="0"/>
                                                  <w:marRight w:val="0"/>
                                                  <w:marTop w:val="0"/>
                                                  <w:marBottom w:val="0"/>
                                                  <w:divBdr>
                                                    <w:top w:val="none" w:sz="0" w:space="0" w:color="auto"/>
                                                    <w:left w:val="none" w:sz="0" w:space="0" w:color="auto"/>
                                                    <w:bottom w:val="none" w:sz="0" w:space="0" w:color="auto"/>
                                                    <w:right w:val="none" w:sz="0" w:space="0" w:color="auto"/>
                                                  </w:divBdr>
                                                  <w:divsChild>
                                                    <w:div w:id="587888527">
                                                      <w:marLeft w:val="0"/>
                                                      <w:marRight w:val="0"/>
                                                      <w:marTop w:val="0"/>
                                                      <w:marBottom w:val="0"/>
                                                      <w:divBdr>
                                                        <w:top w:val="none" w:sz="0" w:space="0" w:color="auto"/>
                                                        <w:left w:val="none" w:sz="0" w:space="0" w:color="auto"/>
                                                        <w:bottom w:val="none" w:sz="0" w:space="0" w:color="auto"/>
                                                        <w:right w:val="none" w:sz="0" w:space="0" w:color="auto"/>
                                                      </w:divBdr>
                                                    </w:div>
                                                    <w:div w:id="1609778658">
                                                      <w:marLeft w:val="0"/>
                                                      <w:marRight w:val="0"/>
                                                      <w:marTop w:val="0"/>
                                                      <w:marBottom w:val="0"/>
                                                      <w:divBdr>
                                                        <w:top w:val="none" w:sz="0" w:space="0" w:color="auto"/>
                                                        <w:left w:val="none" w:sz="0" w:space="0" w:color="auto"/>
                                                        <w:bottom w:val="none" w:sz="0" w:space="0" w:color="auto"/>
                                                        <w:right w:val="none" w:sz="0" w:space="0" w:color="auto"/>
                                                      </w:divBdr>
                                                    </w:div>
                                                    <w:div w:id="474415219">
                                                      <w:marLeft w:val="0"/>
                                                      <w:marRight w:val="0"/>
                                                      <w:marTop w:val="0"/>
                                                      <w:marBottom w:val="0"/>
                                                      <w:divBdr>
                                                        <w:top w:val="none" w:sz="0" w:space="0" w:color="auto"/>
                                                        <w:left w:val="none" w:sz="0" w:space="0" w:color="auto"/>
                                                        <w:bottom w:val="none" w:sz="0" w:space="0" w:color="auto"/>
                                                        <w:right w:val="none" w:sz="0" w:space="0" w:color="auto"/>
                                                      </w:divBdr>
                                                    </w:div>
                                                    <w:div w:id="1229851030">
                                                      <w:marLeft w:val="0"/>
                                                      <w:marRight w:val="0"/>
                                                      <w:marTop w:val="0"/>
                                                      <w:marBottom w:val="0"/>
                                                      <w:divBdr>
                                                        <w:top w:val="none" w:sz="0" w:space="0" w:color="auto"/>
                                                        <w:left w:val="none" w:sz="0" w:space="0" w:color="auto"/>
                                                        <w:bottom w:val="none" w:sz="0" w:space="0" w:color="auto"/>
                                                        <w:right w:val="none" w:sz="0" w:space="0" w:color="auto"/>
                                                      </w:divBdr>
                                                    </w:div>
                                                    <w:div w:id="13969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8596295">
          <w:marLeft w:val="0"/>
          <w:marRight w:val="0"/>
          <w:marTop w:val="0"/>
          <w:marBottom w:val="0"/>
          <w:divBdr>
            <w:top w:val="none" w:sz="0" w:space="0" w:color="auto"/>
            <w:left w:val="none" w:sz="0" w:space="0" w:color="auto"/>
            <w:bottom w:val="none" w:sz="0" w:space="0" w:color="auto"/>
            <w:right w:val="none" w:sz="0" w:space="0" w:color="auto"/>
          </w:divBdr>
          <w:divsChild>
            <w:div w:id="186333760">
              <w:marLeft w:val="0"/>
              <w:marRight w:val="0"/>
              <w:marTop w:val="0"/>
              <w:marBottom w:val="0"/>
              <w:divBdr>
                <w:top w:val="none" w:sz="0" w:space="0" w:color="auto"/>
                <w:left w:val="none" w:sz="0" w:space="0" w:color="auto"/>
                <w:bottom w:val="none" w:sz="0" w:space="0" w:color="auto"/>
                <w:right w:val="none" w:sz="0" w:space="0" w:color="auto"/>
              </w:divBdr>
              <w:divsChild>
                <w:div w:id="1974870188">
                  <w:marLeft w:val="0"/>
                  <w:marRight w:val="0"/>
                  <w:marTop w:val="60"/>
                  <w:marBottom w:val="60"/>
                  <w:divBdr>
                    <w:top w:val="none" w:sz="0" w:space="0" w:color="auto"/>
                    <w:left w:val="none" w:sz="0" w:space="0" w:color="auto"/>
                    <w:bottom w:val="none" w:sz="0" w:space="0" w:color="auto"/>
                    <w:right w:val="none" w:sz="0" w:space="0" w:color="auto"/>
                  </w:divBdr>
                  <w:divsChild>
                    <w:div w:id="546718898">
                      <w:marLeft w:val="0"/>
                      <w:marRight w:val="0"/>
                      <w:marTop w:val="0"/>
                      <w:marBottom w:val="0"/>
                      <w:divBdr>
                        <w:top w:val="none" w:sz="0" w:space="0" w:color="auto"/>
                        <w:left w:val="none" w:sz="0" w:space="0" w:color="auto"/>
                        <w:bottom w:val="none" w:sz="0" w:space="0" w:color="auto"/>
                        <w:right w:val="none" w:sz="0" w:space="0" w:color="auto"/>
                      </w:divBdr>
                      <w:divsChild>
                        <w:div w:id="1790589825">
                          <w:marLeft w:val="0"/>
                          <w:marRight w:val="0"/>
                          <w:marTop w:val="0"/>
                          <w:marBottom w:val="0"/>
                          <w:divBdr>
                            <w:top w:val="none" w:sz="0" w:space="0" w:color="auto"/>
                            <w:left w:val="none" w:sz="0" w:space="0" w:color="auto"/>
                            <w:bottom w:val="none" w:sz="0" w:space="0" w:color="auto"/>
                            <w:right w:val="none" w:sz="0" w:space="0" w:color="auto"/>
                          </w:divBdr>
                        </w:div>
                        <w:div w:id="422922356">
                          <w:marLeft w:val="0"/>
                          <w:marRight w:val="0"/>
                          <w:marTop w:val="0"/>
                          <w:marBottom w:val="0"/>
                          <w:divBdr>
                            <w:top w:val="none" w:sz="0" w:space="0" w:color="auto"/>
                            <w:left w:val="none" w:sz="0" w:space="0" w:color="auto"/>
                            <w:bottom w:val="none" w:sz="0" w:space="0" w:color="auto"/>
                            <w:right w:val="none" w:sz="0" w:space="0" w:color="auto"/>
                          </w:divBdr>
                          <w:divsChild>
                            <w:div w:id="1000504152">
                              <w:marLeft w:val="0"/>
                              <w:marRight w:val="0"/>
                              <w:marTop w:val="0"/>
                              <w:marBottom w:val="0"/>
                              <w:divBdr>
                                <w:top w:val="none" w:sz="0" w:space="0" w:color="auto"/>
                                <w:left w:val="none" w:sz="0" w:space="0" w:color="auto"/>
                                <w:bottom w:val="none" w:sz="0" w:space="0" w:color="auto"/>
                                <w:right w:val="none" w:sz="0" w:space="0" w:color="auto"/>
                              </w:divBdr>
                              <w:divsChild>
                                <w:div w:id="250359973">
                                  <w:marLeft w:val="30"/>
                                  <w:marRight w:val="0"/>
                                  <w:marTop w:val="0"/>
                                  <w:marBottom w:val="0"/>
                                  <w:divBdr>
                                    <w:top w:val="none" w:sz="0" w:space="0" w:color="auto"/>
                                    <w:left w:val="none" w:sz="0" w:space="0" w:color="auto"/>
                                    <w:bottom w:val="none" w:sz="0" w:space="0" w:color="auto"/>
                                    <w:right w:val="none" w:sz="0" w:space="0" w:color="auto"/>
                                  </w:divBdr>
                                  <w:divsChild>
                                    <w:div w:id="13147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2754">
                      <w:marLeft w:val="0"/>
                      <w:marRight w:val="0"/>
                      <w:marTop w:val="0"/>
                      <w:marBottom w:val="0"/>
                      <w:divBdr>
                        <w:top w:val="none" w:sz="0" w:space="0" w:color="auto"/>
                        <w:left w:val="none" w:sz="0" w:space="0" w:color="auto"/>
                        <w:bottom w:val="none" w:sz="0" w:space="0" w:color="auto"/>
                        <w:right w:val="none" w:sz="0" w:space="0" w:color="auto"/>
                      </w:divBdr>
                      <w:divsChild>
                        <w:div w:id="1681855632">
                          <w:marLeft w:val="0"/>
                          <w:marRight w:val="0"/>
                          <w:marTop w:val="0"/>
                          <w:marBottom w:val="0"/>
                          <w:divBdr>
                            <w:top w:val="none" w:sz="0" w:space="0" w:color="auto"/>
                            <w:left w:val="none" w:sz="0" w:space="0" w:color="auto"/>
                            <w:bottom w:val="none" w:sz="0" w:space="0" w:color="auto"/>
                            <w:right w:val="none" w:sz="0" w:space="0" w:color="auto"/>
                          </w:divBdr>
                          <w:divsChild>
                            <w:div w:id="707492218">
                              <w:marLeft w:val="0"/>
                              <w:marRight w:val="0"/>
                              <w:marTop w:val="0"/>
                              <w:marBottom w:val="0"/>
                              <w:divBdr>
                                <w:top w:val="none" w:sz="0" w:space="0" w:color="auto"/>
                                <w:left w:val="none" w:sz="0" w:space="0" w:color="auto"/>
                                <w:bottom w:val="none" w:sz="0" w:space="0" w:color="auto"/>
                                <w:right w:val="none" w:sz="0" w:space="0" w:color="auto"/>
                              </w:divBdr>
                              <w:divsChild>
                                <w:div w:id="1748723146">
                                  <w:marLeft w:val="0"/>
                                  <w:marRight w:val="0"/>
                                  <w:marTop w:val="0"/>
                                  <w:marBottom w:val="0"/>
                                  <w:divBdr>
                                    <w:top w:val="none" w:sz="0" w:space="0" w:color="auto"/>
                                    <w:left w:val="none" w:sz="0" w:space="0" w:color="auto"/>
                                    <w:bottom w:val="none" w:sz="0" w:space="0" w:color="auto"/>
                                    <w:right w:val="none" w:sz="0" w:space="0" w:color="auto"/>
                                  </w:divBdr>
                                  <w:divsChild>
                                    <w:div w:id="483543241">
                                      <w:marLeft w:val="0"/>
                                      <w:marRight w:val="0"/>
                                      <w:marTop w:val="0"/>
                                      <w:marBottom w:val="0"/>
                                      <w:divBdr>
                                        <w:top w:val="none" w:sz="0" w:space="0" w:color="auto"/>
                                        <w:left w:val="none" w:sz="0" w:space="0" w:color="auto"/>
                                        <w:bottom w:val="none" w:sz="0" w:space="0" w:color="auto"/>
                                        <w:right w:val="none" w:sz="0" w:space="0" w:color="auto"/>
                                      </w:divBdr>
                                      <w:divsChild>
                                        <w:div w:id="1549606321">
                                          <w:marLeft w:val="0"/>
                                          <w:marRight w:val="0"/>
                                          <w:marTop w:val="0"/>
                                          <w:marBottom w:val="0"/>
                                          <w:divBdr>
                                            <w:top w:val="none" w:sz="0" w:space="0" w:color="auto"/>
                                            <w:left w:val="none" w:sz="0" w:space="0" w:color="auto"/>
                                            <w:bottom w:val="none" w:sz="0" w:space="0" w:color="auto"/>
                                            <w:right w:val="none" w:sz="0" w:space="0" w:color="auto"/>
                                          </w:divBdr>
                                          <w:divsChild>
                                            <w:div w:id="1686444313">
                                              <w:marLeft w:val="0"/>
                                              <w:marRight w:val="0"/>
                                              <w:marTop w:val="0"/>
                                              <w:marBottom w:val="0"/>
                                              <w:divBdr>
                                                <w:top w:val="none" w:sz="0" w:space="0" w:color="auto"/>
                                                <w:left w:val="none" w:sz="0" w:space="0" w:color="auto"/>
                                                <w:bottom w:val="none" w:sz="0" w:space="0" w:color="auto"/>
                                                <w:right w:val="none" w:sz="0" w:space="0" w:color="auto"/>
                                              </w:divBdr>
                                              <w:divsChild>
                                                <w:div w:id="1292521427">
                                                  <w:marLeft w:val="0"/>
                                                  <w:marRight w:val="0"/>
                                                  <w:marTop w:val="0"/>
                                                  <w:marBottom w:val="0"/>
                                                  <w:divBdr>
                                                    <w:top w:val="none" w:sz="0" w:space="0" w:color="auto"/>
                                                    <w:left w:val="none" w:sz="0" w:space="0" w:color="auto"/>
                                                    <w:bottom w:val="none" w:sz="0" w:space="0" w:color="auto"/>
                                                    <w:right w:val="none" w:sz="0" w:space="0" w:color="auto"/>
                                                  </w:divBdr>
                                                  <w:divsChild>
                                                    <w:div w:id="2078478455">
                                                      <w:marLeft w:val="0"/>
                                                      <w:marRight w:val="0"/>
                                                      <w:marTop w:val="0"/>
                                                      <w:marBottom w:val="0"/>
                                                      <w:divBdr>
                                                        <w:top w:val="none" w:sz="0" w:space="0" w:color="auto"/>
                                                        <w:left w:val="none" w:sz="0" w:space="0" w:color="auto"/>
                                                        <w:bottom w:val="none" w:sz="0" w:space="0" w:color="auto"/>
                                                        <w:right w:val="none" w:sz="0" w:space="0" w:color="auto"/>
                                                      </w:divBdr>
                                                    </w:div>
                                                    <w:div w:id="806171164">
                                                      <w:marLeft w:val="0"/>
                                                      <w:marRight w:val="0"/>
                                                      <w:marTop w:val="0"/>
                                                      <w:marBottom w:val="0"/>
                                                      <w:divBdr>
                                                        <w:top w:val="none" w:sz="0" w:space="0" w:color="auto"/>
                                                        <w:left w:val="none" w:sz="0" w:space="0" w:color="auto"/>
                                                        <w:bottom w:val="none" w:sz="0" w:space="0" w:color="auto"/>
                                                        <w:right w:val="none" w:sz="0" w:space="0" w:color="auto"/>
                                                      </w:divBdr>
                                                    </w:div>
                                                    <w:div w:id="25716831">
                                                      <w:marLeft w:val="0"/>
                                                      <w:marRight w:val="0"/>
                                                      <w:marTop w:val="0"/>
                                                      <w:marBottom w:val="0"/>
                                                      <w:divBdr>
                                                        <w:top w:val="none" w:sz="0" w:space="0" w:color="auto"/>
                                                        <w:left w:val="none" w:sz="0" w:space="0" w:color="auto"/>
                                                        <w:bottom w:val="none" w:sz="0" w:space="0" w:color="auto"/>
                                                        <w:right w:val="none" w:sz="0" w:space="0" w:color="auto"/>
                                                      </w:divBdr>
                                                    </w:div>
                                                    <w:div w:id="716246776">
                                                      <w:marLeft w:val="0"/>
                                                      <w:marRight w:val="0"/>
                                                      <w:marTop w:val="0"/>
                                                      <w:marBottom w:val="0"/>
                                                      <w:divBdr>
                                                        <w:top w:val="none" w:sz="0" w:space="0" w:color="auto"/>
                                                        <w:left w:val="none" w:sz="0" w:space="0" w:color="auto"/>
                                                        <w:bottom w:val="none" w:sz="0" w:space="0" w:color="auto"/>
                                                        <w:right w:val="none" w:sz="0" w:space="0" w:color="auto"/>
                                                      </w:divBdr>
                                                    </w:div>
                                                    <w:div w:id="11009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7855092">
      <w:bodyDiv w:val="1"/>
      <w:marLeft w:val="0"/>
      <w:marRight w:val="0"/>
      <w:marTop w:val="0"/>
      <w:marBottom w:val="0"/>
      <w:divBdr>
        <w:top w:val="none" w:sz="0" w:space="0" w:color="auto"/>
        <w:left w:val="none" w:sz="0" w:space="0" w:color="auto"/>
        <w:bottom w:val="none" w:sz="0" w:space="0" w:color="auto"/>
        <w:right w:val="none" w:sz="0" w:space="0" w:color="auto"/>
      </w:divBdr>
    </w:div>
    <w:div w:id="1768769134">
      <w:bodyDiv w:val="1"/>
      <w:marLeft w:val="0"/>
      <w:marRight w:val="0"/>
      <w:marTop w:val="0"/>
      <w:marBottom w:val="0"/>
      <w:divBdr>
        <w:top w:val="none" w:sz="0" w:space="0" w:color="auto"/>
        <w:left w:val="none" w:sz="0" w:space="0" w:color="auto"/>
        <w:bottom w:val="none" w:sz="0" w:space="0" w:color="auto"/>
        <w:right w:val="none" w:sz="0" w:space="0" w:color="auto"/>
      </w:divBdr>
    </w:div>
    <w:div w:id="1774544244">
      <w:bodyDiv w:val="1"/>
      <w:marLeft w:val="0"/>
      <w:marRight w:val="0"/>
      <w:marTop w:val="0"/>
      <w:marBottom w:val="0"/>
      <w:divBdr>
        <w:top w:val="none" w:sz="0" w:space="0" w:color="auto"/>
        <w:left w:val="none" w:sz="0" w:space="0" w:color="auto"/>
        <w:bottom w:val="none" w:sz="0" w:space="0" w:color="auto"/>
        <w:right w:val="none" w:sz="0" w:space="0" w:color="auto"/>
      </w:divBdr>
    </w:div>
    <w:div w:id="1782262684">
      <w:bodyDiv w:val="1"/>
      <w:marLeft w:val="0"/>
      <w:marRight w:val="0"/>
      <w:marTop w:val="0"/>
      <w:marBottom w:val="0"/>
      <w:divBdr>
        <w:top w:val="none" w:sz="0" w:space="0" w:color="auto"/>
        <w:left w:val="none" w:sz="0" w:space="0" w:color="auto"/>
        <w:bottom w:val="none" w:sz="0" w:space="0" w:color="auto"/>
        <w:right w:val="none" w:sz="0" w:space="0" w:color="auto"/>
      </w:divBdr>
      <w:divsChild>
        <w:div w:id="2110345571">
          <w:marLeft w:val="0"/>
          <w:marRight w:val="0"/>
          <w:marTop w:val="0"/>
          <w:marBottom w:val="0"/>
          <w:divBdr>
            <w:top w:val="none" w:sz="0" w:space="0" w:color="auto"/>
            <w:left w:val="none" w:sz="0" w:space="0" w:color="auto"/>
            <w:bottom w:val="none" w:sz="0" w:space="0" w:color="auto"/>
            <w:right w:val="none" w:sz="0" w:space="0" w:color="auto"/>
          </w:divBdr>
        </w:div>
      </w:divsChild>
    </w:div>
    <w:div w:id="1784424961">
      <w:bodyDiv w:val="1"/>
      <w:marLeft w:val="0"/>
      <w:marRight w:val="0"/>
      <w:marTop w:val="0"/>
      <w:marBottom w:val="0"/>
      <w:divBdr>
        <w:top w:val="none" w:sz="0" w:space="0" w:color="auto"/>
        <w:left w:val="none" w:sz="0" w:space="0" w:color="auto"/>
        <w:bottom w:val="none" w:sz="0" w:space="0" w:color="auto"/>
        <w:right w:val="none" w:sz="0" w:space="0" w:color="auto"/>
      </w:divBdr>
    </w:div>
    <w:div w:id="1800951550">
      <w:bodyDiv w:val="1"/>
      <w:marLeft w:val="0"/>
      <w:marRight w:val="0"/>
      <w:marTop w:val="0"/>
      <w:marBottom w:val="0"/>
      <w:divBdr>
        <w:top w:val="none" w:sz="0" w:space="0" w:color="auto"/>
        <w:left w:val="none" w:sz="0" w:space="0" w:color="auto"/>
        <w:bottom w:val="none" w:sz="0" w:space="0" w:color="auto"/>
        <w:right w:val="none" w:sz="0" w:space="0" w:color="auto"/>
      </w:divBdr>
    </w:div>
    <w:div w:id="1868056808">
      <w:bodyDiv w:val="1"/>
      <w:marLeft w:val="0"/>
      <w:marRight w:val="0"/>
      <w:marTop w:val="0"/>
      <w:marBottom w:val="0"/>
      <w:divBdr>
        <w:top w:val="none" w:sz="0" w:space="0" w:color="auto"/>
        <w:left w:val="none" w:sz="0" w:space="0" w:color="auto"/>
        <w:bottom w:val="none" w:sz="0" w:space="0" w:color="auto"/>
        <w:right w:val="none" w:sz="0" w:space="0" w:color="auto"/>
      </w:divBdr>
    </w:div>
    <w:div w:id="1885364184">
      <w:bodyDiv w:val="1"/>
      <w:marLeft w:val="0"/>
      <w:marRight w:val="0"/>
      <w:marTop w:val="0"/>
      <w:marBottom w:val="0"/>
      <w:divBdr>
        <w:top w:val="none" w:sz="0" w:space="0" w:color="auto"/>
        <w:left w:val="none" w:sz="0" w:space="0" w:color="auto"/>
        <w:bottom w:val="none" w:sz="0" w:space="0" w:color="auto"/>
        <w:right w:val="none" w:sz="0" w:space="0" w:color="auto"/>
      </w:divBdr>
      <w:divsChild>
        <w:div w:id="616907183">
          <w:marLeft w:val="0"/>
          <w:marRight w:val="0"/>
          <w:marTop w:val="0"/>
          <w:marBottom w:val="0"/>
          <w:divBdr>
            <w:top w:val="single" w:sz="2" w:space="0" w:color="auto"/>
            <w:left w:val="single" w:sz="2" w:space="0" w:color="auto"/>
            <w:bottom w:val="single" w:sz="2" w:space="0" w:color="auto"/>
            <w:right w:val="single" w:sz="6" w:space="0" w:color="auto"/>
          </w:divBdr>
          <w:divsChild>
            <w:div w:id="229197753">
              <w:marLeft w:val="0"/>
              <w:marRight w:val="0"/>
              <w:marTop w:val="0"/>
              <w:marBottom w:val="0"/>
              <w:divBdr>
                <w:top w:val="single" w:sz="2" w:space="0" w:color="auto"/>
                <w:left w:val="single" w:sz="2" w:space="0" w:color="auto"/>
                <w:bottom w:val="single" w:sz="2" w:space="0" w:color="auto"/>
                <w:right w:val="single" w:sz="2" w:space="0" w:color="auto"/>
              </w:divBdr>
              <w:divsChild>
                <w:div w:id="438330315">
                  <w:marLeft w:val="0"/>
                  <w:marRight w:val="0"/>
                  <w:marTop w:val="0"/>
                  <w:marBottom w:val="0"/>
                  <w:divBdr>
                    <w:top w:val="single" w:sz="2" w:space="0" w:color="auto"/>
                    <w:left w:val="single" w:sz="2" w:space="0" w:color="auto"/>
                    <w:bottom w:val="single" w:sz="2" w:space="0" w:color="auto"/>
                    <w:right w:val="single" w:sz="2" w:space="0" w:color="auto"/>
                  </w:divBdr>
                  <w:divsChild>
                    <w:div w:id="929850656">
                      <w:marLeft w:val="0"/>
                      <w:marRight w:val="0"/>
                      <w:marTop w:val="0"/>
                      <w:marBottom w:val="0"/>
                      <w:divBdr>
                        <w:top w:val="single" w:sz="2" w:space="0" w:color="auto"/>
                        <w:left w:val="single" w:sz="2" w:space="0" w:color="auto"/>
                        <w:bottom w:val="single" w:sz="2" w:space="0" w:color="auto"/>
                        <w:right w:val="single" w:sz="2" w:space="0" w:color="auto"/>
                      </w:divBdr>
                      <w:divsChild>
                        <w:div w:id="1979332362">
                          <w:marLeft w:val="0"/>
                          <w:marRight w:val="0"/>
                          <w:marTop w:val="0"/>
                          <w:marBottom w:val="0"/>
                          <w:divBdr>
                            <w:top w:val="single" w:sz="2" w:space="0" w:color="auto"/>
                            <w:left w:val="single" w:sz="2" w:space="0" w:color="auto"/>
                            <w:bottom w:val="single" w:sz="2" w:space="0" w:color="auto"/>
                            <w:right w:val="single" w:sz="2" w:space="0" w:color="auto"/>
                          </w:divBdr>
                          <w:divsChild>
                            <w:div w:id="997341207">
                              <w:marLeft w:val="0"/>
                              <w:marRight w:val="0"/>
                              <w:marTop w:val="0"/>
                              <w:marBottom w:val="0"/>
                              <w:divBdr>
                                <w:top w:val="single" w:sz="2" w:space="0" w:color="auto"/>
                                <w:left w:val="single" w:sz="2" w:space="0" w:color="auto"/>
                                <w:bottom w:val="single" w:sz="2" w:space="0" w:color="auto"/>
                                <w:right w:val="single" w:sz="2" w:space="0" w:color="auto"/>
                              </w:divBdr>
                              <w:divsChild>
                                <w:div w:id="785588034">
                                  <w:marLeft w:val="0"/>
                                  <w:marRight w:val="0"/>
                                  <w:marTop w:val="0"/>
                                  <w:marBottom w:val="0"/>
                                  <w:divBdr>
                                    <w:top w:val="single" w:sz="2" w:space="0" w:color="auto"/>
                                    <w:left w:val="single" w:sz="2" w:space="0" w:color="auto"/>
                                    <w:bottom w:val="single" w:sz="2" w:space="0" w:color="auto"/>
                                    <w:right w:val="single" w:sz="2" w:space="0" w:color="auto"/>
                                  </w:divBdr>
                                  <w:divsChild>
                                    <w:div w:id="1416900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3253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1290280">
          <w:marLeft w:val="0"/>
          <w:marRight w:val="0"/>
          <w:marTop w:val="0"/>
          <w:marBottom w:val="0"/>
          <w:divBdr>
            <w:top w:val="single" w:sz="2" w:space="0" w:color="auto"/>
            <w:left w:val="single" w:sz="2" w:space="0" w:color="auto"/>
            <w:bottom w:val="single" w:sz="2" w:space="0" w:color="auto"/>
            <w:right w:val="single" w:sz="2" w:space="0" w:color="auto"/>
          </w:divBdr>
          <w:divsChild>
            <w:div w:id="1145395708">
              <w:marLeft w:val="0"/>
              <w:marRight w:val="0"/>
              <w:marTop w:val="0"/>
              <w:marBottom w:val="0"/>
              <w:divBdr>
                <w:top w:val="single" w:sz="2" w:space="0" w:color="auto"/>
                <w:left w:val="single" w:sz="2" w:space="0" w:color="auto"/>
                <w:bottom w:val="single" w:sz="2" w:space="0" w:color="auto"/>
                <w:right w:val="single" w:sz="2" w:space="0" w:color="auto"/>
              </w:divBdr>
              <w:divsChild>
                <w:div w:id="2024698633">
                  <w:marLeft w:val="0"/>
                  <w:marRight w:val="0"/>
                  <w:marTop w:val="0"/>
                  <w:marBottom w:val="0"/>
                  <w:divBdr>
                    <w:top w:val="single" w:sz="2" w:space="0" w:color="auto"/>
                    <w:left w:val="single" w:sz="2" w:space="0" w:color="auto"/>
                    <w:bottom w:val="single" w:sz="2" w:space="0" w:color="auto"/>
                    <w:right w:val="single" w:sz="2" w:space="0" w:color="auto"/>
                  </w:divBdr>
                  <w:divsChild>
                    <w:div w:id="344094141">
                      <w:marLeft w:val="0"/>
                      <w:marRight w:val="0"/>
                      <w:marTop w:val="0"/>
                      <w:marBottom w:val="0"/>
                      <w:divBdr>
                        <w:top w:val="single" w:sz="2" w:space="0" w:color="auto"/>
                        <w:left w:val="single" w:sz="2" w:space="0" w:color="auto"/>
                        <w:bottom w:val="single" w:sz="2" w:space="0" w:color="auto"/>
                        <w:right w:val="single" w:sz="2" w:space="0" w:color="auto"/>
                      </w:divBdr>
                      <w:divsChild>
                        <w:div w:id="969439995">
                          <w:marLeft w:val="0"/>
                          <w:marRight w:val="0"/>
                          <w:marTop w:val="0"/>
                          <w:marBottom w:val="0"/>
                          <w:divBdr>
                            <w:top w:val="single" w:sz="2" w:space="0" w:color="auto"/>
                            <w:left w:val="single" w:sz="2" w:space="0" w:color="auto"/>
                            <w:bottom w:val="single" w:sz="2" w:space="0" w:color="auto"/>
                            <w:right w:val="single" w:sz="2" w:space="0" w:color="auto"/>
                          </w:divBdr>
                          <w:divsChild>
                            <w:div w:id="1245844136">
                              <w:marLeft w:val="0"/>
                              <w:marRight w:val="0"/>
                              <w:marTop w:val="0"/>
                              <w:marBottom w:val="0"/>
                              <w:divBdr>
                                <w:top w:val="single" w:sz="2" w:space="0" w:color="auto"/>
                                <w:left w:val="single" w:sz="2" w:space="0" w:color="auto"/>
                                <w:bottom w:val="single" w:sz="2" w:space="0" w:color="auto"/>
                                <w:right w:val="single" w:sz="2" w:space="2" w:color="auto"/>
                              </w:divBdr>
                              <w:divsChild>
                                <w:div w:id="1430733861">
                                  <w:marLeft w:val="0"/>
                                  <w:marRight w:val="0"/>
                                  <w:marTop w:val="0"/>
                                  <w:marBottom w:val="0"/>
                                  <w:divBdr>
                                    <w:top w:val="single" w:sz="2" w:space="0" w:color="auto"/>
                                    <w:left w:val="single" w:sz="2" w:space="0" w:color="auto"/>
                                    <w:bottom w:val="single" w:sz="2" w:space="0" w:color="auto"/>
                                    <w:right w:val="single" w:sz="2" w:space="0" w:color="auto"/>
                                  </w:divBdr>
                                  <w:divsChild>
                                    <w:div w:id="1278751696">
                                      <w:marLeft w:val="0"/>
                                      <w:marRight w:val="0"/>
                                      <w:marTop w:val="0"/>
                                      <w:marBottom w:val="0"/>
                                      <w:divBdr>
                                        <w:top w:val="single" w:sz="2" w:space="0" w:color="auto"/>
                                        <w:left w:val="single" w:sz="2" w:space="0" w:color="auto"/>
                                        <w:bottom w:val="single" w:sz="2" w:space="0" w:color="auto"/>
                                        <w:right w:val="single" w:sz="2" w:space="0" w:color="auto"/>
                                      </w:divBdr>
                                      <w:divsChild>
                                        <w:div w:id="1176650502">
                                          <w:marLeft w:val="0"/>
                                          <w:marRight w:val="0"/>
                                          <w:marTop w:val="0"/>
                                          <w:marBottom w:val="0"/>
                                          <w:divBdr>
                                            <w:top w:val="single" w:sz="2" w:space="0" w:color="auto"/>
                                            <w:left w:val="single" w:sz="2" w:space="0" w:color="auto"/>
                                            <w:bottom w:val="single" w:sz="2" w:space="0" w:color="auto"/>
                                            <w:right w:val="single" w:sz="2" w:space="2" w:color="auto"/>
                                          </w:divBdr>
                                          <w:divsChild>
                                            <w:div w:id="1678192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894583882">
      <w:bodyDiv w:val="1"/>
      <w:marLeft w:val="0"/>
      <w:marRight w:val="0"/>
      <w:marTop w:val="0"/>
      <w:marBottom w:val="0"/>
      <w:divBdr>
        <w:top w:val="none" w:sz="0" w:space="0" w:color="auto"/>
        <w:left w:val="none" w:sz="0" w:space="0" w:color="auto"/>
        <w:bottom w:val="none" w:sz="0" w:space="0" w:color="auto"/>
        <w:right w:val="none" w:sz="0" w:space="0" w:color="auto"/>
      </w:divBdr>
      <w:divsChild>
        <w:div w:id="870142447">
          <w:marLeft w:val="0"/>
          <w:marRight w:val="0"/>
          <w:marTop w:val="0"/>
          <w:marBottom w:val="0"/>
          <w:divBdr>
            <w:top w:val="none" w:sz="0" w:space="0" w:color="auto"/>
            <w:left w:val="none" w:sz="0" w:space="0" w:color="auto"/>
            <w:bottom w:val="none" w:sz="0" w:space="0" w:color="auto"/>
            <w:right w:val="none" w:sz="0" w:space="0" w:color="auto"/>
          </w:divBdr>
          <w:divsChild>
            <w:div w:id="2027369537">
              <w:marLeft w:val="0"/>
              <w:marRight w:val="0"/>
              <w:marTop w:val="0"/>
              <w:marBottom w:val="0"/>
              <w:divBdr>
                <w:top w:val="none" w:sz="0" w:space="0" w:color="auto"/>
                <w:left w:val="none" w:sz="0" w:space="0" w:color="auto"/>
                <w:bottom w:val="none" w:sz="0" w:space="0" w:color="auto"/>
                <w:right w:val="none" w:sz="0" w:space="0" w:color="auto"/>
              </w:divBdr>
              <w:divsChild>
                <w:div w:id="1361318409">
                  <w:marLeft w:val="0"/>
                  <w:marRight w:val="0"/>
                  <w:marTop w:val="60"/>
                  <w:marBottom w:val="60"/>
                  <w:divBdr>
                    <w:top w:val="none" w:sz="0" w:space="0" w:color="auto"/>
                    <w:left w:val="none" w:sz="0" w:space="0" w:color="auto"/>
                    <w:bottom w:val="none" w:sz="0" w:space="0" w:color="auto"/>
                    <w:right w:val="none" w:sz="0" w:space="0" w:color="auto"/>
                  </w:divBdr>
                  <w:divsChild>
                    <w:div w:id="2125222643">
                      <w:marLeft w:val="0"/>
                      <w:marRight w:val="0"/>
                      <w:marTop w:val="0"/>
                      <w:marBottom w:val="0"/>
                      <w:divBdr>
                        <w:top w:val="none" w:sz="0" w:space="0" w:color="auto"/>
                        <w:left w:val="none" w:sz="0" w:space="0" w:color="auto"/>
                        <w:bottom w:val="none" w:sz="0" w:space="0" w:color="auto"/>
                        <w:right w:val="none" w:sz="0" w:space="0" w:color="auto"/>
                      </w:divBdr>
                      <w:divsChild>
                        <w:div w:id="1778257708">
                          <w:marLeft w:val="0"/>
                          <w:marRight w:val="0"/>
                          <w:marTop w:val="0"/>
                          <w:marBottom w:val="0"/>
                          <w:divBdr>
                            <w:top w:val="none" w:sz="0" w:space="0" w:color="auto"/>
                            <w:left w:val="none" w:sz="0" w:space="0" w:color="auto"/>
                            <w:bottom w:val="none" w:sz="0" w:space="0" w:color="auto"/>
                            <w:right w:val="none" w:sz="0" w:space="0" w:color="auto"/>
                          </w:divBdr>
                        </w:div>
                        <w:div w:id="1356687757">
                          <w:marLeft w:val="0"/>
                          <w:marRight w:val="0"/>
                          <w:marTop w:val="0"/>
                          <w:marBottom w:val="0"/>
                          <w:divBdr>
                            <w:top w:val="none" w:sz="0" w:space="0" w:color="auto"/>
                            <w:left w:val="none" w:sz="0" w:space="0" w:color="auto"/>
                            <w:bottom w:val="none" w:sz="0" w:space="0" w:color="auto"/>
                            <w:right w:val="none" w:sz="0" w:space="0" w:color="auto"/>
                          </w:divBdr>
                          <w:divsChild>
                            <w:div w:id="1806895904">
                              <w:marLeft w:val="0"/>
                              <w:marRight w:val="0"/>
                              <w:marTop w:val="0"/>
                              <w:marBottom w:val="0"/>
                              <w:divBdr>
                                <w:top w:val="none" w:sz="0" w:space="0" w:color="auto"/>
                                <w:left w:val="none" w:sz="0" w:space="0" w:color="auto"/>
                                <w:bottom w:val="none" w:sz="0" w:space="0" w:color="auto"/>
                                <w:right w:val="none" w:sz="0" w:space="0" w:color="auto"/>
                              </w:divBdr>
                              <w:divsChild>
                                <w:div w:id="226571544">
                                  <w:marLeft w:val="30"/>
                                  <w:marRight w:val="0"/>
                                  <w:marTop w:val="0"/>
                                  <w:marBottom w:val="0"/>
                                  <w:divBdr>
                                    <w:top w:val="none" w:sz="0" w:space="0" w:color="auto"/>
                                    <w:left w:val="none" w:sz="0" w:space="0" w:color="auto"/>
                                    <w:bottom w:val="none" w:sz="0" w:space="0" w:color="auto"/>
                                    <w:right w:val="none" w:sz="0" w:space="0" w:color="auto"/>
                                  </w:divBdr>
                                  <w:divsChild>
                                    <w:div w:id="578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241944">
                      <w:marLeft w:val="0"/>
                      <w:marRight w:val="0"/>
                      <w:marTop w:val="0"/>
                      <w:marBottom w:val="0"/>
                      <w:divBdr>
                        <w:top w:val="none" w:sz="0" w:space="0" w:color="auto"/>
                        <w:left w:val="none" w:sz="0" w:space="0" w:color="auto"/>
                        <w:bottom w:val="none" w:sz="0" w:space="0" w:color="auto"/>
                        <w:right w:val="none" w:sz="0" w:space="0" w:color="auto"/>
                      </w:divBdr>
                      <w:divsChild>
                        <w:div w:id="1187409386">
                          <w:marLeft w:val="0"/>
                          <w:marRight w:val="0"/>
                          <w:marTop w:val="0"/>
                          <w:marBottom w:val="0"/>
                          <w:divBdr>
                            <w:top w:val="none" w:sz="0" w:space="0" w:color="auto"/>
                            <w:left w:val="none" w:sz="0" w:space="0" w:color="auto"/>
                            <w:bottom w:val="none" w:sz="0" w:space="0" w:color="auto"/>
                            <w:right w:val="none" w:sz="0" w:space="0" w:color="auto"/>
                          </w:divBdr>
                          <w:divsChild>
                            <w:div w:id="939870048">
                              <w:marLeft w:val="0"/>
                              <w:marRight w:val="0"/>
                              <w:marTop w:val="0"/>
                              <w:marBottom w:val="0"/>
                              <w:divBdr>
                                <w:top w:val="none" w:sz="0" w:space="0" w:color="auto"/>
                                <w:left w:val="none" w:sz="0" w:space="0" w:color="auto"/>
                                <w:bottom w:val="none" w:sz="0" w:space="0" w:color="auto"/>
                                <w:right w:val="none" w:sz="0" w:space="0" w:color="auto"/>
                              </w:divBdr>
                              <w:divsChild>
                                <w:div w:id="725102780">
                                  <w:marLeft w:val="0"/>
                                  <w:marRight w:val="0"/>
                                  <w:marTop w:val="0"/>
                                  <w:marBottom w:val="0"/>
                                  <w:divBdr>
                                    <w:top w:val="none" w:sz="0" w:space="0" w:color="auto"/>
                                    <w:left w:val="none" w:sz="0" w:space="0" w:color="auto"/>
                                    <w:bottom w:val="none" w:sz="0" w:space="0" w:color="auto"/>
                                    <w:right w:val="none" w:sz="0" w:space="0" w:color="auto"/>
                                  </w:divBdr>
                                  <w:divsChild>
                                    <w:div w:id="566496551">
                                      <w:marLeft w:val="0"/>
                                      <w:marRight w:val="0"/>
                                      <w:marTop w:val="0"/>
                                      <w:marBottom w:val="0"/>
                                      <w:divBdr>
                                        <w:top w:val="none" w:sz="0" w:space="0" w:color="auto"/>
                                        <w:left w:val="none" w:sz="0" w:space="0" w:color="auto"/>
                                        <w:bottom w:val="none" w:sz="0" w:space="0" w:color="auto"/>
                                        <w:right w:val="none" w:sz="0" w:space="0" w:color="auto"/>
                                      </w:divBdr>
                                      <w:divsChild>
                                        <w:div w:id="629019513">
                                          <w:marLeft w:val="0"/>
                                          <w:marRight w:val="0"/>
                                          <w:marTop w:val="0"/>
                                          <w:marBottom w:val="0"/>
                                          <w:divBdr>
                                            <w:top w:val="none" w:sz="0" w:space="0" w:color="auto"/>
                                            <w:left w:val="none" w:sz="0" w:space="0" w:color="auto"/>
                                            <w:bottom w:val="none" w:sz="0" w:space="0" w:color="auto"/>
                                            <w:right w:val="none" w:sz="0" w:space="0" w:color="auto"/>
                                          </w:divBdr>
                                          <w:divsChild>
                                            <w:div w:id="1391003776">
                                              <w:marLeft w:val="0"/>
                                              <w:marRight w:val="0"/>
                                              <w:marTop w:val="0"/>
                                              <w:marBottom w:val="0"/>
                                              <w:divBdr>
                                                <w:top w:val="none" w:sz="0" w:space="0" w:color="auto"/>
                                                <w:left w:val="none" w:sz="0" w:space="0" w:color="auto"/>
                                                <w:bottom w:val="none" w:sz="0" w:space="0" w:color="auto"/>
                                                <w:right w:val="none" w:sz="0" w:space="0" w:color="auto"/>
                                              </w:divBdr>
                                              <w:divsChild>
                                                <w:div w:id="1688750668">
                                                  <w:marLeft w:val="0"/>
                                                  <w:marRight w:val="0"/>
                                                  <w:marTop w:val="0"/>
                                                  <w:marBottom w:val="0"/>
                                                  <w:divBdr>
                                                    <w:top w:val="none" w:sz="0" w:space="0" w:color="auto"/>
                                                    <w:left w:val="none" w:sz="0" w:space="0" w:color="auto"/>
                                                    <w:bottom w:val="none" w:sz="0" w:space="0" w:color="auto"/>
                                                    <w:right w:val="none" w:sz="0" w:space="0" w:color="auto"/>
                                                  </w:divBdr>
                                                  <w:divsChild>
                                                    <w:div w:id="1375226714">
                                                      <w:marLeft w:val="0"/>
                                                      <w:marRight w:val="0"/>
                                                      <w:marTop w:val="0"/>
                                                      <w:marBottom w:val="0"/>
                                                      <w:divBdr>
                                                        <w:top w:val="none" w:sz="0" w:space="0" w:color="auto"/>
                                                        <w:left w:val="none" w:sz="0" w:space="0" w:color="auto"/>
                                                        <w:bottom w:val="none" w:sz="0" w:space="0" w:color="auto"/>
                                                        <w:right w:val="none" w:sz="0" w:space="0" w:color="auto"/>
                                                      </w:divBdr>
                                                    </w:div>
                                                    <w:div w:id="1266110902">
                                                      <w:marLeft w:val="0"/>
                                                      <w:marRight w:val="0"/>
                                                      <w:marTop w:val="0"/>
                                                      <w:marBottom w:val="0"/>
                                                      <w:divBdr>
                                                        <w:top w:val="none" w:sz="0" w:space="0" w:color="auto"/>
                                                        <w:left w:val="none" w:sz="0" w:space="0" w:color="auto"/>
                                                        <w:bottom w:val="none" w:sz="0" w:space="0" w:color="auto"/>
                                                        <w:right w:val="none" w:sz="0" w:space="0" w:color="auto"/>
                                                      </w:divBdr>
                                                    </w:div>
                                                    <w:div w:id="1625652003">
                                                      <w:marLeft w:val="0"/>
                                                      <w:marRight w:val="0"/>
                                                      <w:marTop w:val="0"/>
                                                      <w:marBottom w:val="0"/>
                                                      <w:divBdr>
                                                        <w:top w:val="none" w:sz="0" w:space="0" w:color="auto"/>
                                                        <w:left w:val="none" w:sz="0" w:space="0" w:color="auto"/>
                                                        <w:bottom w:val="none" w:sz="0" w:space="0" w:color="auto"/>
                                                        <w:right w:val="none" w:sz="0" w:space="0" w:color="auto"/>
                                                      </w:divBdr>
                                                    </w:div>
                                                    <w:div w:id="5212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8290676">
          <w:marLeft w:val="0"/>
          <w:marRight w:val="0"/>
          <w:marTop w:val="0"/>
          <w:marBottom w:val="0"/>
          <w:divBdr>
            <w:top w:val="none" w:sz="0" w:space="0" w:color="auto"/>
            <w:left w:val="none" w:sz="0" w:space="0" w:color="auto"/>
            <w:bottom w:val="none" w:sz="0" w:space="0" w:color="auto"/>
            <w:right w:val="none" w:sz="0" w:space="0" w:color="auto"/>
          </w:divBdr>
          <w:divsChild>
            <w:div w:id="1864590433">
              <w:marLeft w:val="0"/>
              <w:marRight w:val="0"/>
              <w:marTop w:val="0"/>
              <w:marBottom w:val="0"/>
              <w:divBdr>
                <w:top w:val="none" w:sz="0" w:space="0" w:color="auto"/>
                <w:left w:val="none" w:sz="0" w:space="0" w:color="auto"/>
                <w:bottom w:val="none" w:sz="0" w:space="0" w:color="auto"/>
                <w:right w:val="none" w:sz="0" w:space="0" w:color="auto"/>
              </w:divBdr>
              <w:divsChild>
                <w:div w:id="753281326">
                  <w:marLeft w:val="0"/>
                  <w:marRight w:val="0"/>
                  <w:marTop w:val="60"/>
                  <w:marBottom w:val="60"/>
                  <w:divBdr>
                    <w:top w:val="none" w:sz="0" w:space="0" w:color="auto"/>
                    <w:left w:val="none" w:sz="0" w:space="0" w:color="auto"/>
                    <w:bottom w:val="none" w:sz="0" w:space="0" w:color="auto"/>
                    <w:right w:val="none" w:sz="0" w:space="0" w:color="auto"/>
                  </w:divBdr>
                  <w:divsChild>
                    <w:div w:id="173226561">
                      <w:marLeft w:val="0"/>
                      <w:marRight w:val="0"/>
                      <w:marTop w:val="0"/>
                      <w:marBottom w:val="0"/>
                      <w:divBdr>
                        <w:top w:val="none" w:sz="0" w:space="0" w:color="auto"/>
                        <w:left w:val="none" w:sz="0" w:space="0" w:color="auto"/>
                        <w:bottom w:val="none" w:sz="0" w:space="0" w:color="auto"/>
                        <w:right w:val="none" w:sz="0" w:space="0" w:color="auto"/>
                      </w:divBdr>
                      <w:divsChild>
                        <w:div w:id="1483694449">
                          <w:marLeft w:val="0"/>
                          <w:marRight w:val="0"/>
                          <w:marTop w:val="0"/>
                          <w:marBottom w:val="0"/>
                          <w:divBdr>
                            <w:top w:val="none" w:sz="0" w:space="0" w:color="auto"/>
                            <w:left w:val="none" w:sz="0" w:space="0" w:color="auto"/>
                            <w:bottom w:val="none" w:sz="0" w:space="0" w:color="auto"/>
                            <w:right w:val="none" w:sz="0" w:space="0" w:color="auto"/>
                          </w:divBdr>
                        </w:div>
                        <w:div w:id="210895285">
                          <w:marLeft w:val="0"/>
                          <w:marRight w:val="0"/>
                          <w:marTop w:val="0"/>
                          <w:marBottom w:val="0"/>
                          <w:divBdr>
                            <w:top w:val="none" w:sz="0" w:space="0" w:color="auto"/>
                            <w:left w:val="none" w:sz="0" w:space="0" w:color="auto"/>
                            <w:bottom w:val="none" w:sz="0" w:space="0" w:color="auto"/>
                            <w:right w:val="none" w:sz="0" w:space="0" w:color="auto"/>
                          </w:divBdr>
                          <w:divsChild>
                            <w:div w:id="1452940337">
                              <w:marLeft w:val="0"/>
                              <w:marRight w:val="0"/>
                              <w:marTop w:val="0"/>
                              <w:marBottom w:val="0"/>
                              <w:divBdr>
                                <w:top w:val="none" w:sz="0" w:space="0" w:color="auto"/>
                                <w:left w:val="none" w:sz="0" w:space="0" w:color="auto"/>
                                <w:bottom w:val="none" w:sz="0" w:space="0" w:color="auto"/>
                                <w:right w:val="none" w:sz="0" w:space="0" w:color="auto"/>
                              </w:divBdr>
                              <w:divsChild>
                                <w:div w:id="766270873">
                                  <w:marLeft w:val="30"/>
                                  <w:marRight w:val="0"/>
                                  <w:marTop w:val="0"/>
                                  <w:marBottom w:val="0"/>
                                  <w:divBdr>
                                    <w:top w:val="none" w:sz="0" w:space="0" w:color="auto"/>
                                    <w:left w:val="none" w:sz="0" w:space="0" w:color="auto"/>
                                    <w:bottom w:val="none" w:sz="0" w:space="0" w:color="auto"/>
                                    <w:right w:val="none" w:sz="0" w:space="0" w:color="auto"/>
                                  </w:divBdr>
                                  <w:divsChild>
                                    <w:div w:id="1139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4044">
                      <w:marLeft w:val="0"/>
                      <w:marRight w:val="0"/>
                      <w:marTop w:val="0"/>
                      <w:marBottom w:val="0"/>
                      <w:divBdr>
                        <w:top w:val="none" w:sz="0" w:space="0" w:color="auto"/>
                        <w:left w:val="none" w:sz="0" w:space="0" w:color="auto"/>
                        <w:bottom w:val="none" w:sz="0" w:space="0" w:color="auto"/>
                        <w:right w:val="none" w:sz="0" w:space="0" w:color="auto"/>
                      </w:divBdr>
                      <w:divsChild>
                        <w:div w:id="1099988252">
                          <w:marLeft w:val="0"/>
                          <w:marRight w:val="0"/>
                          <w:marTop w:val="0"/>
                          <w:marBottom w:val="0"/>
                          <w:divBdr>
                            <w:top w:val="none" w:sz="0" w:space="0" w:color="auto"/>
                            <w:left w:val="none" w:sz="0" w:space="0" w:color="auto"/>
                            <w:bottom w:val="none" w:sz="0" w:space="0" w:color="auto"/>
                            <w:right w:val="none" w:sz="0" w:space="0" w:color="auto"/>
                          </w:divBdr>
                          <w:divsChild>
                            <w:div w:id="1438911223">
                              <w:marLeft w:val="0"/>
                              <w:marRight w:val="0"/>
                              <w:marTop w:val="0"/>
                              <w:marBottom w:val="0"/>
                              <w:divBdr>
                                <w:top w:val="none" w:sz="0" w:space="0" w:color="auto"/>
                                <w:left w:val="none" w:sz="0" w:space="0" w:color="auto"/>
                                <w:bottom w:val="none" w:sz="0" w:space="0" w:color="auto"/>
                                <w:right w:val="none" w:sz="0" w:space="0" w:color="auto"/>
                              </w:divBdr>
                              <w:divsChild>
                                <w:div w:id="1090394883">
                                  <w:marLeft w:val="0"/>
                                  <w:marRight w:val="0"/>
                                  <w:marTop w:val="0"/>
                                  <w:marBottom w:val="0"/>
                                  <w:divBdr>
                                    <w:top w:val="none" w:sz="0" w:space="0" w:color="auto"/>
                                    <w:left w:val="none" w:sz="0" w:space="0" w:color="auto"/>
                                    <w:bottom w:val="none" w:sz="0" w:space="0" w:color="auto"/>
                                    <w:right w:val="none" w:sz="0" w:space="0" w:color="auto"/>
                                  </w:divBdr>
                                  <w:divsChild>
                                    <w:div w:id="957954050">
                                      <w:marLeft w:val="0"/>
                                      <w:marRight w:val="0"/>
                                      <w:marTop w:val="0"/>
                                      <w:marBottom w:val="0"/>
                                      <w:divBdr>
                                        <w:top w:val="none" w:sz="0" w:space="0" w:color="auto"/>
                                        <w:left w:val="none" w:sz="0" w:space="0" w:color="auto"/>
                                        <w:bottom w:val="none" w:sz="0" w:space="0" w:color="auto"/>
                                        <w:right w:val="none" w:sz="0" w:space="0" w:color="auto"/>
                                      </w:divBdr>
                                      <w:divsChild>
                                        <w:div w:id="701593623">
                                          <w:marLeft w:val="0"/>
                                          <w:marRight w:val="0"/>
                                          <w:marTop w:val="0"/>
                                          <w:marBottom w:val="0"/>
                                          <w:divBdr>
                                            <w:top w:val="none" w:sz="0" w:space="0" w:color="auto"/>
                                            <w:left w:val="none" w:sz="0" w:space="0" w:color="auto"/>
                                            <w:bottom w:val="none" w:sz="0" w:space="0" w:color="auto"/>
                                            <w:right w:val="none" w:sz="0" w:space="0" w:color="auto"/>
                                          </w:divBdr>
                                          <w:divsChild>
                                            <w:div w:id="231430221">
                                              <w:marLeft w:val="0"/>
                                              <w:marRight w:val="0"/>
                                              <w:marTop w:val="0"/>
                                              <w:marBottom w:val="0"/>
                                              <w:divBdr>
                                                <w:top w:val="none" w:sz="0" w:space="0" w:color="auto"/>
                                                <w:left w:val="none" w:sz="0" w:space="0" w:color="auto"/>
                                                <w:bottom w:val="none" w:sz="0" w:space="0" w:color="auto"/>
                                                <w:right w:val="none" w:sz="0" w:space="0" w:color="auto"/>
                                              </w:divBdr>
                                              <w:divsChild>
                                                <w:div w:id="1911964430">
                                                  <w:marLeft w:val="0"/>
                                                  <w:marRight w:val="0"/>
                                                  <w:marTop w:val="0"/>
                                                  <w:marBottom w:val="0"/>
                                                  <w:divBdr>
                                                    <w:top w:val="none" w:sz="0" w:space="0" w:color="auto"/>
                                                    <w:left w:val="none" w:sz="0" w:space="0" w:color="auto"/>
                                                    <w:bottom w:val="none" w:sz="0" w:space="0" w:color="auto"/>
                                                    <w:right w:val="none" w:sz="0" w:space="0" w:color="auto"/>
                                                  </w:divBdr>
                                                  <w:divsChild>
                                                    <w:div w:id="2069759885">
                                                      <w:marLeft w:val="0"/>
                                                      <w:marRight w:val="0"/>
                                                      <w:marTop w:val="0"/>
                                                      <w:marBottom w:val="0"/>
                                                      <w:divBdr>
                                                        <w:top w:val="none" w:sz="0" w:space="0" w:color="auto"/>
                                                        <w:left w:val="none" w:sz="0" w:space="0" w:color="auto"/>
                                                        <w:bottom w:val="none" w:sz="0" w:space="0" w:color="auto"/>
                                                        <w:right w:val="none" w:sz="0" w:space="0" w:color="auto"/>
                                                      </w:divBdr>
                                                    </w:div>
                                                    <w:div w:id="875237172">
                                                      <w:marLeft w:val="0"/>
                                                      <w:marRight w:val="0"/>
                                                      <w:marTop w:val="0"/>
                                                      <w:marBottom w:val="0"/>
                                                      <w:divBdr>
                                                        <w:top w:val="none" w:sz="0" w:space="0" w:color="auto"/>
                                                        <w:left w:val="none" w:sz="0" w:space="0" w:color="auto"/>
                                                        <w:bottom w:val="none" w:sz="0" w:space="0" w:color="auto"/>
                                                        <w:right w:val="none" w:sz="0" w:space="0" w:color="auto"/>
                                                      </w:divBdr>
                                                    </w:div>
                                                    <w:div w:id="12233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835342">
          <w:marLeft w:val="0"/>
          <w:marRight w:val="0"/>
          <w:marTop w:val="0"/>
          <w:marBottom w:val="0"/>
          <w:divBdr>
            <w:top w:val="none" w:sz="0" w:space="0" w:color="auto"/>
            <w:left w:val="none" w:sz="0" w:space="0" w:color="auto"/>
            <w:bottom w:val="none" w:sz="0" w:space="0" w:color="auto"/>
            <w:right w:val="none" w:sz="0" w:space="0" w:color="auto"/>
          </w:divBdr>
          <w:divsChild>
            <w:div w:id="560487477">
              <w:marLeft w:val="0"/>
              <w:marRight w:val="0"/>
              <w:marTop w:val="0"/>
              <w:marBottom w:val="0"/>
              <w:divBdr>
                <w:top w:val="none" w:sz="0" w:space="0" w:color="auto"/>
                <w:left w:val="none" w:sz="0" w:space="0" w:color="auto"/>
                <w:bottom w:val="none" w:sz="0" w:space="0" w:color="auto"/>
                <w:right w:val="none" w:sz="0" w:space="0" w:color="auto"/>
              </w:divBdr>
              <w:divsChild>
                <w:div w:id="668405615">
                  <w:marLeft w:val="0"/>
                  <w:marRight w:val="0"/>
                  <w:marTop w:val="60"/>
                  <w:marBottom w:val="60"/>
                  <w:divBdr>
                    <w:top w:val="none" w:sz="0" w:space="0" w:color="auto"/>
                    <w:left w:val="none" w:sz="0" w:space="0" w:color="auto"/>
                    <w:bottom w:val="none" w:sz="0" w:space="0" w:color="auto"/>
                    <w:right w:val="none" w:sz="0" w:space="0" w:color="auto"/>
                  </w:divBdr>
                  <w:divsChild>
                    <w:div w:id="1858732274">
                      <w:marLeft w:val="0"/>
                      <w:marRight w:val="0"/>
                      <w:marTop w:val="0"/>
                      <w:marBottom w:val="0"/>
                      <w:divBdr>
                        <w:top w:val="none" w:sz="0" w:space="0" w:color="auto"/>
                        <w:left w:val="none" w:sz="0" w:space="0" w:color="auto"/>
                        <w:bottom w:val="none" w:sz="0" w:space="0" w:color="auto"/>
                        <w:right w:val="none" w:sz="0" w:space="0" w:color="auto"/>
                      </w:divBdr>
                      <w:divsChild>
                        <w:div w:id="1434478529">
                          <w:marLeft w:val="0"/>
                          <w:marRight w:val="0"/>
                          <w:marTop w:val="0"/>
                          <w:marBottom w:val="0"/>
                          <w:divBdr>
                            <w:top w:val="none" w:sz="0" w:space="0" w:color="auto"/>
                            <w:left w:val="none" w:sz="0" w:space="0" w:color="auto"/>
                            <w:bottom w:val="none" w:sz="0" w:space="0" w:color="auto"/>
                            <w:right w:val="none" w:sz="0" w:space="0" w:color="auto"/>
                          </w:divBdr>
                        </w:div>
                        <w:div w:id="33694975">
                          <w:marLeft w:val="0"/>
                          <w:marRight w:val="0"/>
                          <w:marTop w:val="0"/>
                          <w:marBottom w:val="0"/>
                          <w:divBdr>
                            <w:top w:val="none" w:sz="0" w:space="0" w:color="auto"/>
                            <w:left w:val="none" w:sz="0" w:space="0" w:color="auto"/>
                            <w:bottom w:val="none" w:sz="0" w:space="0" w:color="auto"/>
                            <w:right w:val="none" w:sz="0" w:space="0" w:color="auto"/>
                          </w:divBdr>
                          <w:divsChild>
                            <w:div w:id="1417898035">
                              <w:marLeft w:val="0"/>
                              <w:marRight w:val="0"/>
                              <w:marTop w:val="0"/>
                              <w:marBottom w:val="0"/>
                              <w:divBdr>
                                <w:top w:val="none" w:sz="0" w:space="0" w:color="auto"/>
                                <w:left w:val="none" w:sz="0" w:space="0" w:color="auto"/>
                                <w:bottom w:val="none" w:sz="0" w:space="0" w:color="auto"/>
                                <w:right w:val="none" w:sz="0" w:space="0" w:color="auto"/>
                              </w:divBdr>
                              <w:divsChild>
                                <w:div w:id="1910848949">
                                  <w:marLeft w:val="30"/>
                                  <w:marRight w:val="0"/>
                                  <w:marTop w:val="0"/>
                                  <w:marBottom w:val="0"/>
                                  <w:divBdr>
                                    <w:top w:val="none" w:sz="0" w:space="0" w:color="auto"/>
                                    <w:left w:val="none" w:sz="0" w:space="0" w:color="auto"/>
                                    <w:bottom w:val="none" w:sz="0" w:space="0" w:color="auto"/>
                                    <w:right w:val="none" w:sz="0" w:space="0" w:color="auto"/>
                                  </w:divBdr>
                                  <w:divsChild>
                                    <w:div w:id="56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99565">
                      <w:marLeft w:val="0"/>
                      <w:marRight w:val="0"/>
                      <w:marTop w:val="0"/>
                      <w:marBottom w:val="0"/>
                      <w:divBdr>
                        <w:top w:val="none" w:sz="0" w:space="0" w:color="auto"/>
                        <w:left w:val="none" w:sz="0" w:space="0" w:color="auto"/>
                        <w:bottom w:val="none" w:sz="0" w:space="0" w:color="auto"/>
                        <w:right w:val="none" w:sz="0" w:space="0" w:color="auto"/>
                      </w:divBdr>
                      <w:divsChild>
                        <w:div w:id="177476694">
                          <w:marLeft w:val="0"/>
                          <w:marRight w:val="0"/>
                          <w:marTop w:val="0"/>
                          <w:marBottom w:val="0"/>
                          <w:divBdr>
                            <w:top w:val="none" w:sz="0" w:space="0" w:color="auto"/>
                            <w:left w:val="none" w:sz="0" w:space="0" w:color="auto"/>
                            <w:bottom w:val="none" w:sz="0" w:space="0" w:color="auto"/>
                            <w:right w:val="none" w:sz="0" w:space="0" w:color="auto"/>
                          </w:divBdr>
                          <w:divsChild>
                            <w:div w:id="966084680">
                              <w:marLeft w:val="0"/>
                              <w:marRight w:val="0"/>
                              <w:marTop w:val="0"/>
                              <w:marBottom w:val="0"/>
                              <w:divBdr>
                                <w:top w:val="none" w:sz="0" w:space="0" w:color="auto"/>
                                <w:left w:val="none" w:sz="0" w:space="0" w:color="auto"/>
                                <w:bottom w:val="none" w:sz="0" w:space="0" w:color="auto"/>
                                <w:right w:val="none" w:sz="0" w:space="0" w:color="auto"/>
                              </w:divBdr>
                              <w:divsChild>
                                <w:div w:id="1001663152">
                                  <w:marLeft w:val="0"/>
                                  <w:marRight w:val="0"/>
                                  <w:marTop w:val="0"/>
                                  <w:marBottom w:val="0"/>
                                  <w:divBdr>
                                    <w:top w:val="none" w:sz="0" w:space="0" w:color="auto"/>
                                    <w:left w:val="none" w:sz="0" w:space="0" w:color="auto"/>
                                    <w:bottom w:val="none" w:sz="0" w:space="0" w:color="auto"/>
                                    <w:right w:val="none" w:sz="0" w:space="0" w:color="auto"/>
                                  </w:divBdr>
                                  <w:divsChild>
                                    <w:div w:id="926503726">
                                      <w:marLeft w:val="0"/>
                                      <w:marRight w:val="0"/>
                                      <w:marTop w:val="0"/>
                                      <w:marBottom w:val="0"/>
                                      <w:divBdr>
                                        <w:top w:val="none" w:sz="0" w:space="0" w:color="auto"/>
                                        <w:left w:val="none" w:sz="0" w:space="0" w:color="auto"/>
                                        <w:bottom w:val="none" w:sz="0" w:space="0" w:color="auto"/>
                                        <w:right w:val="none" w:sz="0" w:space="0" w:color="auto"/>
                                      </w:divBdr>
                                      <w:divsChild>
                                        <w:div w:id="577639934">
                                          <w:marLeft w:val="0"/>
                                          <w:marRight w:val="0"/>
                                          <w:marTop w:val="0"/>
                                          <w:marBottom w:val="0"/>
                                          <w:divBdr>
                                            <w:top w:val="none" w:sz="0" w:space="0" w:color="auto"/>
                                            <w:left w:val="none" w:sz="0" w:space="0" w:color="auto"/>
                                            <w:bottom w:val="none" w:sz="0" w:space="0" w:color="auto"/>
                                            <w:right w:val="none" w:sz="0" w:space="0" w:color="auto"/>
                                          </w:divBdr>
                                          <w:divsChild>
                                            <w:div w:id="1176917943">
                                              <w:marLeft w:val="0"/>
                                              <w:marRight w:val="0"/>
                                              <w:marTop w:val="0"/>
                                              <w:marBottom w:val="0"/>
                                              <w:divBdr>
                                                <w:top w:val="none" w:sz="0" w:space="0" w:color="auto"/>
                                                <w:left w:val="none" w:sz="0" w:space="0" w:color="auto"/>
                                                <w:bottom w:val="none" w:sz="0" w:space="0" w:color="auto"/>
                                                <w:right w:val="none" w:sz="0" w:space="0" w:color="auto"/>
                                              </w:divBdr>
                                              <w:divsChild>
                                                <w:div w:id="811948504">
                                                  <w:marLeft w:val="0"/>
                                                  <w:marRight w:val="0"/>
                                                  <w:marTop w:val="0"/>
                                                  <w:marBottom w:val="0"/>
                                                  <w:divBdr>
                                                    <w:top w:val="none" w:sz="0" w:space="0" w:color="auto"/>
                                                    <w:left w:val="none" w:sz="0" w:space="0" w:color="auto"/>
                                                    <w:bottom w:val="none" w:sz="0" w:space="0" w:color="auto"/>
                                                    <w:right w:val="none" w:sz="0" w:space="0" w:color="auto"/>
                                                  </w:divBdr>
                                                  <w:divsChild>
                                                    <w:div w:id="1252813472">
                                                      <w:marLeft w:val="0"/>
                                                      <w:marRight w:val="0"/>
                                                      <w:marTop w:val="0"/>
                                                      <w:marBottom w:val="0"/>
                                                      <w:divBdr>
                                                        <w:top w:val="none" w:sz="0" w:space="0" w:color="auto"/>
                                                        <w:left w:val="none" w:sz="0" w:space="0" w:color="auto"/>
                                                        <w:bottom w:val="none" w:sz="0" w:space="0" w:color="auto"/>
                                                        <w:right w:val="none" w:sz="0" w:space="0" w:color="auto"/>
                                                      </w:divBdr>
                                                    </w:div>
                                                    <w:div w:id="646127623">
                                                      <w:marLeft w:val="0"/>
                                                      <w:marRight w:val="0"/>
                                                      <w:marTop w:val="0"/>
                                                      <w:marBottom w:val="0"/>
                                                      <w:divBdr>
                                                        <w:top w:val="none" w:sz="0" w:space="0" w:color="auto"/>
                                                        <w:left w:val="none" w:sz="0" w:space="0" w:color="auto"/>
                                                        <w:bottom w:val="none" w:sz="0" w:space="0" w:color="auto"/>
                                                        <w:right w:val="none" w:sz="0" w:space="0" w:color="auto"/>
                                                      </w:divBdr>
                                                    </w:div>
                                                    <w:div w:id="1212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03732">
          <w:marLeft w:val="0"/>
          <w:marRight w:val="0"/>
          <w:marTop w:val="0"/>
          <w:marBottom w:val="0"/>
          <w:divBdr>
            <w:top w:val="none" w:sz="0" w:space="0" w:color="auto"/>
            <w:left w:val="none" w:sz="0" w:space="0" w:color="auto"/>
            <w:bottom w:val="none" w:sz="0" w:space="0" w:color="auto"/>
            <w:right w:val="none" w:sz="0" w:space="0" w:color="auto"/>
          </w:divBdr>
          <w:divsChild>
            <w:div w:id="326902470">
              <w:marLeft w:val="0"/>
              <w:marRight w:val="0"/>
              <w:marTop w:val="0"/>
              <w:marBottom w:val="0"/>
              <w:divBdr>
                <w:top w:val="none" w:sz="0" w:space="0" w:color="auto"/>
                <w:left w:val="none" w:sz="0" w:space="0" w:color="auto"/>
                <w:bottom w:val="none" w:sz="0" w:space="0" w:color="auto"/>
                <w:right w:val="none" w:sz="0" w:space="0" w:color="auto"/>
              </w:divBdr>
              <w:divsChild>
                <w:div w:id="920018247">
                  <w:marLeft w:val="0"/>
                  <w:marRight w:val="0"/>
                  <w:marTop w:val="60"/>
                  <w:marBottom w:val="60"/>
                  <w:divBdr>
                    <w:top w:val="none" w:sz="0" w:space="0" w:color="auto"/>
                    <w:left w:val="none" w:sz="0" w:space="0" w:color="auto"/>
                    <w:bottom w:val="none" w:sz="0" w:space="0" w:color="auto"/>
                    <w:right w:val="none" w:sz="0" w:space="0" w:color="auto"/>
                  </w:divBdr>
                  <w:divsChild>
                    <w:div w:id="2027710446">
                      <w:marLeft w:val="0"/>
                      <w:marRight w:val="0"/>
                      <w:marTop w:val="0"/>
                      <w:marBottom w:val="0"/>
                      <w:divBdr>
                        <w:top w:val="none" w:sz="0" w:space="0" w:color="auto"/>
                        <w:left w:val="none" w:sz="0" w:space="0" w:color="auto"/>
                        <w:bottom w:val="none" w:sz="0" w:space="0" w:color="auto"/>
                        <w:right w:val="none" w:sz="0" w:space="0" w:color="auto"/>
                      </w:divBdr>
                      <w:divsChild>
                        <w:div w:id="998577205">
                          <w:marLeft w:val="0"/>
                          <w:marRight w:val="0"/>
                          <w:marTop w:val="0"/>
                          <w:marBottom w:val="0"/>
                          <w:divBdr>
                            <w:top w:val="none" w:sz="0" w:space="0" w:color="auto"/>
                            <w:left w:val="none" w:sz="0" w:space="0" w:color="auto"/>
                            <w:bottom w:val="none" w:sz="0" w:space="0" w:color="auto"/>
                            <w:right w:val="none" w:sz="0" w:space="0" w:color="auto"/>
                          </w:divBdr>
                        </w:div>
                        <w:div w:id="1546483133">
                          <w:marLeft w:val="0"/>
                          <w:marRight w:val="0"/>
                          <w:marTop w:val="0"/>
                          <w:marBottom w:val="0"/>
                          <w:divBdr>
                            <w:top w:val="none" w:sz="0" w:space="0" w:color="auto"/>
                            <w:left w:val="none" w:sz="0" w:space="0" w:color="auto"/>
                            <w:bottom w:val="none" w:sz="0" w:space="0" w:color="auto"/>
                            <w:right w:val="none" w:sz="0" w:space="0" w:color="auto"/>
                          </w:divBdr>
                          <w:divsChild>
                            <w:div w:id="2010596359">
                              <w:marLeft w:val="0"/>
                              <w:marRight w:val="0"/>
                              <w:marTop w:val="0"/>
                              <w:marBottom w:val="0"/>
                              <w:divBdr>
                                <w:top w:val="none" w:sz="0" w:space="0" w:color="auto"/>
                                <w:left w:val="none" w:sz="0" w:space="0" w:color="auto"/>
                                <w:bottom w:val="none" w:sz="0" w:space="0" w:color="auto"/>
                                <w:right w:val="none" w:sz="0" w:space="0" w:color="auto"/>
                              </w:divBdr>
                              <w:divsChild>
                                <w:div w:id="1335954656">
                                  <w:marLeft w:val="30"/>
                                  <w:marRight w:val="0"/>
                                  <w:marTop w:val="0"/>
                                  <w:marBottom w:val="0"/>
                                  <w:divBdr>
                                    <w:top w:val="none" w:sz="0" w:space="0" w:color="auto"/>
                                    <w:left w:val="none" w:sz="0" w:space="0" w:color="auto"/>
                                    <w:bottom w:val="none" w:sz="0" w:space="0" w:color="auto"/>
                                    <w:right w:val="none" w:sz="0" w:space="0" w:color="auto"/>
                                  </w:divBdr>
                                  <w:divsChild>
                                    <w:div w:id="1307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2489">
                      <w:marLeft w:val="0"/>
                      <w:marRight w:val="0"/>
                      <w:marTop w:val="0"/>
                      <w:marBottom w:val="0"/>
                      <w:divBdr>
                        <w:top w:val="none" w:sz="0" w:space="0" w:color="auto"/>
                        <w:left w:val="none" w:sz="0" w:space="0" w:color="auto"/>
                        <w:bottom w:val="none" w:sz="0" w:space="0" w:color="auto"/>
                        <w:right w:val="none" w:sz="0" w:space="0" w:color="auto"/>
                      </w:divBdr>
                      <w:divsChild>
                        <w:div w:id="1011178941">
                          <w:marLeft w:val="0"/>
                          <w:marRight w:val="0"/>
                          <w:marTop w:val="0"/>
                          <w:marBottom w:val="0"/>
                          <w:divBdr>
                            <w:top w:val="none" w:sz="0" w:space="0" w:color="auto"/>
                            <w:left w:val="none" w:sz="0" w:space="0" w:color="auto"/>
                            <w:bottom w:val="none" w:sz="0" w:space="0" w:color="auto"/>
                            <w:right w:val="none" w:sz="0" w:space="0" w:color="auto"/>
                          </w:divBdr>
                          <w:divsChild>
                            <w:div w:id="1828087593">
                              <w:marLeft w:val="0"/>
                              <w:marRight w:val="0"/>
                              <w:marTop w:val="0"/>
                              <w:marBottom w:val="0"/>
                              <w:divBdr>
                                <w:top w:val="none" w:sz="0" w:space="0" w:color="auto"/>
                                <w:left w:val="none" w:sz="0" w:space="0" w:color="auto"/>
                                <w:bottom w:val="none" w:sz="0" w:space="0" w:color="auto"/>
                                <w:right w:val="none" w:sz="0" w:space="0" w:color="auto"/>
                              </w:divBdr>
                              <w:divsChild>
                                <w:div w:id="1137377439">
                                  <w:marLeft w:val="0"/>
                                  <w:marRight w:val="0"/>
                                  <w:marTop w:val="0"/>
                                  <w:marBottom w:val="0"/>
                                  <w:divBdr>
                                    <w:top w:val="none" w:sz="0" w:space="0" w:color="auto"/>
                                    <w:left w:val="none" w:sz="0" w:space="0" w:color="auto"/>
                                    <w:bottom w:val="none" w:sz="0" w:space="0" w:color="auto"/>
                                    <w:right w:val="none" w:sz="0" w:space="0" w:color="auto"/>
                                  </w:divBdr>
                                  <w:divsChild>
                                    <w:div w:id="695666253">
                                      <w:marLeft w:val="0"/>
                                      <w:marRight w:val="0"/>
                                      <w:marTop w:val="0"/>
                                      <w:marBottom w:val="0"/>
                                      <w:divBdr>
                                        <w:top w:val="none" w:sz="0" w:space="0" w:color="auto"/>
                                        <w:left w:val="none" w:sz="0" w:space="0" w:color="auto"/>
                                        <w:bottom w:val="none" w:sz="0" w:space="0" w:color="auto"/>
                                        <w:right w:val="none" w:sz="0" w:space="0" w:color="auto"/>
                                      </w:divBdr>
                                      <w:divsChild>
                                        <w:div w:id="1904364570">
                                          <w:marLeft w:val="0"/>
                                          <w:marRight w:val="0"/>
                                          <w:marTop w:val="0"/>
                                          <w:marBottom w:val="0"/>
                                          <w:divBdr>
                                            <w:top w:val="none" w:sz="0" w:space="0" w:color="auto"/>
                                            <w:left w:val="none" w:sz="0" w:space="0" w:color="auto"/>
                                            <w:bottom w:val="none" w:sz="0" w:space="0" w:color="auto"/>
                                            <w:right w:val="none" w:sz="0" w:space="0" w:color="auto"/>
                                          </w:divBdr>
                                          <w:divsChild>
                                            <w:div w:id="2124226685">
                                              <w:marLeft w:val="0"/>
                                              <w:marRight w:val="0"/>
                                              <w:marTop w:val="0"/>
                                              <w:marBottom w:val="0"/>
                                              <w:divBdr>
                                                <w:top w:val="none" w:sz="0" w:space="0" w:color="auto"/>
                                                <w:left w:val="none" w:sz="0" w:space="0" w:color="auto"/>
                                                <w:bottom w:val="none" w:sz="0" w:space="0" w:color="auto"/>
                                                <w:right w:val="none" w:sz="0" w:space="0" w:color="auto"/>
                                              </w:divBdr>
                                              <w:divsChild>
                                                <w:div w:id="689376240">
                                                  <w:marLeft w:val="0"/>
                                                  <w:marRight w:val="0"/>
                                                  <w:marTop w:val="0"/>
                                                  <w:marBottom w:val="0"/>
                                                  <w:divBdr>
                                                    <w:top w:val="none" w:sz="0" w:space="0" w:color="auto"/>
                                                    <w:left w:val="none" w:sz="0" w:space="0" w:color="auto"/>
                                                    <w:bottom w:val="none" w:sz="0" w:space="0" w:color="auto"/>
                                                    <w:right w:val="none" w:sz="0" w:space="0" w:color="auto"/>
                                                  </w:divBdr>
                                                  <w:divsChild>
                                                    <w:div w:id="1125850936">
                                                      <w:marLeft w:val="0"/>
                                                      <w:marRight w:val="0"/>
                                                      <w:marTop w:val="0"/>
                                                      <w:marBottom w:val="0"/>
                                                      <w:divBdr>
                                                        <w:top w:val="none" w:sz="0" w:space="0" w:color="auto"/>
                                                        <w:left w:val="none" w:sz="0" w:space="0" w:color="auto"/>
                                                        <w:bottom w:val="none" w:sz="0" w:space="0" w:color="auto"/>
                                                        <w:right w:val="none" w:sz="0" w:space="0" w:color="auto"/>
                                                      </w:divBdr>
                                                    </w:div>
                                                    <w:div w:id="1193879709">
                                                      <w:marLeft w:val="0"/>
                                                      <w:marRight w:val="0"/>
                                                      <w:marTop w:val="0"/>
                                                      <w:marBottom w:val="0"/>
                                                      <w:divBdr>
                                                        <w:top w:val="none" w:sz="0" w:space="0" w:color="auto"/>
                                                        <w:left w:val="none" w:sz="0" w:space="0" w:color="auto"/>
                                                        <w:bottom w:val="none" w:sz="0" w:space="0" w:color="auto"/>
                                                        <w:right w:val="none" w:sz="0" w:space="0" w:color="auto"/>
                                                      </w:divBdr>
                                                    </w:div>
                                                    <w:div w:id="747115279">
                                                      <w:marLeft w:val="0"/>
                                                      <w:marRight w:val="0"/>
                                                      <w:marTop w:val="0"/>
                                                      <w:marBottom w:val="0"/>
                                                      <w:divBdr>
                                                        <w:top w:val="none" w:sz="0" w:space="0" w:color="auto"/>
                                                        <w:left w:val="none" w:sz="0" w:space="0" w:color="auto"/>
                                                        <w:bottom w:val="none" w:sz="0" w:space="0" w:color="auto"/>
                                                        <w:right w:val="none" w:sz="0" w:space="0" w:color="auto"/>
                                                      </w:divBdr>
                                                    </w:div>
                                                    <w:div w:id="579562047">
                                                      <w:marLeft w:val="0"/>
                                                      <w:marRight w:val="0"/>
                                                      <w:marTop w:val="0"/>
                                                      <w:marBottom w:val="0"/>
                                                      <w:divBdr>
                                                        <w:top w:val="none" w:sz="0" w:space="0" w:color="auto"/>
                                                        <w:left w:val="none" w:sz="0" w:space="0" w:color="auto"/>
                                                        <w:bottom w:val="none" w:sz="0" w:space="0" w:color="auto"/>
                                                        <w:right w:val="none" w:sz="0" w:space="0" w:color="auto"/>
                                                      </w:divBdr>
                                                    </w:div>
                                                    <w:div w:id="6550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7118466">
          <w:marLeft w:val="0"/>
          <w:marRight w:val="0"/>
          <w:marTop w:val="0"/>
          <w:marBottom w:val="0"/>
          <w:divBdr>
            <w:top w:val="none" w:sz="0" w:space="0" w:color="auto"/>
            <w:left w:val="none" w:sz="0" w:space="0" w:color="auto"/>
            <w:bottom w:val="none" w:sz="0" w:space="0" w:color="auto"/>
            <w:right w:val="none" w:sz="0" w:space="0" w:color="auto"/>
          </w:divBdr>
          <w:divsChild>
            <w:div w:id="385372273">
              <w:marLeft w:val="0"/>
              <w:marRight w:val="0"/>
              <w:marTop w:val="0"/>
              <w:marBottom w:val="0"/>
              <w:divBdr>
                <w:top w:val="none" w:sz="0" w:space="0" w:color="auto"/>
                <w:left w:val="none" w:sz="0" w:space="0" w:color="auto"/>
                <w:bottom w:val="none" w:sz="0" w:space="0" w:color="auto"/>
                <w:right w:val="none" w:sz="0" w:space="0" w:color="auto"/>
              </w:divBdr>
              <w:divsChild>
                <w:div w:id="807671423">
                  <w:marLeft w:val="0"/>
                  <w:marRight w:val="0"/>
                  <w:marTop w:val="60"/>
                  <w:marBottom w:val="60"/>
                  <w:divBdr>
                    <w:top w:val="none" w:sz="0" w:space="0" w:color="auto"/>
                    <w:left w:val="none" w:sz="0" w:space="0" w:color="auto"/>
                    <w:bottom w:val="none" w:sz="0" w:space="0" w:color="auto"/>
                    <w:right w:val="none" w:sz="0" w:space="0" w:color="auto"/>
                  </w:divBdr>
                  <w:divsChild>
                    <w:div w:id="1283463926">
                      <w:marLeft w:val="0"/>
                      <w:marRight w:val="0"/>
                      <w:marTop w:val="0"/>
                      <w:marBottom w:val="0"/>
                      <w:divBdr>
                        <w:top w:val="none" w:sz="0" w:space="0" w:color="auto"/>
                        <w:left w:val="none" w:sz="0" w:space="0" w:color="auto"/>
                        <w:bottom w:val="none" w:sz="0" w:space="0" w:color="auto"/>
                        <w:right w:val="none" w:sz="0" w:space="0" w:color="auto"/>
                      </w:divBdr>
                      <w:divsChild>
                        <w:div w:id="1157039998">
                          <w:marLeft w:val="0"/>
                          <w:marRight w:val="0"/>
                          <w:marTop w:val="0"/>
                          <w:marBottom w:val="0"/>
                          <w:divBdr>
                            <w:top w:val="none" w:sz="0" w:space="0" w:color="auto"/>
                            <w:left w:val="none" w:sz="0" w:space="0" w:color="auto"/>
                            <w:bottom w:val="none" w:sz="0" w:space="0" w:color="auto"/>
                            <w:right w:val="none" w:sz="0" w:space="0" w:color="auto"/>
                          </w:divBdr>
                        </w:div>
                        <w:div w:id="1461142161">
                          <w:marLeft w:val="0"/>
                          <w:marRight w:val="0"/>
                          <w:marTop w:val="0"/>
                          <w:marBottom w:val="0"/>
                          <w:divBdr>
                            <w:top w:val="none" w:sz="0" w:space="0" w:color="auto"/>
                            <w:left w:val="none" w:sz="0" w:space="0" w:color="auto"/>
                            <w:bottom w:val="none" w:sz="0" w:space="0" w:color="auto"/>
                            <w:right w:val="none" w:sz="0" w:space="0" w:color="auto"/>
                          </w:divBdr>
                          <w:divsChild>
                            <w:div w:id="1897280845">
                              <w:marLeft w:val="0"/>
                              <w:marRight w:val="0"/>
                              <w:marTop w:val="0"/>
                              <w:marBottom w:val="0"/>
                              <w:divBdr>
                                <w:top w:val="none" w:sz="0" w:space="0" w:color="auto"/>
                                <w:left w:val="none" w:sz="0" w:space="0" w:color="auto"/>
                                <w:bottom w:val="none" w:sz="0" w:space="0" w:color="auto"/>
                                <w:right w:val="none" w:sz="0" w:space="0" w:color="auto"/>
                              </w:divBdr>
                              <w:divsChild>
                                <w:div w:id="764032907">
                                  <w:marLeft w:val="30"/>
                                  <w:marRight w:val="0"/>
                                  <w:marTop w:val="0"/>
                                  <w:marBottom w:val="0"/>
                                  <w:divBdr>
                                    <w:top w:val="none" w:sz="0" w:space="0" w:color="auto"/>
                                    <w:left w:val="none" w:sz="0" w:space="0" w:color="auto"/>
                                    <w:bottom w:val="none" w:sz="0" w:space="0" w:color="auto"/>
                                    <w:right w:val="none" w:sz="0" w:space="0" w:color="auto"/>
                                  </w:divBdr>
                                  <w:divsChild>
                                    <w:div w:id="20960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4737">
                      <w:marLeft w:val="0"/>
                      <w:marRight w:val="0"/>
                      <w:marTop w:val="0"/>
                      <w:marBottom w:val="0"/>
                      <w:divBdr>
                        <w:top w:val="none" w:sz="0" w:space="0" w:color="auto"/>
                        <w:left w:val="none" w:sz="0" w:space="0" w:color="auto"/>
                        <w:bottom w:val="none" w:sz="0" w:space="0" w:color="auto"/>
                        <w:right w:val="none" w:sz="0" w:space="0" w:color="auto"/>
                      </w:divBdr>
                      <w:divsChild>
                        <w:div w:id="583490560">
                          <w:marLeft w:val="0"/>
                          <w:marRight w:val="0"/>
                          <w:marTop w:val="0"/>
                          <w:marBottom w:val="0"/>
                          <w:divBdr>
                            <w:top w:val="none" w:sz="0" w:space="0" w:color="auto"/>
                            <w:left w:val="none" w:sz="0" w:space="0" w:color="auto"/>
                            <w:bottom w:val="none" w:sz="0" w:space="0" w:color="auto"/>
                            <w:right w:val="none" w:sz="0" w:space="0" w:color="auto"/>
                          </w:divBdr>
                          <w:divsChild>
                            <w:div w:id="60912439">
                              <w:marLeft w:val="0"/>
                              <w:marRight w:val="0"/>
                              <w:marTop w:val="0"/>
                              <w:marBottom w:val="0"/>
                              <w:divBdr>
                                <w:top w:val="none" w:sz="0" w:space="0" w:color="auto"/>
                                <w:left w:val="none" w:sz="0" w:space="0" w:color="auto"/>
                                <w:bottom w:val="none" w:sz="0" w:space="0" w:color="auto"/>
                                <w:right w:val="none" w:sz="0" w:space="0" w:color="auto"/>
                              </w:divBdr>
                              <w:divsChild>
                                <w:div w:id="632366426">
                                  <w:marLeft w:val="0"/>
                                  <w:marRight w:val="0"/>
                                  <w:marTop w:val="0"/>
                                  <w:marBottom w:val="0"/>
                                  <w:divBdr>
                                    <w:top w:val="none" w:sz="0" w:space="0" w:color="auto"/>
                                    <w:left w:val="none" w:sz="0" w:space="0" w:color="auto"/>
                                    <w:bottom w:val="none" w:sz="0" w:space="0" w:color="auto"/>
                                    <w:right w:val="none" w:sz="0" w:space="0" w:color="auto"/>
                                  </w:divBdr>
                                  <w:divsChild>
                                    <w:div w:id="1006400558">
                                      <w:marLeft w:val="0"/>
                                      <w:marRight w:val="0"/>
                                      <w:marTop w:val="0"/>
                                      <w:marBottom w:val="0"/>
                                      <w:divBdr>
                                        <w:top w:val="none" w:sz="0" w:space="0" w:color="auto"/>
                                        <w:left w:val="none" w:sz="0" w:space="0" w:color="auto"/>
                                        <w:bottom w:val="none" w:sz="0" w:space="0" w:color="auto"/>
                                        <w:right w:val="none" w:sz="0" w:space="0" w:color="auto"/>
                                      </w:divBdr>
                                      <w:divsChild>
                                        <w:div w:id="494733140">
                                          <w:marLeft w:val="0"/>
                                          <w:marRight w:val="0"/>
                                          <w:marTop w:val="0"/>
                                          <w:marBottom w:val="0"/>
                                          <w:divBdr>
                                            <w:top w:val="none" w:sz="0" w:space="0" w:color="auto"/>
                                            <w:left w:val="none" w:sz="0" w:space="0" w:color="auto"/>
                                            <w:bottom w:val="none" w:sz="0" w:space="0" w:color="auto"/>
                                            <w:right w:val="none" w:sz="0" w:space="0" w:color="auto"/>
                                          </w:divBdr>
                                          <w:divsChild>
                                            <w:div w:id="445196311">
                                              <w:marLeft w:val="0"/>
                                              <w:marRight w:val="0"/>
                                              <w:marTop w:val="0"/>
                                              <w:marBottom w:val="0"/>
                                              <w:divBdr>
                                                <w:top w:val="none" w:sz="0" w:space="0" w:color="auto"/>
                                                <w:left w:val="none" w:sz="0" w:space="0" w:color="auto"/>
                                                <w:bottom w:val="none" w:sz="0" w:space="0" w:color="auto"/>
                                                <w:right w:val="none" w:sz="0" w:space="0" w:color="auto"/>
                                              </w:divBdr>
                                              <w:divsChild>
                                                <w:div w:id="1806240883">
                                                  <w:marLeft w:val="0"/>
                                                  <w:marRight w:val="0"/>
                                                  <w:marTop w:val="0"/>
                                                  <w:marBottom w:val="0"/>
                                                  <w:divBdr>
                                                    <w:top w:val="none" w:sz="0" w:space="0" w:color="auto"/>
                                                    <w:left w:val="none" w:sz="0" w:space="0" w:color="auto"/>
                                                    <w:bottom w:val="none" w:sz="0" w:space="0" w:color="auto"/>
                                                    <w:right w:val="none" w:sz="0" w:space="0" w:color="auto"/>
                                                  </w:divBdr>
                                                  <w:divsChild>
                                                    <w:div w:id="1548565196">
                                                      <w:marLeft w:val="0"/>
                                                      <w:marRight w:val="0"/>
                                                      <w:marTop w:val="0"/>
                                                      <w:marBottom w:val="0"/>
                                                      <w:divBdr>
                                                        <w:top w:val="none" w:sz="0" w:space="0" w:color="auto"/>
                                                        <w:left w:val="none" w:sz="0" w:space="0" w:color="auto"/>
                                                        <w:bottom w:val="none" w:sz="0" w:space="0" w:color="auto"/>
                                                        <w:right w:val="none" w:sz="0" w:space="0" w:color="auto"/>
                                                      </w:divBdr>
                                                    </w:div>
                                                    <w:div w:id="1047069363">
                                                      <w:marLeft w:val="0"/>
                                                      <w:marRight w:val="0"/>
                                                      <w:marTop w:val="0"/>
                                                      <w:marBottom w:val="0"/>
                                                      <w:divBdr>
                                                        <w:top w:val="none" w:sz="0" w:space="0" w:color="auto"/>
                                                        <w:left w:val="none" w:sz="0" w:space="0" w:color="auto"/>
                                                        <w:bottom w:val="none" w:sz="0" w:space="0" w:color="auto"/>
                                                        <w:right w:val="none" w:sz="0" w:space="0" w:color="auto"/>
                                                      </w:divBdr>
                                                    </w:div>
                                                    <w:div w:id="393510096">
                                                      <w:marLeft w:val="0"/>
                                                      <w:marRight w:val="0"/>
                                                      <w:marTop w:val="0"/>
                                                      <w:marBottom w:val="0"/>
                                                      <w:divBdr>
                                                        <w:top w:val="none" w:sz="0" w:space="0" w:color="auto"/>
                                                        <w:left w:val="none" w:sz="0" w:space="0" w:color="auto"/>
                                                        <w:bottom w:val="none" w:sz="0" w:space="0" w:color="auto"/>
                                                        <w:right w:val="none" w:sz="0" w:space="0" w:color="auto"/>
                                                      </w:divBdr>
                                                    </w:div>
                                                    <w:div w:id="1901599418">
                                                      <w:marLeft w:val="0"/>
                                                      <w:marRight w:val="0"/>
                                                      <w:marTop w:val="0"/>
                                                      <w:marBottom w:val="0"/>
                                                      <w:divBdr>
                                                        <w:top w:val="none" w:sz="0" w:space="0" w:color="auto"/>
                                                        <w:left w:val="none" w:sz="0" w:space="0" w:color="auto"/>
                                                        <w:bottom w:val="none" w:sz="0" w:space="0" w:color="auto"/>
                                                        <w:right w:val="none" w:sz="0" w:space="0" w:color="auto"/>
                                                      </w:divBdr>
                                                    </w:div>
                                                    <w:div w:id="15530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9723397">
      <w:bodyDiv w:val="1"/>
      <w:marLeft w:val="0"/>
      <w:marRight w:val="0"/>
      <w:marTop w:val="0"/>
      <w:marBottom w:val="0"/>
      <w:divBdr>
        <w:top w:val="none" w:sz="0" w:space="0" w:color="auto"/>
        <w:left w:val="none" w:sz="0" w:space="0" w:color="auto"/>
        <w:bottom w:val="none" w:sz="0" w:space="0" w:color="auto"/>
        <w:right w:val="none" w:sz="0" w:space="0" w:color="auto"/>
      </w:divBdr>
    </w:div>
    <w:div w:id="1920213885">
      <w:bodyDiv w:val="1"/>
      <w:marLeft w:val="0"/>
      <w:marRight w:val="0"/>
      <w:marTop w:val="0"/>
      <w:marBottom w:val="0"/>
      <w:divBdr>
        <w:top w:val="none" w:sz="0" w:space="0" w:color="auto"/>
        <w:left w:val="none" w:sz="0" w:space="0" w:color="auto"/>
        <w:bottom w:val="none" w:sz="0" w:space="0" w:color="auto"/>
        <w:right w:val="none" w:sz="0" w:space="0" w:color="auto"/>
      </w:divBdr>
    </w:div>
    <w:div w:id="1938055914">
      <w:bodyDiv w:val="1"/>
      <w:marLeft w:val="0"/>
      <w:marRight w:val="0"/>
      <w:marTop w:val="0"/>
      <w:marBottom w:val="0"/>
      <w:divBdr>
        <w:top w:val="none" w:sz="0" w:space="0" w:color="auto"/>
        <w:left w:val="none" w:sz="0" w:space="0" w:color="auto"/>
        <w:bottom w:val="none" w:sz="0" w:space="0" w:color="auto"/>
        <w:right w:val="none" w:sz="0" w:space="0" w:color="auto"/>
      </w:divBdr>
    </w:div>
    <w:div w:id="1972593939">
      <w:bodyDiv w:val="1"/>
      <w:marLeft w:val="0"/>
      <w:marRight w:val="0"/>
      <w:marTop w:val="0"/>
      <w:marBottom w:val="0"/>
      <w:divBdr>
        <w:top w:val="none" w:sz="0" w:space="0" w:color="auto"/>
        <w:left w:val="none" w:sz="0" w:space="0" w:color="auto"/>
        <w:bottom w:val="none" w:sz="0" w:space="0" w:color="auto"/>
        <w:right w:val="none" w:sz="0" w:space="0" w:color="auto"/>
      </w:divBdr>
    </w:div>
    <w:div w:id="1977221809">
      <w:bodyDiv w:val="1"/>
      <w:marLeft w:val="0"/>
      <w:marRight w:val="0"/>
      <w:marTop w:val="0"/>
      <w:marBottom w:val="0"/>
      <w:divBdr>
        <w:top w:val="none" w:sz="0" w:space="0" w:color="auto"/>
        <w:left w:val="none" w:sz="0" w:space="0" w:color="auto"/>
        <w:bottom w:val="none" w:sz="0" w:space="0" w:color="auto"/>
        <w:right w:val="none" w:sz="0" w:space="0" w:color="auto"/>
      </w:divBdr>
    </w:div>
    <w:div w:id="1989895903">
      <w:bodyDiv w:val="1"/>
      <w:marLeft w:val="0"/>
      <w:marRight w:val="0"/>
      <w:marTop w:val="0"/>
      <w:marBottom w:val="0"/>
      <w:divBdr>
        <w:top w:val="none" w:sz="0" w:space="0" w:color="auto"/>
        <w:left w:val="none" w:sz="0" w:space="0" w:color="auto"/>
        <w:bottom w:val="none" w:sz="0" w:space="0" w:color="auto"/>
        <w:right w:val="none" w:sz="0" w:space="0" w:color="auto"/>
      </w:divBdr>
    </w:div>
    <w:div w:id="2022275188">
      <w:bodyDiv w:val="1"/>
      <w:marLeft w:val="0"/>
      <w:marRight w:val="0"/>
      <w:marTop w:val="0"/>
      <w:marBottom w:val="0"/>
      <w:divBdr>
        <w:top w:val="none" w:sz="0" w:space="0" w:color="auto"/>
        <w:left w:val="none" w:sz="0" w:space="0" w:color="auto"/>
        <w:bottom w:val="none" w:sz="0" w:space="0" w:color="auto"/>
        <w:right w:val="none" w:sz="0" w:space="0" w:color="auto"/>
      </w:divBdr>
    </w:div>
    <w:div w:id="2056390676">
      <w:bodyDiv w:val="1"/>
      <w:marLeft w:val="0"/>
      <w:marRight w:val="0"/>
      <w:marTop w:val="0"/>
      <w:marBottom w:val="0"/>
      <w:divBdr>
        <w:top w:val="none" w:sz="0" w:space="0" w:color="auto"/>
        <w:left w:val="none" w:sz="0" w:space="0" w:color="auto"/>
        <w:bottom w:val="none" w:sz="0" w:space="0" w:color="auto"/>
        <w:right w:val="none" w:sz="0" w:space="0" w:color="auto"/>
      </w:divBdr>
    </w:div>
    <w:div w:id="2078361690">
      <w:bodyDiv w:val="1"/>
      <w:marLeft w:val="0"/>
      <w:marRight w:val="0"/>
      <w:marTop w:val="0"/>
      <w:marBottom w:val="0"/>
      <w:divBdr>
        <w:top w:val="none" w:sz="0" w:space="0" w:color="auto"/>
        <w:left w:val="none" w:sz="0" w:space="0" w:color="auto"/>
        <w:bottom w:val="none" w:sz="0" w:space="0" w:color="auto"/>
        <w:right w:val="none" w:sz="0" w:space="0" w:color="auto"/>
      </w:divBdr>
    </w:div>
    <w:div w:id="2112966239">
      <w:bodyDiv w:val="1"/>
      <w:marLeft w:val="0"/>
      <w:marRight w:val="0"/>
      <w:marTop w:val="0"/>
      <w:marBottom w:val="0"/>
      <w:divBdr>
        <w:top w:val="none" w:sz="0" w:space="0" w:color="auto"/>
        <w:left w:val="none" w:sz="0" w:space="0" w:color="auto"/>
        <w:bottom w:val="none" w:sz="0" w:space="0" w:color="auto"/>
        <w:right w:val="none" w:sz="0" w:space="0" w:color="auto"/>
      </w:divBdr>
      <w:divsChild>
        <w:div w:id="1936667608">
          <w:marLeft w:val="0"/>
          <w:marRight w:val="0"/>
          <w:marTop w:val="0"/>
          <w:marBottom w:val="0"/>
          <w:divBdr>
            <w:top w:val="single" w:sz="2" w:space="0" w:color="auto"/>
            <w:left w:val="single" w:sz="2" w:space="0" w:color="auto"/>
            <w:bottom w:val="single" w:sz="2" w:space="0" w:color="auto"/>
            <w:right w:val="single" w:sz="6" w:space="0" w:color="auto"/>
          </w:divBdr>
          <w:divsChild>
            <w:div w:id="979773866">
              <w:marLeft w:val="0"/>
              <w:marRight w:val="0"/>
              <w:marTop w:val="0"/>
              <w:marBottom w:val="0"/>
              <w:divBdr>
                <w:top w:val="single" w:sz="2" w:space="0" w:color="auto"/>
                <w:left w:val="single" w:sz="2" w:space="0" w:color="auto"/>
                <w:bottom w:val="single" w:sz="2" w:space="0" w:color="auto"/>
                <w:right w:val="single" w:sz="2" w:space="0" w:color="auto"/>
              </w:divBdr>
              <w:divsChild>
                <w:div w:id="1181357032">
                  <w:marLeft w:val="0"/>
                  <w:marRight w:val="0"/>
                  <w:marTop w:val="0"/>
                  <w:marBottom w:val="0"/>
                  <w:divBdr>
                    <w:top w:val="single" w:sz="2" w:space="0" w:color="auto"/>
                    <w:left w:val="single" w:sz="2" w:space="0" w:color="auto"/>
                    <w:bottom w:val="single" w:sz="2" w:space="0" w:color="auto"/>
                    <w:right w:val="single" w:sz="2" w:space="0" w:color="auto"/>
                  </w:divBdr>
                  <w:divsChild>
                    <w:div w:id="737703069">
                      <w:marLeft w:val="0"/>
                      <w:marRight w:val="0"/>
                      <w:marTop w:val="0"/>
                      <w:marBottom w:val="0"/>
                      <w:divBdr>
                        <w:top w:val="single" w:sz="2" w:space="0" w:color="auto"/>
                        <w:left w:val="single" w:sz="2" w:space="0" w:color="auto"/>
                        <w:bottom w:val="single" w:sz="2" w:space="0" w:color="auto"/>
                        <w:right w:val="single" w:sz="2" w:space="0" w:color="auto"/>
                      </w:divBdr>
                      <w:divsChild>
                        <w:div w:id="1767916594">
                          <w:marLeft w:val="0"/>
                          <w:marRight w:val="0"/>
                          <w:marTop w:val="0"/>
                          <w:marBottom w:val="0"/>
                          <w:divBdr>
                            <w:top w:val="single" w:sz="2" w:space="0" w:color="auto"/>
                            <w:left w:val="single" w:sz="2" w:space="0" w:color="auto"/>
                            <w:bottom w:val="single" w:sz="2" w:space="0" w:color="auto"/>
                            <w:right w:val="single" w:sz="2" w:space="0" w:color="auto"/>
                          </w:divBdr>
                          <w:divsChild>
                            <w:div w:id="1762218726">
                              <w:marLeft w:val="0"/>
                              <w:marRight w:val="0"/>
                              <w:marTop w:val="0"/>
                              <w:marBottom w:val="0"/>
                              <w:divBdr>
                                <w:top w:val="single" w:sz="2" w:space="0" w:color="auto"/>
                                <w:left w:val="single" w:sz="2" w:space="0" w:color="auto"/>
                                <w:bottom w:val="single" w:sz="2" w:space="0" w:color="auto"/>
                                <w:right w:val="single" w:sz="2" w:space="0" w:color="auto"/>
                              </w:divBdr>
                              <w:divsChild>
                                <w:div w:id="1141190088">
                                  <w:marLeft w:val="0"/>
                                  <w:marRight w:val="0"/>
                                  <w:marTop w:val="0"/>
                                  <w:marBottom w:val="0"/>
                                  <w:divBdr>
                                    <w:top w:val="single" w:sz="2" w:space="0" w:color="auto"/>
                                    <w:left w:val="single" w:sz="2" w:space="0" w:color="auto"/>
                                    <w:bottom w:val="single" w:sz="2" w:space="0" w:color="auto"/>
                                    <w:right w:val="single" w:sz="2" w:space="0" w:color="auto"/>
                                  </w:divBdr>
                                  <w:divsChild>
                                    <w:div w:id="116680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2931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4148608">
          <w:marLeft w:val="0"/>
          <w:marRight w:val="0"/>
          <w:marTop w:val="0"/>
          <w:marBottom w:val="0"/>
          <w:divBdr>
            <w:top w:val="single" w:sz="2" w:space="0" w:color="auto"/>
            <w:left w:val="single" w:sz="2" w:space="0" w:color="auto"/>
            <w:bottom w:val="single" w:sz="2" w:space="0" w:color="auto"/>
            <w:right w:val="single" w:sz="2" w:space="0" w:color="auto"/>
          </w:divBdr>
          <w:divsChild>
            <w:div w:id="1856075874">
              <w:marLeft w:val="0"/>
              <w:marRight w:val="0"/>
              <w:marTop w:val="0"/>
              <w:marBottom w:val="0"/>
              <w:divBdr>
                <w:top w:val="single" w:sz="2" w:space="0" w:color="auto"/>
                <w:left w:val="single" w:sz="2" w:space="0" w:color="auto"/>
                <w:bottom w:val="single" w:sz="2" w:space="0" w:color="auto"/>
                <w:right w:val="single" w:sz="2" w:space="0" w:color="auto"/>
              </w:divBdr>
              <w:divsChild>
                <w:div w:id="579173110">
                  <w:marLeft w:val="0"/>
                  <w:marRight w:val="0"/>
                  <w:marTop w:val="0"/>
                  <w:marBottom w:val="0"/>
                  <w:divBdr>
                    <w:top w:val="single" w:sz="2" w:space="0" w:color="auto"/>
                    <w:left w:val="single" w:sz="2" w:space="0" w:color="auto"/>
                    <w:bottom w:val="single" w:sz="2" w:space="0" w:color="auto"/>
                    <w:right w:val="single" w:sz="2" w:space="0" w:color="auto"/>
                  </w:divBdr>
                  <w:divsChild>
                    <w:div w:id="312758509">
                      <w:marLeft w:val="0"/>
                      <w:marRight w:val="0"/>
                      <w:marTop w:val="0"/>
                      <w:marBottom w:val="0"/>
                      <w:divBdr>
                        <w:top w:val="single" w:sz="2" w:space="0" w:color="auto"/>
                        <w:left w:val="single" w:sz="2" w:space="0" w:color="auto"/>
                        <w:bottom w:val="single" w:sz="2" w:space="0" w:color="auto"/>
                        <w:right w:val="single" w:sz="2" w:space="0" w:color="auto"/>
                      </w:divBdr>
                      <w:divsChild>
                        <w:div w:id="210458113">
                          <w:marLeft w:val="0"/>
                          <w:marRight w:val="0"/>
                          <w:marTop w:val="0"/>
                          <w:marBottom w:val="0"/>
                          <w:divBdr>
                            <w:top w:val="single" w:sz="2" w:space="0" w:color="auto"/>
                            <w:left w:val="single" w:sz="2" w:space="0" w:color="auto"/>
                            <w:bottom w:val="single" w:sz="2" w:space="0" w:color="auto"/>
                            <w:right w:val="single" w:sz="2" w:space="0" w:color="auto"/>
                          </w:divBdr>
                          <w:divsChild>
                            <w:div w:id="412432832">
                              <w:marLeft w:val="0"/>
                              <w:marRight w:val="0"/>
                              <w:marTop w:val="0"/>
                              <w:marBottom w:val="0"/>
                              <w:divBdr>
                                <w:top w:val="single" w:sz="2" w:space="0" w:color="auto"/>
                                <w:left w:val="single" w:sz="2" w:space="0" w:color="auto"/>
                                <w:bottom w:val="single" w:sz="2" w:space="0" w:color="auto"/>
                                <w:right w:val="single" w:sz="2" w:space="2" w:color="auto"/>
                              </w:divBdr>
                              <w:divsChild>
                                <w:div w:id="1900557706">
                                  <w:marLeft w:val="0"/>
                                  <w:marRight w:val="0"/>
                                  <w:marTop w:val="0"/>
                                  <w:marBottom w:val="0"/>
                                  <w:divBdr>
                                    <w:top w:val="single" w:sz="2" w:space="0" w:color="auto"/>
                                    <w:left w:val="single" w:sz="2" w:space="0" w:color="auto"/>
                                    <w:bottom w:val="single" w:sz="2" w:space="0" w:color="auto"/>
                                    <w:right w:val="single" w:sz="2" w:space="0" w:color="auto"/>
                                  </w:divBdr>
                                  <w:divsChild>
                                    <w:div w:id="663320250">
                                      <w:marLeft w:val="0"/>
                                      <w:marRight w:val="0"/>
                                      <w:marTop w:val="0"/>
                                      <w:marBottom w:val="0"/>
                                      <w:divBdr>
                                        <w:top w:val="single" w:sz="2" w:space="0" w:color="auto"/>
                                        <w:left w:val="single" w:sz="2" w:space="0" w:color="auto"/>
                                        <w:bottom w:val="single" w:sz="2" w:space="0" w:color="auto"/>
                                        <w:right w:val="single" w:sz="2" w:space="0" w:color="auto"/>
                                      </w:divBdr>
                                      <w:divsChild>
                                        <w:div w:id="508376976">
                                          <w:marLeft w:val="0"/>
                                          <w:marRight w:val="0"/>
                                          <w:marTop w:val="0"/>
                                          <w:marBottom w:val="0"/>
                                          <w:divBdr>
                                            <w:top w:val="single" w:sz="2" w:space="0" w:color="auto"/>
                                            <w:left w:val="single" w:sz="2" w:space="0" w:color="auto"/>
                                            <w:bottom w:val="single" w:sz="2" w:space="0" w:color="auto"/>
                                            <w:right w:val="single" w:sz="2" w:space="2" w:color="auto"/>
                                          </w:divBdr>
                                          <w:divsChild>
                                            <w:div w:id="1948001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126150066">
      <w:bodyDiv w:val="1"/>
      <w:marLeft w:val="0"/>
      <w:marRight w:val="0"/>
      <w:marTop w:val="0"/>
      <w:marBottom w:val="0"/>
      <w:divBdr>
        <w:top w:val="none" w:sz="0" w:space="0" w:color="auto"/>
        <w:left w:val="none" w:sz="0" w:space="0" w:color="auto"/>
        <w:bottom w:val="none" w:sz="0" w:space="0" w:color="auto"/>
        <w:right w:val="none" w:sz="0" w:space="0" w:color="auto"/>
      </w:divBdr>
    </w:div>
    <w:div w:id="21303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owl.purdue.edu/owl/research_and_citation/apa_style/apa_formatting_and_style_guide/documents/APA%207%20Student%20Sample%20Paper.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8EFE1-5882-4C84-8377-573E228CA45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50C87D5-9C49-49DA-B1AB-229290D8B3B4}">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50</Pages>
  <Words>7013</Words>
  <Characters>48864</Characters>
  <Application>Microsoft Office Word</Application>
  <DocSecurity>0</DocSecurity>
  <Lines>407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Biniam Abebe</dc:creator>
  <cp:keywords/>
  <dc:description/>
  <cp:lastModifiedBy>Art Milch</cp:lastModifiedBy>
  <cp:revision>2</cp:revision>
  <dcterms:created xsi:type="dcterms:W3CDTF">2025-04-19T23:53:00Z</dcterms:created>
  <dcterms:modified xsi:type="dcterms:W3CDTF">2025-04-19T23:53:00Z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da6dee8fc5e8be100ec34a2281adee77cf1b3a1a1ccf715b5f9f76d4874c09de</vt:lpwstr>
  </property>
</Properties>
</file>